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3DC31BF1" w14:textId="47F96248" w:rsidR="00CA38D9" w:rsidRDefault="00B24059" w:rsidP="00CA38D9">
            <w:pPr>
              <w:rPr>
                <w:lang w:val="en-IN"/>
              </w:rPr>
            </w:pPr>
            <w:r>
              <w:rPr>
                <w:lang w:val="en-IN"/>
              </w:rPr>
              <w:t>Name</w:t>
            </w:r>
            <w:r w:rsidR="00CA38D9">
              <w:rPr>
                <w:lang w:val="en-IN"/>
              </w:rPr>
              <w:t xml:space="preserve">  or Firm</w:t>
            </w:r>
            <w:r w:rsidR="004745D0">
              <w:rPr>
                <w:lang w:val="en-IN"/>
              </w:rPr>
              <w:t xml:space="preserve"> *</w:t>
            </w:r>
          </w:p>
          <w:p w14:paraId="278046B6" w14:textId="23745A7B" w:rsidR="00CA38D9" w:rsidRDefault="00CA38D9" w:rsidP="00CA38D9">
            <w:pPr>
              <w:rPr>
                <w:lang w:val="en-IN"/>
              </w:rPr>
            </w:pPr>
            <w:r>
              <w:rPr>
                <w:lang w:val="en-IN"/>
              </w:rPr>
              <w:t>(Any one of them is required)</w:t>
            </w:r>
          </w:p>
        </w:tc>
        <w:tc>
          <w:tcPr>
            <w:tcW w:w="3005" w:type="dxa"/>
          </w:tcPr>
          <w:p w14:paraId="15B65EDE" w14:textId="77777777" w:rsidR="00B24059" w:rsidRDefault="00B24059" w:rsidP="009836D5">
            <w:pPr>
              <w:rPr>
                <w:lang w:val="en-IN"/>
              </w:rPr>
            </w:pPr>
            <w:r>
              <w:rPr>
                <w:lang w:val="en-IN"/>
              </w:rPr>
              <w:t>Not Empty – atleast 2 characters</w:t>
            </w:r>
          </w:p>
          <w:p w14:paraId="1ED1674F" w14:textId="77777777" w:rsidR="00CA38D9" w:rsidRDefault="00CA38D9" w:rsidP="009836D5">
            <w:pPr>
              <w:rPr>
                <w:lang w:val="en-IN"/>
              </w:rPr>
            </w:pPr>
          </w:p>
          <w:p w14:paraId="7F25705B" w14:textId="10621BCE" w:rsidR="00CA38D9" w:rsidRDefault="00CA38D9" w:rsidP="009836D5">
            <w:pPr>
              <w:rPr>
                <w:lang w:val="en-IN"/>
              </w:rPr>
            </w:pP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16584DAF" w:rsidR="00B24059" w:rsidRPr="00C92A10" w:rsidRDefault="00B24059" w:rsidP="009836D5">
            <w:pPr>
              <w:rPr>
                <w:noProof/>
              </w:rPr>
            </w:pPr>
            <w:r>
              <w:rPr>
                <w:noProof/>
              </w:rPr>
              <w:t xml:space="preserve">GST Number </w:t>
            </w:r>
            <w:r w:rsidR="00F30333">
              <w:rPr>
                <w:noProof/>
              </w:rPr>
              <w:t xml:space="preserve"> (If entered)</w:t>
            </w:r>
            <w:r>
              <w:rPr>
                <w:noProof/>
              </w:rPr>
              <w:t xml:space="preserve">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3BBF64D1" w:rsidR="00B24059" w:rsidRDefault="00B24059" w:rsidP="009836D5">
            <w:pPr>
              <w:rPr>
                <w:noProof/>
              </w:rPr>
            </w:pPr>
            <w:r>
              <w:rPr>
                <w:noProof/>
              </w:rPr>
              <w:t>Mobile2</w:t>
            </w:r>
            <w:r w:rsidR="00F30333">
              <w:rPr>
                <w:noProof/>
              </w:rPr>
              <w:t xml:space="preserve"> </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1158961E"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r w:rsidR="006F0300" w:rsidRPr="00DB2824">
              <w:rPr>
                <w:lang w:val="en-IN"/>
              </w:rPr>
              <w:t>/</w:t>
            </w:r>
            <w:r w:rsidR="006F0300">
              <w:rPr>
                <w:lang w:val="en-IN"/>
              </w:rPr>
              <w:t>uilist</w:t>
            </w:r>
            <w:r w:rsidR="006F0300" w:rsidRPr="00DB2824">
              <w:rPr>
                <w:lang w:val="en-IN"/>
              </w:rPr>
              <w:t>/</w:t>
            </w:r>
            <w:r w:rsidR="006F0300" w:rsidRPr="00CB71D8">
              <w:rPr>
                <w:lang w:val="en-IN"/>
              </w:rPr>
              <w:t>getCities</w:t>
            </w:r>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47FD4F37"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6F0300"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4FA21BC8"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r w:rsidR="006F0300" w:rsidRPr="00DB2824">
              <w:rPr>
                <w:lang w:val="en-IN"/>
              </w:rPr>
              <w:t>/</w:t>
            </w:r>
            <w:r w:rsidR="006F0300">
              <w:rPr>
                <w:lang w:val="en-IN"/>
              </w:rPr>
              <w:t>uilist</w:t>
            </w:r>
            <w:r w:rsidR="006F0300" w:rsidRPr="00DB2824">
              <w:rPr>
                <w:lang w:val="en-IN"/>
              </w:rPr>
              <w:t>/</w:t>
            </w:r>
            <w:r w:rsidR="006F0300" w:rsidRPr="00CB71D8">
              <w:rPr>
                <w:lang w:val="en-IN"/>
              </w:rPr>
              <w:t>createCity</w:t>
            </w:r>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45F567A6" w:rsidR="005F4E36" w:rsidRDefault="0004050A" w:rsidP="005D7048">
            <w:pPr>
              <w:rPr>
                <w:lang w:val="en-IN"/>
              </w:rPr>
            </w:pPr>
            <w:r>
              <w:rPr>
                <w:lang w:val="en-IN"/>
              </w:rPr>
              <w:fldChar w:fldCharType="begin"/>
            </w:r>
            <w:r>
              <w:rPr>
                <w:lang w:val="en-IN"/>
              </w:rPr>
              <w:instrText xml:space="preserve"> REF _Ref41168015 \h </w:instrText>
            </w:r>
            <w:r>
              <w:rPr>
                <w:lang w:val="en-IN"/>
              </w:rPr>
            </w:r>
            <w:r>
              <w:rPr>
                <w:lang w:val="en-IN"/>
              </w:rPr>
              <w:fldChar w:fldCharType="separate"/>
            </w:r>
            <w:r w:rsidR="006F0300" w:rsidRPr="00D53DF6">
              <w:rPr>
                <w:rFonts w:asciiTheme="majorHAnsi" w:eastAsiaTheme="majorEastAsia" w:hAnsiTheme="majorHAnsi" w:cstheme="majorBidi"/>
                <w:color w:val="2F5496" w:themeColor="accent1" w:themeShade="BF"/>
                <w:sz w:val="26"/>
                <w:szCs w:val="26"/>
                <w:lang w:val="en-IN"/>
              </w:rPr>
              <w:t>/customer/listCustomerANDVendorWithBalancePaged</w:t>
            </w:r>
            <w:r>
              <w:rPr>
                <w:lang w:val="en-IN"/>
              </w:rPr>
              <w:fldChar w:fldCharType="end"/>
            </w:r>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2552"/>
        <w:gridCol w:w="2551"/>
        <w:gridCol w:w="3913"/>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59A4B50A"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18309D9D"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r w:rsidR="006F0300">
              <w:rPr>
                <w:lang w:val="en-IN"/>
              </w:rPr>
              <w:t>d</w:t>
            </w:r>
            <w:r w:rsidR="006F0300" w:rsidRPr="00CB71D8">
              <w:rPr>
                <w:lang w:val="en-IN"/>
              </w:rPr>
              <w:t>elivery/createDelivery</w:t>
            </w:r>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EDCB489"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r w:rsidR="006F0300">
              <w:rPr>
                <w:lang w:val="en-IN"/>
              </w:rPr>
              <w:t>/</w:t>
            </w:r>
            <w:r w:rsidR="006F0300" w:rsidRPr="00CB71D8">
              <w:rPr>
                <w:lang w:val="en-IN"/>
              </w:rPr>
              <w:t>Delivery/listDeliveriesPaged</w:t>
            </w:r>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2534"/>
        <w:gridCol w:w="2569"/>
        <w:gridCol w:w="3913"/>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5E2D77A3"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17D172B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6F0300"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2966"/>
        <w:gridCol w:w="2972"/>
        <w:gridCol w:w="3078"/>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10CB9F3D"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r w:rsidR="006F0300" w:rsidRPr="009F52EF">
              <w:rPr>
                <w:lang w:val="en-IN"/>
              </w:rPr>
              <w:t>/accounting</w:t>
            </w:r>
            <w:r w:rsidR="006F0300">
              <w:rPr>
                <w:lang w:val="en-IN"/>
              </w:rPr>
              <w:t>/</w:t>
            </w:r>
            <w:r w:rsidR="006F0300" w:rsidRPr="00CB71D8">
              <w:rPr>
                <w:lang w:val="en-IN"/>
              </w:rPr>
              <w:t>listPurchasesPaged</w:t>
            </w:r>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596A8A63" w14:textId="4C32681B" w:rsidR="000E1B82" w:rsidRDefault="000E1B82" w:rsidP="009836D5">
            <w:pPr>
              <w:rPr>
                <w:lang w:val="en-IN"/>
              </w:rPr>
            </w:pPr>
            <w:r>
              <w:rPr>
                <w:lang w:val="en-IN"/>
              </w:rPr>
              <w:t>15 Digit Alphanumeric</w:t>
            </w:r>
            <w:r w:rsidR="007C4E99">
              <w:rPr>
                <w:lang w:val="en-IN"/>
              </w:rPr>
              <w:t xml:space="preserve"> (If entered)</w:t>
            </w:r>
          </w:p>
          <w:p w14:paraId="2F187781" w14:textId="77777777" w:rsidR="000E1B82" w:rsidRDefault="000E1B82" w:rsidP="009836D5">
            <w:pPr>
              <w:rPr>
                <w:lang w:val="en-IN"/>
              </w:rPr>
            </w:pPr>
          </w:p>
          <w:p w14:paraId="7AB7D321" w14:textId="02322964"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14EE144" w14:textId="29DA4705" w:rsidR="007C4E99" w:rsidRDefault="00C85336" w:rsidP="009836D5">
            <w:pPr>
              <w:rPr>
                <w:lang w:val="en-IN"/>
              </w:rPr>
            </w:pPr>
            <w:r>
              <w:rPr>
                <w:lang w:val="en-IN"/>
              </w:rPr>
              <w:t>10 Digit Number (Entered)</w:t>
            </w:r>
          </w:p>
          <w:p w14:paraId="51B15E07" w14:textId="77777777" w:rsidR="007C4E99" w:rsidRDefault="007C4E99" w:rsidP="009836D5">
            <w:pPr>
              <w:rPr>
                <w:lang w:val="en-IN"/>
              </w:rPr>
            </w:pPr>
          </w:p>
          <w:p w14:paraId="52287176" w14:textId="1882143B"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824"/>
        <w:gridCol w:w="2811"/>
        <w:gridCol w:w="3381"/>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6EA88FD8"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r w:rsidR="006F0300" w:rsidRPr="00CB71D8">
              <w:rPr>
                <w:lang w:val="en-IN"/>
              </w:rPr>
              <w:t>/uiList/getExpenseCategories</w:t>
            </w:r>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5F4A9EBF"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6F0300"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75B93B53"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r w:rsidR="006F0300">
              <w:rPr>
                <w:lang w:val="en-IN"/>
              </w:rPr>
              <w:t>a</w:t>
            </w:r>
            <w:r w:rsidR="006F0300" w:rsidRPr="000163D8">
              <w:rPr>
                <w:lang w:val="en-IN"/>
              </w:rPr>
              <w:t>ccounting</w:t>
            </w:r>
            <w:r w:rsidR="006F0300" w:rsidRPr="00CB71D8">
              <w:rPr>
                <w:lang w:val="en-IN"/>
              </w:rPr>
              <w:t xml:space="preserve"> /searchExpenseByToPartyName</w:t>
            </w:r>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lastRenderedPageBreak/>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5E25D16B"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r w:rsidR="006F0300" w:rsidRPr="00CB71D8">
              <w:rPr>
                <w:lang w:val="en-IN"/>
              </w:rPr>
              <w:t>/accounting/listExpensesPaged</w:t>
            </w:r>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lastRenderedPageBreak/>
              <w:t>default “today”</w:t>
            </w:r>
          </w:p>
        </w:tc>
        <w:tc>
          <w:tcPr>
            <w:tcW w:w="3006" w:type="dxa"/>
            <w:vMerge w:val="restart"/>
          </w:tcPr>
          <w:p w14:paraId="6F70BEF9" w14:textId="77777777" w:rsidR="003D1F13" w:rsidRDefault="003D1F13" w:rsidP="009836D5">
            <w:pPr>
              <w:jc w:val="center"/>
              <w:rPr>
                <w:lang w:val="en-IN"/>
              </w:rPr>
            </w:pPr>
            <w:r>
              <w:rPr>
                <w:lang w:val="en-IN"/>
              </w:rPr>
              <w:lastRenderedPageBreak/>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2552"/>
        <w:gridCol w:w="2551"/>
        <w:gridCol w:w="3913"/>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283ED48E"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0C9F9D6E"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6F0300"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2620"/>
        <w:gridCol w:w="2483"/>
        <w:gridCol w:w="3913"/>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0C996E50"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w:t>
            </w:r>
            <w:r>
              <w:rPr>
                <w:lang w:val="en-IN"/>
              </w:rPr>
              <w:lastRenderedPageBreak/>
              <w:t>“AccountID”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lastRenderedPageBreak/>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3F494399" w14:textId="77777777" w:rsidR="006F0300" w:rsidRDefault="002D4DB5" w:rsidP="00DB2824">
            <w:pPr>
              <w:rPr>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7016BDCF" w14:textId="5B84BB2E" w:rsidR="00A40699" w:rsidRDefault="006F0300" w:rsidP="009836D5">
            <w:pPr>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2552"/>
        <w:gridCol w:w="2551"/>
        <w:gridCol w:w="3913"/>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lastRenderedPageBreak/>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t xml:space="preserve">User Type </w:t>
            </w:r>
            <w:r w:rsidR="00FC6B7F">
              <w:rPr>
                <w:lang w:val="en-IN"/>
              </w:rPr>
              <w:t>3</w:t>
            </w:r>
            <w:r>
              <w:rPr>
                <w:lang w:val="en-IN"/>
              </w:rPr>
              <w:t xml:space="preserve">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269CC448" w:rsidR="00575CAB" w:rsidRDefault="00575CAB" w:rsidP="00575CAB">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73FFB2DC"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6F0300"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801"/>
        <w:gridCol w:w="2803"/>
        <w:gridCol w:w="3412"/>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6722BDB2" w:rsidR="00825580" w:rsidRDefault="005C4C02" w:rsidP="009836D5">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70032D31"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6F0300"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lastRenderedPageBreak/>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7123230D"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6F0300"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lastRenderedPageBreak/>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2365"/>
        <w:gridCol w:w="2466"/>
        <w:gridCol w:w="4185"/>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795D3776"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r w:rsidR="006F0300" w:rsidRPr="00170EA9">
              <w:rPr>
                <w:lang w:val="en-IN"/>
              </w:rPr>
              <w:t>/</w:t>
            </w:r>
            <w:r w:rsidR="006F0300" w:rsidRPr="00CB71D8">
              <w:rPr>
                <w:lang w:val="en-IN"/>
              </w:rPr>
              <w:t>employee/listEmployeesWithBalancePaged</w:t>
            </w:r>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799"/>
        <w:gridCol w:w="2805"/>
        <w:gridCol w:w="3412"/>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0825B46A" w:rsidR="00942061" w:rsidRDefault="00942061" w:rsidP="00942061">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7B729F70"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6F0300"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lastRenderedPageBreak/>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709"/>
        <w:gridCol w:w="2737"/>
        <w:gridCol w:w="3570"/>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2986F471"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63F09A8D"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6F0300"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lastRenderedPageBreak/>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2709"/>
        <w:gridCol w:w="2737"/>
        <w:gridCol w:w="3570"/>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60743D3"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r w:rsidR="006F0300" w:rsidRPr="00170EA9">
              <w:rPr>
                <w:lang w:val="en-IN"/>
              </w:rPr>
              <w:t>/employee</w:t>
            </w:r>
            <w:r w:rsidR="006F0300" w:rsidRPr="00CB71D8">
              <w:rPr>
                <w:lang w:val="en-IN"/>
              </w:rPr>
              <w:t>/listEmpSalariesPaged</w:t>
            </w:r>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lastRenderedPageBreak/>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lastRenderedPageBreak/>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lang w:val="en-IN"/>
        </w:rPr>
      </w:pPr>
    </w:p>
    <w:p w14:paraId="4712261B" w14:textId="1AD1683A" w:rsidR="00F632A1" w:rsidRDefault="00F632A1" w:rsidP="00D53DF6">
      <w:pPr>
        <w:pStyle w:val="Heading2"/>
        <w:rPr>
          <w:lang w:val="en-IN"/>
        </w:rPr>
      </w:pPr>
      <w:r>
        <w:rPr>
          <w:lang w:val="en-IN"/>
        </w:rPr>
        <w:t>Retail Entry</w:t>
      </w:r>
    </w:p>
    <w:p w14:paraId="6E984AAA" w14:textId="09B9C4FB" w:rsidR="00F632A1" w:rsidRDefault="00FC47EA" w:rsidP="00F632A1">
      <w:pPr>
        <w:rPr>
          <w:lang w:val="en-IN"/>
        </w:rPr>
      </w:pPr>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p>
    <w:p w14:paraId="36C67F31" w14:textId="7AA4D812" w:rsidR="00962722" w:rsidRDefault="00962722" w:rsidP="00F632A1">
      <w:pPr>
        <w:rPr>
          <w:lang w:val="en-IN"/>
        </w:rPr>
      </w:pPr>
      <w:r>
        <w:rPr>
          <w:lang w:val="en-IN"/>
        </w:rPr>
        <w:lastRenderedPageBreak/>
        <w:t>Date and Amount mandatory</w:t>
      </w:r>
    </w:p>
    <w:p w14:paraId="16DDB274" w14:textId="4EC712BC" w:rsidR="005B6E33" w:rsidRDefault="005B6E33" w:rsidP="005B6E33">
      <w:pPr>
        <w:pStyle w:val="HTMLPreformatted"/>
        <w:shd w:val="clear" w:color="auto" w:fill="FFFFFF"/>
        <w:rPr>
          <w:lang w:val="en-IN"/>
        </w:rPr>
      </w:pPr>
      <w:r>
        <w:rPr>
          <w:lang w:val="en-IN"/>
        </w:rPr>
        <w:t>API to Use</w:t>
      </w:r>
      <w:r w:rsidR="00D164AD">
        <w:rPr>
          <w:lang w:val="en-IN"/>
        </w:rPr>
        <w:t xml:space="preserve">: </w:t>
      </w:r>
      <w:r w:rsidR="00D164AD">
        <w:rPr>
          <w:lang w:val="en-IN"/>
        </w:rPr>
        <w:fldChar w:fldCharType="begin"/>
      </w:r>
      <w:r w:rsidR="00D164AD">
        <w:rPr>
          <w:lang w:val="en-IN"/>
        </w:rPr>
        <w:instrText xml:space="preserve"> REF _Ref41248744 \h </w:instrText>
      </w:r>
      <w:r w:rsidR="00D164AD">
        <w:rPr>
          <w:lang w:val="en-IN"/>
        </w:rPr>
      </w:r>
      <w:r w:rsidR="00D164AD">
        <w:rPr>
          <w:lang w:val="en-IN"/>
        </w:rPr>
        <w:fldChar w:fldCharType="separate"/>
      </w:r>
      <w:r w:rsidR="006F0300" w:rsidRPr="00D53DF6">
        <w:rPr>
          <w:rFonts w:asciiTheme="majorHAnsi" w:eastAsiaTheme="majorEastAsia" w:hAnsiTheme="majorHAnsi" w:cstheme="majorBidi"/>
          <w:color w:val="2F5496" w:themeColor="accent1" w:themeShade="BF"/>
          <w:sz w:val="26"/>
          <w:szCs w:val="26"/>
          <w:lang w:val="en-IN"/>
        </w:rPr>
        <w:t>/accounting/createRetailSale</w:t>
      </w:r>
      <w:r w:rsidR="00D164AD">
        <w:rPr>
          <w:lang w:val="en-IN"/>
        </w:rPr>
        <w:fldChar w:fldCharType="end"/>
      </w:r>
    </w:p>
    <w:p w14:paraId="21022832" w14:textId="533B5B73" w:rsidR="00962722" w:rsidRPr="00F632A1" w:rsidRDefault="00962722" w:rsidP="00D53DF6">
      <w:pPr>
        <w:rPr>
          <w:lang w:val="en-IN"/>
        </w:rPr>
      </w:pPr>
    </w:p>
    <w:p w14:paraId="12AB5CC1" w14:textId="654ACADC" w:rsidR="002F47A4" w:rsidRDefault="002F47A4" w:rsidP="002F47A4">
      <w:pPr>
        <w:pStyle w:val="Heading2"/>
        <w:rPr>
          <w:lang w:val="en-IN"/>
        </w:rPr>
      </w:pPr>
      <w:r>
        <w:rPr>
          <w:lang w:val="en-IN"/>
        </w:rPr>
        <w:t xml:space="preserve">Retail </w:t>
      </w:r>
      <w:r w:rsidR="00B8074C">
        <w:rPr>
          <w:lang w:val="en-IN"/>
        </w:rPr>
        <w:t>List</w:t>
      </w:r>
    </w:p>
    <w:p w14:paraId="0B56E05C" w14:textId="1EE9F0E8" w:rsidR="00F632A1" w:rsidRDefault="00F632A1" w:rsidP="001F4A22">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806291" w:rsidRPr="000F42DB" w14:paraId="39ABC8CE" w14:textId="77777777" w:rsidTr="00CC6C27">
        <w:trPr>
          <w:trHeight w:val="981"/>
        </w:trPr>
        <w:tc>
          <w:tcPr>
            <w:tcW w:w="4508" w:type="dxa"/>
            <w:shd w:val="clear" w:color="auto" w:fill="EDEDED" w:themeFill="accent3" w:themeFillTint="33"/>
          </w:tcPr>
          <w:p w14:paraId="00B82BC9" w14:textId="456CB3F8" w:rsidR="00806291" w:rsidRPr="00C01C47" w:rsidRDefault="00806291" w:rsidP="00CC6C27">
            <w:pPr>
              <w:rPr>
                <w:b/>
                <w:bCs/>
                <w:lang w:val="en-IN"/>
              </w:rPr>
            </w:pPr>
            <w:r w:rsidRPr="00C01C47">
              <w:rPr>
                <w:b/>
                <w:bCs/>
                <w:color w:val="FF0000"/>
                <w:sz w:val="20"/>
                <w:szCs w:val="20"/>
                <w:lang w:val="en-IN"/>
              </w:rPr>
              <w:t xml:space="preserve">                      </w:t>
            </w:r>
            <w:r w:rsidRPr="00C01C47">
              <w:rPr>
                <w:b/>
                <w:bCs/>
                <w:lang w:val="en-IN"/>
              </w:rPr>
              <w:t xml:space="preserve">          </w:t>
            </w:r>
          </w:p>
          <w:p w14:paraId="34746210" w14:textId="2CBC8391" w:rsidR="00806291" w:rsidRDefault="00806291" w:rsidP="00CC6C27">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sidR="00FA7D17">
              <w:rPr>
                <w:b/>
                <w:bCs/>
                <w:color w:val="000000" w:themeColor="text1"/>
                <w:sz w:val="20"/>
                <w:szCs w:val="20"/>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6FE2C173" w14:textId="77777777" w:rsidR="00806291" w:rsidRDefault="00806291" w:rsidP="00CC6C27">
            <w:pPr>
              <w:rPr>
                <w:b/>
                <w:bCs/>
                <w:lang w:val="en-IN"/>
              </w:rPr>
            </w:pPr>
            <w:r w:rsidRPr="00D0669E">
              <w:rPr>
                <w:b/>
                <w:bCs/>
                <w:noProof/>
                <w:sz w:val="18"/>
                <w:szCs w:val="18"/>
                <w:lang w:val="en-IN"/>
              </w:rPr>
              <w:drawing>
                <wp:anchor distT="0" distB="0" distL="114300" distR="114300" simplePos="0" relativeHeight="251718656" behindDoc="1" locked="0" layoutInCell="1" allowOverlap="1" wp14:anchorId="6A5EE050" wp14:editId="54D04DC2">
                  <wp:simplePos x="0" y="0"/>
                  <wp:positionH relativeFrom="column">
                    <wp:posOffset>1546860</wp:posOffset>
                  </wp:positionH>
                  <wp:positionV relativeFrom="paragraph">
                    <wp:posOffset>21590</wp:posOffset>
                  </wp:positionV>
                  <wp:extent cx="131445" cy="14287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p>
          <w:p w14:paraId="6924429D" w14:textId="77777777" w:rsidR="00806291" w:rsidRDefault="00806291" w:rsidP="00CC6C27">
            <w:pPr>
              <w:pStyle w:val="NoSpacing"/>
              <w:rPr>
                <w:b/>
                <w:bCs/>
                <w:sz w:val="18"/>
                <w:szCs w:val="18"/>
                <w:lang w:val="en-IN"/>
              </w:rPr>
            </w:pPr>
          </w:p>
          <w:p w14:paraId="2F1C5D93" w14:textId="13C15D4E" w:rsidR="00806291" w:rsidRDefault="00056862" w:rsidP="00CC6C27">
            <w:pPr>
              <w:pStyle w:val="NoSpacing"/>
              <w:rPr>
                <w:lang w:val="en-IN"/>
              </w:rPr>
            </w:pPr>
            <w:r>
              <w:rPr>
                <w:b/>
                <w:bCs/>
                <w:sz w:val="18"/>
                <w:szCs w:val="18"/>
                <w:lang w:val="en-IN"/>
              </w:rPr>
              <w:t>Recived</w:t>
            </w:r>
            <w:r w:rsidR="00806291" w:rsidRPr="00115855">
              <w:rPr>
                <w:b/>
                <w:bCs/>
                <w:sz w:val="18"/>
                <w:szCs w:val="18"/>
                <w:lang w:val="en-IN"/>
              </w:rPr>
              <w:t xml:space="preserve"> By:</w:t>
            </w:r>
            <w:r w:rsidR="00806291">
              <w:rPr>
                <w:lang w:val="en-IN"/>
              </w:rPr>
              <w:t xml:space="preserve"> Nilesh Yadav</w:t>
            </w:r>
          </w:p>
          <w:p w14:paraId="6E3E9063" w14:textId="77777777" w:rsidR="00806291" w:rsidRDefault="00806291" w:rsidP="00CC6C27">
            <w:pPr>
              <w:rPr>
                <w:b/>
                <w:bCs/>
                <w:lang w:val="en-IN"/>
              </w:rPr>
            </w:pPr>
          </w:p>
          <w:p w14:paraId="71362ACF" w14:textId="4E992979" w:rsidR="00806291" w:rsidRDefault="00FA7D17" w:rsidP="00CC6C27">
            <w:pPr>
              <w:rPr>
                <w:sz w:val="16"/>
                <w:szCs w:val="16"/>
                <w:lang w:val="en-IN"/>
              </w:rPr>
            </w:pPr>
            <w:r>
              <w:rPr>
                <w:b/>
                <w:bCs/>
                <w:sz w:val="18"/>
                <w:szCs w:val="18"/>
                <w:lang w:val="en-IN"/>
              </w:rPr>
              <w:t>Notes</w:t>
            </w:r>
            <w:r w:rsidR="00806291" w:rsidRPr="00D0669E">
              <w:rPr>
                <w:b/>
                <w:bCs/>
                <w:sz w:val="18"/>
                <w:szCs w:val="18"/>
                <w:lang w:val="en-IN"/>
              </w:rPr>
              <w:t>:</w:t>
            </w:r>
            <w:r w:rsidR="00806291">
              <w:rPr>
                <w:b/>
                <w:bCs/>
                <w:lang w:val="en-IN"/>
              </w:rPr>
              <w:t xml:space="preserve"> </w:t>
            </w:r>
            <w:r w:rsidR="00806291" w:rsidRPr="00D53DF6">
              <w:rPr>
                <w:sz w:val="18"/>
                <w:szCs w:val="18"/>
                <w:lang w:val="en-IN"/>
              </w:rPr>
              <w:t>For Month of March 2020</w:t>
            </w:r>
          </w:p>
          <w:p w14:paraId="2A6D63D9" w14:textId="77777777" w:rsidR="00FA7D17" w:rsidRDefault="00FA7D17" w:rsidP="00FA7D17">
            <w:pPr>
              <w:rPr>
                <w:sz w:val="16"/>
                <w:szCs w:val="16"/>
                <w:lang w:val="en-IN"/>
              </w:rPr>
            </w:pPr>
            <w:r w:rsidRPr="00D53DF6">
              <w:rPr>
                <w:b/>
                <w:bCs/>
                <w:sz w:val="18"/>
                <w:szCs w:val="18"/>
                <w:lang w:val="en-IN"/>
              </w:rPr>
              <w:t>IncludeInCalculation</w:t>
            </w:r>
            <w:r w:rsidRPr="00CB40AD">
              <w:rPr>
                <w:b/>
                <w:bCs/>
                <w:sz w:val="16"/>
                <w:szCs w:val="16"/>
                <w:lang w:val="en-IN"/>
              </w:rPr>
              <w:t>:</w:t>
            </w:r>
            <w:r>
              <w:rPr>
                <w:sz w:val="16"/>
                <w:szCs w:val="16"/>
                <w:lang w:val="en-IN"/>
              </w:rPr>
              <w:t xml:space="preserve"> Yes</w:t>
            </w:r>
          </w:p>
          <w:p w14:paraId="4615495A" w14:textId="425DFADA" w:rsidR="00FA7D17" w:rsidRPr="005E3C88" w:rsidRDefault="00FA7D17" w:rsidP="00D84A8B">
            <w:pPr>
              <w:rPr>
                <w:sz w:val="20"/>
                <w:szCs w:val="20"/>
                <w:lang w:val="en-IN"/>
              </w:rPr>
            </w:pPr>
          </w:p>
        </w:tc>
      </w:tr>
      <w:tr w:rsidR="00806291" w:rsidRPr="000F42DB" w14:paraId="02434947" w14:textId="77777777" w:rsidTr="00CC6C27">
        <w:trPr>
          <w:trHeight w:val="928"/>
        </w:trPr>
        <w:tc>
          <w:tcPr>
            <w:tcW w:w="4508" w:type="dxa"/>
            <w:shd w:val="clear" w:color="auto" w:fill="E2EFD9" w:themeFill="accent6" w:themeFillTint="33"/>
          </w:tcPr>
          <w:p w14:paraId="5F703A95" w14:textId="22581866" w:rsidR="00806291" w:rsidRDefault="00806291" w:rsidP="00CC6C27">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r w:rsidR="00FA7D17">
              <w:rPr>
                <w:b/>
                <w:bCs/>
                <w:color w:val="000000" w:themeColor="text1"/>
                <w:sz w:val="20"/>
                <w:szCs w:val="20"/>
                <w:lang w:val="en-IN"/>
              </w:rPr>
              <w:t xml:space="preserve">       </w:t>
            </w:r>
            <w:r w:rsidRPr="00BF14CB">
              <w:rPr>
                <w:b/>
                <w:bCs/>
                <w:color w:val="000000" w:themeColor="text1"/>
                <w:sz w:val="20"/>
                <w:szCs w:val="20"/>
                <w:lang w:val="en-IN"/>
              </w:rPr>
              <w:t xml:space="preserve">                    Tue April 2, 2020</w:t>
            </w:r>
          </w:p>
          <w:p w14:paraId="6F84564B" w14:textId="77777777" w:rsidR="00806291" w:rsidRDefault="00806291" w:rsidP="00CC6C27">
            <w:pPr>
              <w:rPr>
                <w:b/>
                <w:bCs/>
                <w:lang w:val="en-IN"/>
              </w:rPr>
            </w:pPr>
            <w:r>
              <w:rPr>
                <w:b/>
                <w:bCs/>
                <w:sz w:val="18"/>
                <w:szCs w:val="18"/>
                <w:lang w:val="en-IN"/>
              </w:rPr>
              <w:t xml:space="preserve">Paid </w:t>
            </w:r>
            <w:r w:rsidRPr="00D0669E">
              <w:rPr>
                <w:b/>
                <w:bCs/>
                <w:noProof/>
                <w:sz w:val="18"/>
                <w:szCs w:val="18"/>
                <w:lang w:val="en-IN"/>
              </w:rPr>
              <w:drawing>
                <wp:anchor distT="0" distB="0" distL="114300" distR="114300" simplePos="0" relativeHeight="251719680" behindDoc="1" locked="0" layoutInCell="1" allowOverlap="1" wp14:anchorId="5643DD26" wp14:editId="0487D433">
                  <wp:simplePos x="0" y="0"/>
                  <wp:positionH relativeFrom="column">
                    <wp:posOffset>1546860</wp:posOffset>
                  </wp:positionH>
                  <wp:positionV relativeFrom="paragraph">
                    <wp:posOffset>21590</wp:posOffset>
                  </wp:positionV>
                  <wp:extent cx="131445" cy="1428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p>
          <w:p w14:paraId="42EF783A" w14:textId="77777777" w:rsidR="00806291" w:rsidRDefault="00806291" w:rsidP="00CC6C27">
            <w:pPr>
              <w:rPr>
                <w:b/>
                <w:bCs/>
                <w:lang w:val="en-IN"/>
              </w:rPr>
            </w:pPr>
          </w:p>
          <w:p w14:paraId="77E42202" w14:textId="71E51905" w:rsidR="00806291" w:rsidRDefault="00A00EE4" w:rsidP="00CC6C27">
            <w:pPr>
              <w:pStyle w:val="NoSpacing"/>
              <w:rPr>
                <w:lang w:val="en-IN"/>
              </w:rPr>
            </w:pPr>
            <w:r>
              <w:rPr>
                <w:b/>
                <w:bCs/>
                <w:sz w:val="18"/>
                <w:szCs w:val="18"/>
                <w:lang w:val="en-IN"/>
              </w:rPr>
              <w:t>Recived</w:t>
            </w:r>
            <w:r w:rsidRPr="00115855">
              <w:rPr>
                <w:b/>
                <w:bCs/>
                <w:sz w:val="18"/>
                <w:szCs w:val="18"/>
                <w:lang w:val="en-IN"/>
              </w:rPr>
              <w:t xml:space="preserve"> By</w:t>
            </w:r>
            <w:r w:rsidR="00806291" w:rsidRPr="00115855">
              <w:rPr>
                <w:b/>
                <w:bCs/>
                <w:sz w:val="18"/>
                <w:szCs w:val="18"/>
                <w:lang w:val="en-IN"/>
              </w:rPr>
              <w:t>:</w:t>
            </w:r>
            <w:r w:rsidR="00806291">
              <w:rPr>
                <w:lang w:val="en-IN"/>
              </w:rPr>
              <w:t xml:space="preserve"> Nilesh Yadav</w:t>
            </w:r>
          </w:p>
          <w:p w14:paraId="10A56998" w14:textId="77777777" w:rsidR="00D359E0" w:rsidRDefault="00D359E0" w:rsidP="00D359E0">
            <w:pPr>
              <w:pStyle w:val="NoSpacing"/>
              <w:rPr>
                <w:sz w:val="16"/>
                <w:szCs w:val="16"/>
                <w:lang w:val="en-IN"/>
              </w:rPr>
            </w:pPr>
            <w:r w:rsidRPr="00345C2A">
              <w:rPr>
                <w:b/>
                <w:bCs/>
                <w:sz w:val="18"/>
                <w:szCs w:val="18"/>
                <w:lang w:val="en-IN"/>
              </w:rPr>
              <w:t>IncludeInCalculation</w:t>
            </w:r>
            <w:r w:rsidRPr="00CB40AD">
              <w:rPr>
                <w:b/>
                <w:bCs/>
                <w:sz w:val="16"/>
                <w:szCs w:val="16"/>
                <w:lang w:val="en-IN"/>
              </w:rPr>
              <w:t>:</w:t>
            </w:r>
            <w:r>
              <w:rPr>
                <w:sz w:val="16"/>
                <w:szCs w:val="16"/>
                <w:lang w:val="en-IN"/>
              </w:rPr>
              <w:t xml:space="preserve"> Yes</w:t>
            </w:r>
          </w:p>
          <w:p w14:paraId="74523418" w14:textId="77777777" w:rsidR="00D359E0" w:rsidRDefault="00D359E0" w:rsidP="00CC6C27">
            <w:pPr>
              <w:pStyle w:val="NoSpacing"/>
              <w:rPr>
                <w:lang w:val="en-IN"/>
              </w:rPr>
            </w:pPr>
          </w:p>
          <w:p w14:paraId="4E5B5FA6" w14:textId="3E83B19E" w:rsidR="00BF0B53" w:rsidRDefault="00BF0B53" w:rsidP="00CC6C27">
            <w:pPr>
              <w:pStyle w:val="NoSpacing"/>
              <w:rPr>
                <w:lang w:val="en-IN"/>
              </w:rPr>
            </w:pPr>
            <w:r>
              <w:rPr>
                <w:b/>
                <w:bCs/>
                <w:sz w:val="18"/>
                <w:szCs w:val="18"/>
                <w:lang w:val="en-IN"/>
              </w:rPr>
              <w:t>Notes</w:t>
            </w:r>
            <w:r w:rsidRPr="00D0669E">
              <w:rPr>
                <w:b/>
                <w:bCs/>
                <w:sz w:val="18"/>
                <w:szCs w:val="18"/>
                <w:lang w:val="en-IN"/>
              </w:rPr>
              <w:t>:</w:t>
            </w:r>
            <w:r w:rsidR="00043188">
              <w:rPr>
                <w:b/>
                <w:bCs/>
                <w:sz w:val="18"/>
                <w:szCs w:val="18"/>
                <w:lang w:val="en-IN"/>
              </w:rPr>
              <w:t xml:space="preserve"> For today’s date</w:t>
            </w:r>
          </w:p>
          <w:p w14:paraId="7364EF75" w14:textId="41C6F25A" w:rsidR="00FA7D17" w:rsidRPr="00D60FFD" w:rsidRDefault="00FA7D17" w:rsidP="00D84A8B">
            <w:pPr>
              <w:pStyle w:val="NoSpacing"/>
              <w:rPr>
                <w:lang w:val="en-IN"/>
              </w:rPr>
            </w:pPr>
          </w:p>
        </w:tc>
      </w:tr>
    </w:tbl>
    <w:p w14:paraId="0FCBB2B3" w14:textId="3A0BFF2F" w:rsidR="00F632A1" w:rsidRDefault="00F632A1" w:rsidP="001F4A22">
      <w:pPr>
        <w:rPr>
          <w:lang w:val="en-IN"/>
        </w:rPr>
      </w:pPr>
    </w:p>
    <w:p w14:paraId="7949721B" w14:textId="11AB7351" w:rsidR="00806291" w:rsidRDefault="00806291" w:rsidP="001F4A22">
      <w:pPr>
        <w:rPr>
          <w:lang w:val="en-IN"/>
        </w:rPr>
      </w:pPr>
    </w:p>
    <w:p w14:paraId="7973A77D" w14:textId="64ED6809" w:rsidR="00806291" w:rsidRDefault="00806291" w:rsidP="001F4A22">
      <w:pPr>
        <w:rPr>
          <w:lang w:val="en-IN"/>
        </w:rPr>
      </w:pPr>
    </w:p>
    <w:p w14:paraId="02BD0467" w14:textId="285EA2CF" w:rsidR="00806291" w:rsidRDefault="00806291" w:rsidP="001F4A22">
      <w:pPr>
        <w:rPr>
          <w:lang w:val="en-IN"/>
        </w:rPr>
      </w:pPr>
    </w:p>
    <w:p w14:paraId="5198AC4D" w14:textId="6916F34A" w:rsidR="00806291" w:rsidRDefault="00806291" w:rsidP="001F4A22">
      <w:pPr>
        <w:rPr>
          <w:lang w:val="en-IN"/>
        </w:rPr>
      </w:pPr>
    </w:p>
    <w:p w14:paraId="30805E9C" w14:textId="47BA62C2" w:rsidR="00806291" w:rsidRDefault="00806291" w:rsidP="001F4A22">
      <w:pPr>
        <w:rPr>
          <w:lang w:val="en-IN"/>
        </w:rPr>
      </w:pPr>
    </w:p>
    <w:p w14:paraId="546B8F62" w14:textId="3D687373" w:rsidR="00806291" w:rsidRDefault="00806291" w:rsidP="001F4A22">
      <w:pPr>
        <w:rPr>
          <w:lang w:val="en-IN"/>
        </w:rPr>
      </w:pPr>
    </w:p>
    <w:p w14:paraId="6B21DC3D" w14:textId="0D0B0BB8" w:rsidR="00806291" w:rsidRDefault="00806291" w:rsidP="001F4A22">
      <w:pPr>
        <w:rPr>
          <w:lang w:val="en-IN"/>
        </w:rPr>
      </w:pPr>
    </w:p>
    <w:p w14:paraId="7BCD598C" w14:textId="0FF1498C" w:rsidR="00806291" w:rsidRDefault="00806291" w:rsidP="001F4A22">
      <w:pPr>
        <w:rPr>
          <w:lang w:val="en-IN"/>
        </w:rPr>
      </w:pPr>
    </w:p>
    <w:p w14:paraId="369F32BD" w14:textId="146A3CF4" w:rsidR="00806291" w:rsidRDefault="00806291" w:rsidP="001F4A22">
      <w:pPr>
        <w:rPr>
          <w:lang w:val="en-IN"/>
        </w:rPr>
      </w:pPr>
    </w:p>
    <w:p w14:paraId="4AB10A46" w14:textId="04E3EAA9" w:rsidR="00806291" w:rsidRDefault="00806291" w:rsidP="001F4A22">
      <w:pPr>
        <w:rPr>
          <w:lang w:val="en-IN"/>
        </w:rPr>
      </w:pPr>
    </w:p>
    <w:p w14:paraId="1E7D914C" w14:textId="38235551" w:rsidR="00ED48B9" w:rsidRDefault="004D1F28" w:rsidP="00ED48B9">
      <w:pPr>
        <w:pStyle w:val="Heading2"/>
        <w:rPr>
          <w:lang w:val="en-IN"/>
        </w:rPr>
      </w:pPr>
      <w:r>
        <w:rPr>
          <w:lang w:val="en-IN"/>
        </w:rPr>
        <w:t>Account</w:t>
      </w:r>
      <w:r w:rsidR="00ED48B9">
        <w:rPr>
          <w:lang w:val="en-IN"/>
        </w:rPr>
        <w:t xml:space="preserve"> View</w:t>
      </w:r>
      <w:r w:rsidR="00C97348">
        <w:rPr>
          <w:lang w:val="en-IN"/>
        </w:rPr>
        <w:t xml:space="preserve"> : Employee Company Balance Calculations</w:t>
      </w:r>
    </w:p>
    <w:p w14:paraId="756FA4C3" w14:textId="2D703A89" w:rsidR="00AC0250" w:rsidRDefault="0008513D">
      <w:pPr>
        <w:rPr>
          <w:lang w:val="en-IN"/>
        </w:rPr>
      </w:pPr>
      <w:r>
        <w:rPr>
          <w:lang w:val="en-IN"/>
        </w:rPr>
        <w:t>Employee Name: Ashok Shirodkar</w:t>
      </w:r>
      <w:r w:rsidR="00AC0250">
        <w:rPr>
          <w:lang w:val="en-IN"/>
        </w:rPr>
        <w:t xml:space="preserve"> (Balance: 25,500.0 Rs)</w:t>
      </w:r>
    </w:p>
    <w:p w14:paraId="45826599" w14:textId="6190CAC6" w:rsidR="00C17D53" w:rsidRDefault="00C17D53">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519C4" w:rsidRPr="000F42DB" w14:paraId="482B4F66" w14:textId="77777777" w:rsidTr="007247D4">
        <w:trPr>
          <w:trHeight w:val="981"/>
        </w:trPr>
        <w:tc>
          <w:tcPr>
            <w:tcW w:w="4508" w:type="dxa"/>
            <w:shd w:val="clear" w:color="auto" w:fill="EDEDED" w:themeFill="accent3" w:themeFillTint="33"/>
          </w:tcPr>
          <w:p w14:paraId="142B8C78" w14:textId="77777777" w:rsidR="00D519C4" w:rsidRPr="00EB76DD" w:rsidRDefault="00D519C4" w:rsidP="007247D4">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65B8A4C5" w14:textId="77777777" w:rsidR="00D519C4" w:rsidRPr="00EB76DD" w:rsidRDefault="00D519C4" w:rsidP="007247D4">
            <w:pPr>
              <w:rPr>
                <w:b/>
                <w:bCs/>
                <w:sz w:val="18"/>
                <w:szCs w:val="18"/>
                <w:lang w:val="en-IN"/>
              </w:rPr>
            </w:pPr>
            <w:r w:rsidRPr="00EB76DD">
              <w:rPr>
                <w:b/>
                <w:bCs/>
                <w:sz w:val="18"/>
                <w:szCs w:val="18"/>
                <w:lang w:val="en-IN"/>
              </w:rPr>
              <w:t xml:space="preserve">           </w:t>
            </w:r>
          </w:p>
          <w:p w14:paraId="7795F6D9" w14:textId="77777777" w:rsidR="00D519C4" w:rsidRDefault="00D519C4" w:rsidP="007247D4">
            <w:pPr>
              <w:pStyle w:val="NoSpacing"/>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p>
          <w:p w14:paraId="4F2BE881" w14:textId="77777777" w:rsidR="00D519C4" w:rsidRPr="00EB76DD" w:rsidRDefault="00D519C4" w:rsidP="007247D4">
            <w:pPr>
              <w:pStyle w:val="NoSpacing"/>
              <w:rPr>
                <w:b/>
                <w:bCs/>
                <w:sz w:val="18"/>
                <w:szCs w:val="18"/>
                <w:lang w:val="en-IN"/>
              </w:rPr>
            </w:pPr>
            <w:r>
              <w:rPr>
                <w:b/>
                <w:bCs/>
                <w:sz w:val="18"/>
                <w:szCs w:val="18"/>
                <w:lang w:val="en-IN"/>
              </w:rPr>
              <w:t>Other Party             : Nitesh Enterprises</w:t>
            </w:r>
          </w:p>
          <w:p w14:paraId="62837880" w14:textId="77777777" w:rsidR="00D519C4" w:rsidRDefault="00D519C4"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8B2A5F5" w14:textId="77777777" w:rsidR="00D519C4" w:rsidRPr="00EB76DD" w:rsidRDefault="00D519C4" w:rsidP="007247D4">
            <w:pPr>
              <w:rPr>
                <w:b/>
                <w:bCs/>
                <w:sz w:val="18"/>
                <w:szCs w:val="18"/>
                <w:lang w:val="en-IN"/>
              </w:rPr>
            </w:pPr>
          </w:p>
          <w:p w14:paraId="28959194" w14:textId="77777777" w:rsidR="00D519C4" w:rsidRPr="00EB76DD" w:rsidRDefault="00D519C4"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0CFEB1FC" w14:textId="77777777" w:rsidR="00D519C4" w:rsidRPr="00EB76DD" w:rsidRDefault="00D519C4"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21FED482" w14:textId="364E48AE" w:rsidR="00D519C4" w:rsidRPr="00EB76DD" w:rsidRDefault="00D519C4" w:rsidP="007247D4">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p>
        </w:tc>
      </w:tr>
      <w:tr w:rsidR="00D519C4" w:rsidRPr="000F42DB" w14:paraId="642E1C04" w14:textId="77777777" w:rsidTr="007247D4">
        <w:trPr>
          <w:trHeight w:val="928"/>
        </w:trPr>
        <w:tc>
          <w:tcPr>
            <w:tcW w:w="4508" w:type="dxa"/>
            <w:shd w:val="clear" w:color="auto" w:fill="E2EFD9" w:themeFill="accent6" w:themeFillTint="33"/>
          </w:tcPr>
          <w:p w14:paraId="4091E388" w14:textId="77777777" w:rsidR="00D519C4" w:rsidRDefault="00D519C4" w:rsidP="007247D4">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37D2AC54" w14:textId="77777777" w:rsidR="00D519C4" w:rsidRPr="00EB76DD" w:rsidRDefault="00D519C4" w:rsidP="007247D4">
            <w:pPr>
              <w:rPr>
                <w:b/>
                <w:bCs/>
                <w:sz w:val="18"/>
                <w:szCs w:val="18"/>
                <w:lang w:val="en-IN"/>
              </w:rPr>
            </w:pPr>
          </w:p>
          <w:p w14:paraId="2829D6C7" w14:textId="77777777" w:rsidR="00D519C4" w:rsidRDefault="00D519C4" w:rsidP="007247D4">
            <w:pPr>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p>
          <w:p w14:paraId="682155F9" w14:textId="77777777" w:rsidR="00D519C4" w:rsidRDefault="00D519C4" w:rsidP="007247D4">
            <w:pPr>
              <w:rPr>
                <w:b/>
                <w:bCs/>
                <w:sz w:val="18"/>
                <w:szCs w:val="18"/>
                <w:lang w:val="en-IN"/>
              </w:rPr>
            </w:pPr>
            <w:r>
              <w:rPr>
                <w:b/>
                <w:bCs/>
                <w:sz w:val="18"/>
                <w:szCs w:val="18"/>
                <w:lang w:val="en-IN"/>
              </w:rPr>
              <w:t>Other Party             : Nitesh Enterprises</w:t>
            </w:r>
          </w:p>
          <w:p w14:paraId="3CCCB6FB" w14:textId="74471892" w:rsidR="00D519C4" w:rsidRDefault="00D519C4"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6867F50" w14:textId="77777777" w:rsidR="00D519C4" w:rsidRPr="00EB76DD" w:rsidRDefault="00D519C4" w:rsidP="007247D4">
            <w:pPr>
              <w:rPr>
                <w:b/>
                <w:bCs/>
                <w:sz w:val="18"/>
                <w:szCs w:val="18"/>
                <w:lang w:val="en-IN"/>
              </w:rPr>
            </w:pPr>
          </w:p>
          <w:p w14:paraId="149497B9" w14:textId="77777777" w:rsidR="00D519C4" w:rsidRPr="00EB76DD" w:rsidRDefault="00D519C4"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238D5433" w14:textId="77777777" w:rsidR="00D519C4" w:rsidRPr="00EB76DD" w:rsidRDefault="00D519C4"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7FE3E0A5" w14:textId="6B519221" w:rsidR="00D519C4" w:rsidRPr="00D60FFD" w:rsidRDefault="00D519C4" w:rsidP="007247D4">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p>
        </w:tc>
      </w:tr>
    </w:tbl>
    <w:p w14:paraId="0ABFF46F" w14:textId="01110C63" w:rsidR="00D519C4" w:rsidRDefault="00D519C4">
      <w:pPr>
        <w:rPr>
          <w:lang w:val="en-IN"/>
        </w:rPr>
      </w:pPr>
    </w:p>
    <w:p w14:paraId="0614DF13" w14:textId="69BE9CB7" w:rsidR="00D519C4" w:rsidRDefault="00D519C4">
      <w:pPr>
        <w:rPr>
          <w:lang w:val="en-IN"/>
        </w:rPr>
      </w:pPr>
    </w:p>
    <w:p w14:paraId="508F0263" w14:textId="195B6BC1" w:rsidR="00D519C4" w:rsidRDefault="00D519C4">
      <w:pPr>
        <w:rPr>
          <w:lang w:val="en-IN"/>
        </w:rPr>
      </w:pPr>
    </w:p>
    <w:p w14:paraId="63419225" w14:textId="659076C5" w:rsidR="00D519C4" w:rsidRDefault="00D519C4">
      <w:pPr>
        <w:rPr>
          <w:lang w:val="en-IN"/>
        </w:rPr>
      </w:pPr>
    </w:p>
    <w:p w14:paraId="722961E5" w14:textId="389D7179" w:rsidR="00D519C4" w:rsidRDefault="00D519C4">
      <w:pPr>
        <w:rPr>
          <w:lang w:val="en-IN"/>
        </w:rPr>
      </w:pPr>
    </w:p>
    <w:p w14:paraId="0B16FC5D" w14:textId="0BDC2141" w:rsidR="00D519C4" w:rsidRDefault="00D519C4">
      <w:pPr>
        <w:rPr>
          <w:lang w:val="en-IN"/>
        </w:rPr>
      </w:pPr>
    </w:p>
    <w:p w14:paraId="16F46733" w14:textId="3927C5ED" w:rsidR="00D519C4" w:rsidRDefault="00D519C4">
      <w:pPr>
        <w:rPr>
          <w:lang w:val="en-IN"/>
        </w:rPr>
      </w:pPr>
    </w:p>
    <w:p w14:paraId="45E0E9FE" w14:textId="607D8765" w:rsidR="00D519C4" w:rsidRDefault="00D519C4">
      <w:pPr>
        <w:rPr>
          <w:lang w:val="en-IN"/>
        </w:rPr>
      </w:pPr>
    </w:p>
    <w:p w14:paraId="4AC00A87" w14:textId="4460B8E8" w:rsidR="00D519C4" w:rsidRDefault="00D519C4">
      <w:pPr>
        <w:rPr>
          <w:lang w:val="en-IN"/>
        </w:rPr>
      </w:pPr>
    </w:p>
    <w:p w14:paraId="4DA26A48" w14:textId="0DB7F71B" w:rsidR="00D519C4" w:rsidRDefault="00D519C4">
      <w:pPr>
        <w:rPr>
          <w:lang w:val="en-IN"/>
        </w:rPr>
      </w:pPr>
    </w:p>
    <w:p w14:paraId="658F854C" w14:textId="209FA11D" w:rsidR="00BF10D9" w:rsidRDefault="00BF10D9">
      <w:pPr>
        <w:rPr>
          <w:lang w:val="en-IN"/>
        </w:rPr>
      </w:pPr>
      <w:r>
        <w:rPr>
          <w:lang w:val="en-IN"/>
        </w:rPr>
        <w:t>API TO USE</w:t>
      </w:r>
    </w:p>
    <w:p w14:paraId="3098A27D" w14:textId="61CBCD04" w:rsidR="00BF10D9" w:rsidRDefault="00266C31" w:rsidP="00BF10D9">
      <w:pPr>
        <w:rPr>
          <w:rStyle w:val="opblock-summary-path"/>
          <w:rFonts w:ascii="Courier New" w:hAnsi="Courier New" w:cs="Courier New"/>
          <w:b/>
          <w:bCs/>
          <w:color w:val="3B4151"/>
          <w:sz w:val="27"/>
          <w:szCs w:val="27"/>
        </w:rPr>
      </w:pPr>
      <w:hyperlink r:id="rId43" w:anchor="/operations/accounting-controller/listEmployeeAuditPagedUsingPOST" w:history="1">
        <w:r w:rsidR="00BF10D9">
          <w:rPr>
            <w:rFonts w:ascii="Courier New" w:hAnsi="Courier New" w:cs="Courier New"/>
            <w:b/>
            <w:bCs/>
            <w:color w:val="0000FF"/>
            <w:sz w:val="27"/>
            <w:szCs w:val="27"/>
            <w:u w:val="single"/>
          </w:rPr>
          <w:br/>
        </w:r>
        <w:r w:rsidR="00BF10D9">
          <w:rPr>
            <w:rStyle w:val="Hyperlink"/>
            <w:rFonts w:ascii="Courier New" w:hAnsi="Courier New" w:cs="Courier New"/>
            <w:b/>
            <w:bCs/>
            <w:sz w:val="27"/>
            <w:szCs w:val="27"/>
          </w:rPr>
          <w:t>/accounting/listEmployeeAuditPaged</w:t>
        </w:r>
      </w:hyperlink>
    </w:p>
    <w:tbl>
      <w:tblPr>
        <w:tblStyle w:val="TableGrid"/>
        <w:tblW w:w="0" w:type="auto"/>
        <w:tblLook w:val="04A0" w:firstRow="1" w:lastRow="0" w:firstColumn="1" w:lastColumn="0" w:noHBand="0" w:noVBand="1"/>
      </w:tblPr>
      <w:tblGrid>
        <w:gridCol w:w="9016"/>
      </w:tblGrid>
      <w:tr w:rsidR="00BF10D9" w14:paraId="55288BF1" w14:textId="77777777" w:rsidTr="00BF10D9">
        <w:tc>
          <w:tcPr>
            <w:tcW w:w="9016" w:type="dxa"/>
          </w:tcPr>
          <w:p w14:paraId="2E4F51A9" w14:textId="77777777" w:rsidR="00BF10D9" w:rsidRDefault="00BF10D9" w:rsidP="00BF10D9">
            <w:r>
              <w:lastRenderedPageBreak/>
              <w:t>Employee Audit with org and EmployeeID (replace value E61 with actual passed from selected employee on the screen)</w:t>
            </w:r>
          </w:p>
          <w:p w14:paraId="33FC9AAF" w14:textId="77777777" w:rsidR="00BF10D9" w:rsidRDefault="00BF10D9" w:rsidP="00BF10D9"/>
          <w:p w14:paraId="7CC70C31" w14:textId="77777777" w:rsidR="00BF10D9" w:rsidRDefault="00BF10D9" w:rsidP="00BF10D9">
            <w:r>
              <w:t>{</w:t>
            </w:r>
          </w:p>
          <w:p w14:paraId="7B2BA979" w14:textId="77777777" w:rsidR="00BF10D9" w:rsidRDefault="00BF10D9" w:rsidP="00BF10D9">
            <w:r>
              <w:t xml:space="preserve">  "noOfRecordsToShow": 10,</w:t>
            </w:r>
          </w:p>
          <w:p w14:paraId="55117E51" w14:textId="77777777" w:rsidR="00BF10D9" w:rsidRDefault="00BF10D9" w:rsidP="00BF10D9">
            <w:r>
              <w:t xml:space="preserve">  "orderBy": "desc",</w:t>
            </w:r>
          </w:p>
          <w:p w14:paraId="1B27D0E8" w14:textId="77777777" w:rsidR="00BF10D9" w:rsidRDefault="00BF10D9" w:rsidP="00BF10D9">
            <w:r>
              <w:t xml:space="preserve">  "orgID": 24,</w:t>
            </w:r>
          </w:p>
          <w:p w14:paraId="618601D6" w14:textId="77777777" w:rsidR="00BF10D9" w:rsidRDefault="00BF10D9" w:rsidP="00BF10D9">
            <w:r>
              <w:t xml:space="preserve">  "searchParam": [</w:t>
            </w:r>
          </w:p>
          <w:p w14:paraId="6D01595D" w14:textId="77777777" w:rsidR="00BF10D9" w:rsidRDefault="00BF10D9" w:rsidP="00BF10D9">
            <w:r>
              <w:t xml:space="preserve">    {</w:t>
            </w:r>
          </w:p>
          <w:p w14:paraId="67CE30D4" w14:textId="77777777" w:rsidR="00BF10D9" w:rsidRDefault="00BF10D9" w:rsidP="00BF10D9">
            <w:r>
              <w:t xml:space="preserve">      "condition": "AND",</w:t>
            </w:r>
          </w:p>
          <w:p w14:paraId="6C343285" w14:textId="77777777" w:rsidR="00BF10D9" w:rsidRDefault="00BF10D9" w:rsidP="00BF10D9">
            <w:r>
              <w:t xml:space="preserve">      "fieldName": "e.id",</w:t>
            </w:r>
          </w:p>
          <w:p w14:paraId="2982FBAC" w14:textId="77777777" w:rsidR="00BF10D9" w:rsidRDefault="00BF10D9" w:rsidP="00BF10D9">
            <w:r>
              <w:t xml:space="preserve">      "fieldType": "string",</w:t>
            </w:r>
          </w:p>
          <w:p w14:paraId="20FDC9EE" w14:textId="77777777" w:rsidR="00BF10D9" w:rsidRDefault="00BF10D9" w:rsidP="00BF10D9">
            <w:r>
              <w:t xml:space="preserve">      "operator": "=",</w:t>
            </w:r>
          </w:p>
          <w:p w14:paraId="43387E23" w14:textId="77777777" w:rsidR="00BF10D9" w:rsidRDefault="00BF10D9" w:rsidP="00BF10D9">
            <w:r>
              <w:t xml:space="preserve">      "value": "E61"</w:t>
            </w:r>
          </w:p>
          <w:p w14:paraId="694BD3E9" w14:textId="77777777" w:rsidR="00BF10D9" w:rsidRDefault="00BF10D9" w:rsidP="00BF10D9">
            <w:r>
              <w:t xml:space="preserve">    }</w:t>
            </w:r>
          </w:p>
          <w:p w14:paraId="1D0D91A0" w14:textId="77777777" w:rsidR="00BF10D9" w:rsidRDefault="00BF10D9" w:rsidP="00BF10D9">
            <w:r>
              <w:t xml:space="preserve">  ],</w:t>
            </w:r>
          </w:p>
          <w:p w14:paraId="2C9863E5" w14:textId="77777777" w:rsidR="00BF10D9" w:rsidRDefault="00BF10D9" w:rsidP="00BF10D9">
            <w:r>
              <w:t xml:space="preserve">  "startIndex": 0</w:t>
            </w:r>
          </w:p>
          <w:p w14:paraId="2A4C88CB" w14:textId="6D3D0794" w:rsidR="00BF10D9" w:rsidRDefault="00BF10D9" w:rsidP="00BF10D9">
            <w:r>
              <w:t>}</w:t>
            </w:r>
          </w:p>
        </w:tc>
      </w:tr>
    </w:tbl>
    <w:p w14:paraId="6284EAF1" w14:textId="77777777" w:rsidR="00BF10D9" w:rsidRDefault="00BF10D9" w:rsidP="00BF10D9"/>
    <w:p w14:paraId="26F48C4F" w14:textId="77777777" w:rsidR="00BF10D9" w:rsidRDefault="00BF10D9">
      <w:pPr>
        <w:rPr>
          <w:lang w:val="en-IN"/>
        </w:rPr>
      </w:pPr>
    </w:p>
    <w:p w14:paraId="6843D37D" w14:textId="0D15423F" w:rsidR="00D519C4" w:rsidRDefault="00D519C4">
      <w:pPr>
        <w:rPr>
          <w:lang w:val="en-IN"/>
        </w:rPr>
      </w:pPr>
    </w:p>
    <w:p w14:paraId="039B2A94" w14:textId="72BD3260" w:rsidR="00D519C4" w:rsidRDefault="00D519C4">
      <w:pPr>
        <w:rPr>
          <w:lang w:val="en-IN"/>
        </w:rPr>
      </w:pPr>
    </w:p>
    <w:p w14:paraId="5F427912" w14:textId="77777777" w:rsidR="00D519C4" w:rsidRDefault="00D519C4">
      <w:pPr>
        <w:rPr>
          <w:lang w:val="en-IN"/>
        </w:rPr>
      </w:pPr>
    </w:p>
    <w:p w14:paraId="5A68E395" w14:textId="04EFB90D" w:rsidR="00D519C4" w:rsidRDefault="00D519C4">
      <w:pPr>
        <w:rPr>
          <w:lang w:val="en-IN"/>
        </w:rPr>
      </w:pPr>
    </w:p>
    <w:p w14:paraId="7B9AED1A" w14:textId="77777777" w:rsidR="00D519C4" w:rsidRDefault="00D519C4">
      <w:pPr>
        <w:rPr>
          <w:lang w:val="en-IN"/>
        </w:rPr>
      </w:pPr>
    </w:p>
    <w:p w14:paraId="3F645F38" w14:textId="5E5F4F3F" w:rsidR="00C97348" w:rsidRDefault="00BD0DEA" w:rsidP="00C97348">
      <w:pPr>
        <w:pStyle w:val="Heading2"/>
        <w:rPr>
          <w:lang w:val="en-IN"/>
        </w:rPr>
      </w:pPr>
      <w:r>
        <w:rPr>
          <w:lang w:val="en-IN"/>
        </w:rPr>
        <w:t>A</w:t>
      </w:r>
      <w:r w:rsidR="007C7427">
        <w:rPr>
          <w:lang w:val="en-IN"/>
        </w:rPr>
        <w:t xml:space="preserve">ccount </w:t>
      </w:r>
      <w:r w:rsidR="00C97348">
        <w:rPr>
          <w:lang w:val="en-IN"/>
        </w:rPr>
        <w:t>View : Customer</w:t>
      </w:r>
      <w:r w:rsidR="00305198">
        <w:rPr>
          <w:lang w:val="en-IN"/>
        </w:rPr>
        <w:t xml:space="preserve"> </w:t>
      </w:r>
      <w:r w:rsidR="00C97348">
        <w:rPr>
          <w:lang w:val="en-IN"/>
        </w:rPr>
        <w:t>Balance Calculations</w:t>
      </w:r>
    </w:p>
    <w:p w14:paraId="5BFC70A0" w14:textId="6D8A2932" w:rsidR="00D0388B" w:rsidRDefault="002679D7" w:rsidP="00D0388B">
      <w:pPr>
        <w:rPr>
          <w:lang w:val="en-IN"/>
        </w:rPr>
      </w:pPr>
      <w:r>
        <w:rPr>
          <w:lang w:val="en-IN"/>
        </w:rPr>
        <w:t xml:space="preserve">Customer Name: ABC Enterprise Pune  </w:t>
      </w:r>
    </w:p>
    <w:p w14:paraId="685B4325" w14:textId="6DB13803" w:rsidR="002679D7" w:rsidRDefault="002679D7" w:rsidP="00D0388B">
      <w:pPr>
        <w:rPr>
          <w:lang w:val="en-IN"/>
        </w:rPr>
      </w:pPr>
      <w:r>
        <w:rPr>
          <w:lang w:val="en-IN"/>
        </w:rPr>
        <w:t>Balance: -40000</w:t>
      </w:r>
    </w:p>
    <w:p w14:paraId="60CD0A54" w14:textId="77777777" w:rsidR="002679D7" w:rsidRDefault="002679D7" w:rsidP="00D0388B">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0388B" w:rsidRPr="000F42DB" w14:paraId="127CFA21" w14:textId="77777777" w:rsidTr="007247D4">
        <w:trPr>
          <w:trHeight w:val="981"/>
        </w:trPr>
        <w:tc>
          <w:tcPr>
            <w:tcW w:w="4508" w:type="dxa"/>
            <w:shd w:val="clear" w:color="auto" w:fill="EDEDED" w:themeFill="accent3" w:themeFillTint="33"/>
          </w:tcPr>
          <w:p w14:paraId="1BE1815F" w14:textId="15295E37" w:rsidR="00D0388B" w:rsidRPr="00EB76DD" w:rsidRDefault="00D0388B" w:rsidP="007247D4">
            <w:pPr>
              <w:rPr>
                <w:b/>
                <w:bCs/>
                <w:sz w:val="18"/>
                <w:szCs w:val="18"/>
                <w:lang w:val="en-IN"/>
              </w:rPr>
            </w:pPr>
            <w:r w:rsidRPr="00EB76DD">
              <w:rPr>
                <w:b/>
                <w:bCs/>
                <w:sz w:val="18"/>
                <w:szCs w:val="18"/>
                <w:lang w:val="en-IN"/>
              </w:rPr>
              <w:t xml:space="preserve">Type : </w:t>
            </w:r>
            <w:r w:rsidR="00C02C5A">
              <w:rPr>
                <w:b/>
                <w:bCs/>
                <w:color w:val="FF0000"/>
                <w:sz w:val="18"/>
                <w:szCs w:val="18"/>
                <w:lang w:val="en-IN"/>
              </w:rPr>
              <w:t>Sale</w:t>
            </w:r>
            <w:r w:rsidRPr="00EB76DD">
              <w:rPr>
                <w:b/>
                <w:bCs/>
                <w:color w:val="FF0000"/>
                <w:sz w:val="18"/>
                <w:szCs w:val="18"/>
                <w:lang w:val="en-IN"/>
              </w:rPr>
              <w:t xml:space="preserve">      </w:t>
            </w:r>
            <w:r w:rsidR="00C02C5A">
              <w:rPr>
                <w:b/>
                <w:bCs/>
                <w:color w:val="FF0000"/>
                <w:sz w:val="18"/>
                <w:szCs w:val="18"/>
                <w:lang w:val="en-IN"/>
              </w:rPr>
              <w:t xml:space="preserve">     </w:t>
            </w:r>
            <w:r w:rsidR="007247D4">
              <w:rPr>
                <w:b/>
                <w:bCs/>
                <w:color w:val="FF0000"/>
                <w:sz w:val="18"/>
                <w:szCs w:val="18"/>
                <w:lang w:val="en-IN"/>
              </w:rPr>
              <w:t xml:space="preserve">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352CE8F0" w14:textId="77777777" w:rsidR="00D0388B" w:rsidRPr="00EB76DD" w:rsidRDefault="00D0388B" w:rsidP="007247D4">
            <w:pPr>
              <w:rPr>
                <w:b/>
                <w:bCs/>
                <w:sz w:val="18"/>
                <w:szCs w:val="18"/>
                <w:lang w:val="en-IN"/>
              </w:rPr>
            </w:pPr>
            <w:r w:rsidRPr="00EB76DD">
              <w:rPr>
                <w:b/>
                <w:bCs/>
                <w:sz w:val="18"/>
                <w:szCs w:val="18"/>
                <w:lang w:val="en-IN"/>
              </w:rPr>
              <w:t xml:space="preserve">           </w:t>
            </w:r>
          </w:p>
          <w:p w14:paraId="37B391BD" w14:textId="77777777" w:rsidR="00D0388B" w:rsidRPr="00EB76DD" w:rsidRDefault="00D0388B" w:rsidP="007247D4">
            <w:pPr>
              <w:pStyle w:val="NoSpacing"/>
              <w:rPr>
                <w:b/>
                <w:bCs/>
                <w:sz w:val="18"/>
                <w:szCs w:val="18"/>
                <w:lang w:val="en-IN"/>
              </w:rPr>
            </w:pPr>
            <w:r>
              <w:rPr>
                <w:b/>
                <w:bCs/>
                <w:sz w:val="18"/>
                <w:szCs w:val="18"/>
                <w:lang w:val="en-IN"/>
              </w:rPr>
              <w:t>Other Party             : Nitesh Enterprises</w:t>
            </w:r>
          </w:p>
          <w:p w14:paraId="7EEAC02B" w14:textId="77777777" w:rsidR="00D0388B" w:rsidRDefault="00D0388B"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0EDB40E3" w14:textId="77777777" w:rsidR="00D0388B" w:rsidRPr="00EB76DD" w:rsidRDefault="00D0388B" w:rsidP="007247D4">
            <w:pPr>
              <w:rPr>
                <w:b/>
                <w:bCs/>
                <w:sz w:val="18"/>
                <w:szCs w:val="18"/>
                <w:lang w:val="en-IN"/>
              </w:rPr>
            </w:pPr>
          </w:p>
          <w:p w14:paraId="0C550355" w14:textId="77777777" w:rsidR="00D0388B" w:rsidRPr="00EB76DD" w:rsidRDefault="00D0388B"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346D9691" w14:textId="77777777" w:rsidR="00D0388B" w:rsidRPr="00EB76DD" w:rsidRDefault="00D0388B"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6B36057A" w14:textId="77777777" w:rsidR="00D0388B" w:rsidRPr="00EB76DD" w:rsidRDefault="00D0388B" w:rsidP="007247D4">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p>
        </w:tc>
      </w:tr>
      <w:tr w:rsidR="00D0388B" w:rsidRPr="000F42DB" w14:paraId="79B24739" w14:textId="77777777" w:rsidTr="007247D4">
        <w:trPr>
          <w:trHeight w:val="928"/>
        </w:trPr>
        <w:tc>
          <w:tcPr>
            <w:tcW w:w="4508" w:type="dxa"/>
            <w:shd w:val="clear" w:color="auto" w:fill="E2EFD9" w:themeFill="accent6" w:themeFillTint="33"/>
          </w:tcPr>
          <w:p w14:paraId="5F94918A" w14:textId="6207E566" w:rsidR="00D0388B" w:rsidRDefault="00D0388B" w:rsidP="007247D4">
            <w:pPr>
              <w:rPr>
                <w:b/>
                <w:bCs/>
                <w:sz w:val="18"/>
                <w:szCs w:val="18"/>
                <w:lang w:val="en-IN"/>
              </w:rPr>
            </w:pPr>
            <w:r w:rsidRPr="00EB76DD">
              <w:rPr>
                <w:b/>
                <w:bCs/>
                <w:sz w:val="18"/>
                <w:szCs w:val="18"/>
                <w:lang w:val="en-IN"/>
              </w:rPr>
              <w:t xml:space="preserve">Type : </w:t>
            </w:r>
            <w:r w:rsidR="00C02C5A">
              <w:rPr>
                <w:b/>
                <w:bCs/>
                <w:color w:val="FF0000"/>
                <w:sz w:val="18"/>
                <w:szCs w:val="18"/>
                <w:lang w:val="en-IN"/>
              </w:rPr>
              <w:t>PayToVendor</w:t>
            </w:r>
            <w:r w:rsidRPr="00C02C5A">
              <w:rPr>
                <w:b/>
                <w:bCs/>
                <w:color w:val="FF0000"/>
                <w:sz w:val="18"/>
                <w:szCs w:val="18"/>
                <w:lang w:val="en-IN"/>
              </w:rPr>
              <w:t xml:space="preserve">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61A034E5" w14:textId="77777777" w:rsidR="00D0388B" w:rsidRPr="00EB76DD" w:rsidRDefault="00D0388B" w:rsidP="007247D4">
            <w:pPr>
              <w:rPr>
                <w:b/>
                <w:bCs/>
                <w:sz w:val="18"/>
                <w:szCs w:val="18"/>
                <w:lang w:val="en-IN"/>
              </w:rPr>
            </w:pPr>
          </w:p>
          <w:p w14:paraId="383A8F7D" w14:textId="77777777" w:rsidR="00D0388B" w:rsidRDefault="00D0388B" w:rsidP="007247D4">
            <w:pPr>
              <w:rPr>
                <w:b/>
                <w:bCs/>
                <w:sz w:val="18"/>
                <w:szCs w:val="18"/>
                <w:lang w:val="en-IN"/>
              </w:rPr>
            </w:pPr>
            <w:r>
              <w:rPr>
                <w:b/>
                <w:bCs/>
                <w:sz w:val="18"/>
                <w:szCs w:val="18"/>
                <w:lang w:val="en-IN"/>
              </w:rPr>
              <w:t>Other Party             : Nitesh Enterprises</w:t>
            </w:r>
          </w:p>
          <w:p w14:paraId="399F7C43" w14:textId="77777777" w:rsidR="00D0388B" w:rsidRDefault="00D0388B"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576B989E" w14:textId="77777777" w:rsidR="00D0388B" w:rsidRPr="00EB76DD" w:rsidRDefault="00D0388B"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55CAC468" w14:textId="77777777" w:rsidR="00D0388B" w:rsidRPr="00EB76DD" w:rsidRDefault="00D0388B"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5EDDAFE8" w14:textId="77777777" w:rsidR="00D0388B" w:rsidRPr="00D60FFD" w:rsidRDefault="00D0388B" w:rsidP="007247D4">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p>
        </w:tc>
      </w:tr>
    </w:tbl>
    <w:p w14:paraId="17C28127" w14:textId="77777777" w:rsidR="00D0388B" w:rsidRPr="006F0300" w:rsidRDefault="00D0388B" w:rsidP="00D53DF6">
      <w:pPr>
        <w:rPr>
          <w:lang w:val="en-IN"/>
        </w:rPr>
      </w:pPr>
    </w:p>
    <w:p w14:paraId="530C25CE" w14:textId="47633DC8" w:rsidR="00E04B07" w:rsidRDefault="00E04B07" w:rsidP="00E04B07">
      <w:pPr>
        <w:rPr>
          <w:lang w:val="en-IN"/>
        </w:rPr>
      </w:pPr>
    </w:p>
    <w:p w14:paraId="45460709" w14:textId="2A88B4E5" w:rsidR="00D0388B" w:rsidRDefault="00D0388B" w:rsidP="00E04B07">
      <w:pPr>
        <w:rPr>
          <w:lang w:val="en-IN"/>
        </w:rPr>
      </w:pPr>
    </w:p>
    <w:p w14:paraId="599079C0" w14:textId="169B9C4F" w:rsidR="00D0388B" w:rsidRDefault="00D0388B" w:rsidP="00E04B07">
      <w:pPr>
        <w:rPr>
          <w:lang w:val="en-IN"/>
        </w:rPr>
      </w:pPr>
    </w:p>
    <w:p w14:paraId="6AC84934" w14:textId="20AD4D2C" w:rsidR="00D0388B" w:rsidRDefault="00D0388B" w:rsidP="00E04B07">
      <w:pPr>
        <w:rPr>
          <w:lang w:val="en-IN"/>
        </w:rPr>
      </w:pPr>
    </w:p>
    <w:p w14:paraId="33765F6F" w14:textId="5F3805FB" w:rsidR="00D0388B" w:rsidRDefault="00D0388B" w:rsidP="00E04B07">
      <w:pPr>
        <w:rPr>
          <w:lang w:val="en-IN"/>
        </w:rPr>
      </w:pPr>
    </w:p>
    <w:p w14:paraId="034A542A" w14:textId="558B8AE6" w:rsidR="00D0388B" w:rsidRDefault="00D0388B" w:rsidP="00E04B07">
      <w:pPr>
        <w:rPr>
          <w:lang w:val="en-IN"/>
        </w:rPr>
      </w:pPr>
    </w:p>
    <w:p w14:paraId="655C89DF" w14:textId="2A222B92" w:rsidR="00D0388B" w:rsidRDefault="00D0388B" w:rsidP="00E04B07">
      <w:pPr>
        <w:rPr>
          <w:lang w:val="en-IN"/>
        </w:rPr>
      </w:pPr>
    </w:p>
    <w:p w14:paraId="7BEE47AB" w14:textId="7F405DD5" w:rsidR="00D0388B" w:rsidRDefault="00D0388B" w:rsidP="00E04B07">
      <w:pPr>
        <w:rPr>
          <w:lang w:val="en-IN"/>
        </w:rPr>
      </w:pPr>
    </w:p>
    <w:p w14:paraId="3ACF345F" w14:textId="77777777" w:rsidR="00BD0DEA" w:rsidRDefault="00BD0DEA" w:rsidP="00BD0DEA">
      <w:r>
        <w:rPr>
          <w:lang w:val="en-IN"/>
        </w:rPr>
        <w:lastRenderedPageBreak/>
        <w:t xml:space="preserve">API TO USE: </w:t>
      </w:r>
      <w:hyperlink r:id="rId44" w:anchor="/operations/accounting-controller/listCustomerAuditPagedUsingPOST" w:history="1">
        <w:r>
          <w:rPr>
            <w:rFonts w:ascii="Courier New" w:hAnsi="Courier New" w:cs="Courier New"/>
            <w:b/>
            <w:bCs/>
            <w:color w:val="0000FF"/>
            <w:sz w:val="27"/>
            <w:szCs w:val="27"/>
            <w:u w:val="single"/>
          </w:rPr>
          <w:br/>
        </w:r>
        <w:r>
          <w:rPr>
            <w:rStyle w:val="Hyperlink"/>
            <w:rFonts w:ascii="Courier New" w:hAnsi="Courier New" w:cs="Courier New"/>
            <w:b/>
            <w:bCs/>
            <w:sz w:val="27"/>
            <w:szCs w:val="27"/>
          </w:rPr>
          <w:t>/accounting/listCustomerAuditPaged</w:t>
        </w:r>
      </w:hyperlink>
    </w:p>
    <w:p w14:paraId="3A18F063" w14:textId="41BC8868" w:rsidR="00BD0DEA" w:rsidRDefault="00BD0DEA" w:rsidP="00BD0DEA">
      <w:pPr>
        <w:rPr>
          <w:rFonts w:ascii="Arial" w:hAnsi="Arial" w:cs="Arial"/>
          <w:color w:val="3B4151"/>
          <w:sz w:val="20"/>
          <w:szCs w:val="20"/>
        </w:rPr>
      </w:pPr>
    </w:p>
    <w:tbl>
      <w:tblPr>
        <w:tblStyle w:val="TableGrid"/>
        <w:tblW w:w="0" w:type="auto"/>
        <w:tblLook w:val="04A0" w:firstRow="1" w:lastRow="0" w:firstColumn="1" w:lastColumn="0" w:noHBand="0" w:noVBand="1"/>
      </w:tblPr>
      <w:tblGrid>
        <w:gridCol w:w="9016"/>
      </w:tblGrid>
      <w:tr w:rsidR="00A13B1B" w14:paraId="5061E611" w14:textId="77777777" w:rsidTr="00A13B1B">
        <w:tc>
          <w:tcPr>
            <w:tcW w:w="9016" w:type="dxa"/>
          </w:tcPr>
          <w:p w14:paraId="678E25E0" w14:textId="77777777" w:rsidR="00A13B1B" w:rsidRPr="00A13B1B" w:rsidRDefault="00A13B1B" w:rsidP="00A13B1B">
            <w:pPr>
              <w:rPr>
                <w:lang w:val="en-IN"/>
              </w:rPr>
            </w:pPr>
            <w:r w:rsidRPr="00A13B1B">
              <w:rPr>
                <w:lang w:val="en-IN"/>
              </w:rPr>
              <w:t xml:space="preserve">For Org and Emp (You need to replace "value" from C58 to actual value from the selected customer) </w:t>
            </w:r>
          </w:p>
          <w:p w14:paraId="534FF0BE" w14:textId="77777777" w:rsidR="00A13B1B" w:rsidRPr="00A13B1B" w:rsidRDefault="00A13B1B" w:rsidP="00A13B1B">
            <w:pPr>
              <w:rPr>
                <w:lang w:val="en-IN"/>
              </w:rPr>
            </w:pPr>
            <w:r w:rsidRPr="00A13B1B">
              <w:rPr>
                <w:lang w:val="en-IN"/>
              </w:rPr>
              <w:t>==============</w:t>
            </w:r>
          </w:p>
          <w:p w14:paraId="3CD39838" w14:textId="77777777" w:rsidR="00A13B1B" w:rsidRPr="00A13B1B" w:rsidRDefault="00A13B1B" w:rsidP="00A13B1B">
            <w:pPr>
              <w:rPr>
                <w:lang w:val="en-IN"/>
              </w:rPr>
            </w:pPr>
            <w:r w:rsidRPr="00A13B1B">
              <w:rPr>
                <w:lang w:val="en-IN"/>
              </w:rPr>
              <w:t>{</w:t>
            </w:r>
          </w:p>
          <w:p w14:paraId="1C83651A" w14:textId="77777777" w:rsidR="00A13B1B" w:rsidRPr="00A13B1B" w:rsidRDefault="00A13B1B" w:rsidP="00A13B1B">
            <w:pPr>
              <w:rPr>
                <w:lang w:val="en-IN"/>
              </w:rPr>
            </w:pPr>
            <w:r w:rsidRPr="00A13B1B">
              <w:rPr>
                <w:lang w:val="en-IN"/>
              </w:rPr>
              <w:t xml:space="preserve">  "noOfRecordsToShow": 10,</w:t>
            </w:r>
          </w:p>
          <w:p w14:paraId="77CA583B" w14:textId="77777777" w:rsidR="00A13B1B" w:rsidRPr="00A13B1B" w:rsidRDefault="00A13B1B" w:rsidP="00A13B1B">
            <w:pPr>
              <w:rPr>
                <w:lang w:val="en-IN"/>
              </w:rPr>
            </w:pPr>
            <w:r w:rsidRPr="00A13B1B">
              <w:rPr>
                <w:lang w:val="en-IN"/>
              </w:rPr>
              <w:t xml:space="preserve">  "orderBy": "desc",</w:t>
            </w:r>
          </w:p>
          <w:p w14:paraId="28A7BBB5" w14:textId="77777777" w:rsidR="00A13B1B" w:rsidRPr="00A13B1B" w:rsidRDefault="00A13B1B" w:rsidP="00A13B1B">
            <w:pPr>
              <w:rPr>
                <w:lang w:val="en-IN"/>
              </w:rPr>
            </w:pPr>
            <w:r w:rsidRPr="00A13B1B">
              <w:rPr>
                <w:lang w:val="en-IN"/>
              </w:rPr>
              <w:t xml:space="preserve">  "orgID": 24,</w:t>
            </w:r>
          </w:p>
          <w:p w14:paraId="45D8D45D" w14:textId="77777777" w:rsidR="00A13B1B" w:rsidRPr="00A13B1B" w:rsidRDefault="00A13B1B" w:rsidP="00A13B1B">
            <w:pPr>
              <w:rPr>
                <w:lang w:val="en-IN"/>
              </w:rPr>
            </w:pPr>
            <w:r w:rsidRPr="00A13B1B">
              <w:rPr>
                <w:lang w:val="en-IN"/>
              </w:rPr>
              <w:t xml:space="preserve">  "searchParam": [</w:t>
            </w:r>
          </w:p>
          <w:p w14:paraId="2A57C3CF" w14:textId="77777777" w:rsidR="00A13B1B" w:rsidRPr="00A13B1B" w:rsidRDefault="00A13B1B" w:rsidP="00A13B1B">
            <w:pPr>
              <w:rPr>
                <w:lang w:val="en-IN"/>
              </w:rPr>
            </w:pPr>
            <w:r w:rsidRPr="00A13B1B">
              <w:rPr>
                <w:lang w:val="en-IN"/>
              </w:rPr>
              <w:t xml:space="preserve">    {</w:t>
            </w:r>
          </w:p>
          <w:p w14:paraId="03FFB5BE" w14:textId="77777777" w:rsidR="00A13B1B" w:rsidRPr="00A13B1B" w:rsidRDefault="00A13B1B" w:rsidP="00A13B1B">
            <w:pPr>
              <w:rPr>
                <w:lang w:val="en-IN"/>
              </w:rPr>
            </w:pPr>
            <w:r w:rsidRPr="00A13B1B">
              <w:rPr>
                <w:lang w:val="en-IN"/>
              </w:rPr>
              <w:t xml:space="preserve">      "condition": "AND",</w:t>
            </w:r>
          </w:p>
          <w:p w14:paraId="03EBEFD3" w14:textId="77777777" w:rsidR="00A13B1B" w:rsidRPr="00A13B1B" w:rsidRDefault="00A13B1B" w:rsidP="00A13B1B">
            <w:pPr>
              <w:rPr>
                <w:lang w:val="en-IN"/>
              </w:rPr>
            </w:pPr>
            <w:r w:rsidRPr="00A13B1B">
              <w:rPr>
                <w:lang w:val="en-IN"/>
              </w:rPr>
              <w:t xml:space="preserve">      "fieldName": "c.id",</w:t>
            </w:r>
          </w:p>
          <w:p w14:paraId="0D5C352B" w14:textId="77777777" w:rsidR="00A13B1B" w:rsidRPr="00A13B1B" w:rsidRDefault="00A13B1B" w:rsidP="00A13B1B">
            <w:pPr>
              <w:rPr>
                <w:lang w:val="en-IN"/>
              </w:rPr>
            </w:pPr>
            <w:r w:rsidRPr="00A13B1B">
              <w:rPr>
                <w:lang w:val="en-IN"/>
              </w:rPr>
              <w:t xml:space="preserve">      "fieldType": "string",</w:t>
            </w:r>
          </w:p>
          <w:p w14:paraId="257058FD" w14:textId="77777777" w:rsidR="00A13B1B" w:rsidRPr="00A13B1B" w:rsidRDefault="00A13B1B" w:rsidP="00A13B1B">
            <w:pPr>
              <w:rPr>
                <w:lang w:val="en-IN"/>
              </w:rPr>
            </w:pPr>
            <w:r w:rsidRPr="00A13B1B">
              <w:rPr>
                <w:lang w:val="en-IN"/>
              </w:rPr>
              <w:t xml:space="preserve">      "operator": "=",</w:t>
            </w:r>
          </w:p>
          <w:p w14:paraId="62129562" w14:textId="77777777" w:rsidR="00A13B1B" w:rsidRPr="00A13B1B" w:rsidRDefault="00A13B1B" w:rsidP="00A13B1B">
            <w:pPr>
              <w:rPr>
                <w:lang w:val="en-IN"/>
              </w:rPr>
            </w:pPr>
            <w:r w:rsidRPr="00A13B1B">
              <w:rPr>
                <w:lang w:val="en-IN"/>
              </w:rPr>
              <w:t xml:space="preserve">      "value": "C58"</w:t>
            </w:r>
          </w:p>
          <w:p w14:paraId="7DF9C8A2" w14:textId="77777777" w:rsidR="00A13B1B" w:rsidRPr="00A13B1B" w:rsidRDefault="00A13B1B" w:rsidP="00A13B1B">
            <w:pPr>
              <w:rPr>
                <w:lang w:val="en-IN"/>
              </w:rPr>
            </w:pPr>
            <w:r w:rsidRPr="00A13B1B">
              <w:rPr>
                <w:lang w:val="en-IN"/>
              </w:rPr>
              <w:t xml:space="preserve">    }</w:t>
            </w:r>
          </w:p>
          <w:p w14:paraId="7292EE9A" w14:textId="77777777" w:rsidR="00A13B1B" w:rsidRPr="00A13B1B" w:rsidRDefault="00A13B1B" w:rsidP="00A13B1B">
            <w:pPr>
              <w:rPr>
                <w:lang w:val="en-IN"/>
              </w:rPr>
            </w:pPr>
            <w:r w:rsidRPr="00A13B1B">
              <w:rPr>
                <w:lang w:val="en-IN"/>
              </w:rPr>
              <w:t xml:space="preserve">  ],</w:t>
            </w:r>
          </w:p>
          <w:p w14:paraId="09D87E9D" w14:textId="77777777" w:rsidR="00A13B1B" w:rsidRPr="00A13B1B" w:rsidRDefault="00A13B1B" w:rsidP="00A13B1B">
            <w:pPr>
              <w:rPr>
                <w:lang w:val="en-IN"/>
              </w:rPr>
            </w:pPr>
            <w:r w:rsidRPr="00A13B1B">
              <w:rPr>
                <w:lang w:val="en-IN"/>
              </w:rPr>
              <w:t xml:space="preserve">  "startIndex": 0</w:t>
            </w:r>
          </w:p>
          <w:p w14:paraId="3B2688FB" w14:textId="517DF978" w:rsidR="00A13B1B" w:rsidRDefault="00A13B1B" w:rsidP="00A13B1B">
            <w:pPr>
              <w:rPr>
                <w:lang w:val="en-IN"/>
              </w:rPr>
            </w:pPr>
            <w:r w:rsidRPr="00A13B1B">
              <w:rPr>
                <w:lang w:val="en-IN"/>
              </w:rPr>
              <w:t>}</w:t>
            </w:r>
          </w:p>
        </w:tc>
      </w:tr>
    </w:tbl>
    <w:p w14:paraId="635CB82D" w14:textId="39874027" w:rsidR="00D0388B" w:rsidRDefault="00D0388B" w:rsidP="00E04B07">
      <w:pPr>
        <w:rPr>
          <w:lang w:val="en-IN"/>
        </w:rPr>
      </w:pPr>
    </w:p>
    <w:p w14:paraId="5367AC3E" w14:textId="4B47A8D4" w:rsidR="00AA4538" w:rsidRDefault="00AA4538" w:rsidP="00E04B07">
      <w:pPr>
        <w:rPr>
          <w:lang w:val="en-IN"/>
        </w:rPr>
      </w:pPr>
    </w:p>
    <w:p w14:paraId="1724B2D9" w14:textId="75EDDC89" w:rsidR="00AA4538" w:rsidRDefault="00AA4538" w:rsidP="00E04B07">
      <w:pPr>
        <w:rPr>
          <w:lang w:val="en-IN"/>
        </w:rPr>
      </w:pPr>
    </w:p>
    <w:p w14:paraId="41326C54" w14:textId="77777777" w:rsidR="00AA4538" w:rsidRDefault="00AA4538" w:rsidP="00E04B07">
      <w:pPr>
        <w:rPr>
          <w:lang w:val="en-IN"/>
        </w:rPr>
      </w:pPr>
    </w:p>
    <w:p w14:paraId="1C52117D" w14:textId="77777777" w:rsidR="00D0388B" w:rsidRDefault="00D0388B" w:rsidP="00E04B07">
      <w:pPr>
        <w:rPr>
          <w:lang w:val="en-IN"/>
        </w:rPr>
      </w:pPr>
    </w:p>
    <w:tbl>
      <w:tblPr>
        <w:tblStyle w:val="TableGrid"/>
        <w:tblW w:w="0" w:type="auto"/>
        <w:tblLook w:val="04A0" w:firstRow="1" w:lastRow="0" w:firstColumn="1" w:lastColumn="0" w:noHBand="0" w:noVBand="1"/>
      </w:tblPr>
      <w:tblGrid>
        <w:gridCol w:w="1202"/>
        <w:gridCol w:w="1391"/>
        <w:gridCol w:w="1359"/>
        <w:gridCol w:w="1304"/>
        <w:gridCol w:w="1332"/>
        <w:gridCol w:w="1080"/>
      </w:tblGrid>
      <w:tr w:rsidR="00E04B07" w14:paraId="47580050" w14:textId="77777777" w:rsidTr="00C17D53">
        <w:tc>
          <w:tcPr>
            <w:tcW w:w="1202" w:type="dxa"/>
          </w:tcPr>
          <w:p w14:paraId="6AA085A6" w14:textId="77777777" w:rsidR="00E04B07" w:rsidRPr="00AB2D74" w:rsidRDefault="00E04B07" w:rsidP="00C17D53">
            <w:pPr>
              <w:rPr>
                <w:b/>
                <w:bCs/>
                <w:lang w:val="en-IN"/>
              </w:rPr>
            </w:pPr>
            <w:r w:rsidRPr="00AB2D74">
              <w:rPr>
                <w:b/>
                <w:bCs/>
                <w:lang w:val="en-IN"/>
              </w:rPr>
              <w:t>Date</w:t>
            </w:r>
          </w:p>
        </w:tc>
        <w:tc>
          <w:tcPr>
            <w:tcW w:w="1391" w:type="dxa"/>
          </w:tcPr>
          <w:p w14:paraId="2B34139D" w14:textId="77777777" w:rsidR="00E04B07" w:rsidRPr="00AB2D74" w:rsidRDefault="00E04B07" w:rsidP="00C17D53">
            <w:pPr>
              <w:rPr>
                <w:b/>
                <w:bCs/>
                <w:lang w:val="en-IN"/>
              </w:rPr>
            </w:pPr>
            <w:r w:rsidRPr="00AB2D74">
              <w:rPr>
                <w:b/>
                <w:bCs/>
                <w:lang w:val="en-IN"/>
              </w:rPr>
              <w:t>Pay / Received ?</w:t>
            </w:r>
          </w:p>
        </w:tc>
        <w:tc>
          <w:tcPr>
            <w:tcW w:w="1359" w:type="dxa"/>
          </w:tcPr>
          <w:p w14:paraId="07E12D81" w14:textId="77777777" w:rsidR="00E04B07" w:rsidRPr="00AB2D74" w:rsidRDefault="00E04B07" w:rsidP="00C17D53">
            <w:pPr>
              <w:rPr>
                <w:b/>
                <w:bCs/>
                <w:lang w:val="en-IN"/>
              </w:rPr>
            </w:pPr>
            <w:r w:rsidRPr="00AB2D74">
              <w:rPr>
                <w:b/>
                <w:bCs/>
                <w:lang w:val="en-IN"/>
              </w:rPr>
              <w:t xml:space="preserve">Amount </w:t>
            </w:r>
          </w:p>
        </w:tc>
        <w:tc>
          <w:tcPr>
            <w:tcW w:w="1304" w:type="dxa"/>
          </w:tcPr>
          <w:p w14:paraId="3714C23C" w14:textId="77777777" w:rsidR="00E04B07" w:rsidRPr="00F74154" w:rsidRDefault="00E04B07" w:rsidP="00C17D53">
            <w:pPr>
              <w:rPr>
                <w:b/>
                <w:bCs/>
                <w:lang w:val="en-IN"/>
              </w:rPr>
            </w:pPr>
            <w:r>
              <w:rPr>
                <w:b/>
                <w:bCs/>
                <w:lang w:val="en-IN"/>
              </w:rPr>
              <w:t>Other Party</w:t>
            </w:r>
          </w:p>
        </w:tc>
        <w:tc>
          <w:tcPr>
            <w:tcW w:w="1332" w:type="dxa"/>
          </w:tcPr>
          <w:p w14:paraId="326C5B9A" w14:textId="77777777" w:rsidR="00E04B07" w:rsidRPr="00FA6CAD" w:rsidRDefault="00E04B07" w:rsidP="00C17D53">
            <w:pPr>
              <w:rPr>
                <w:b/>
                <w:bCs/>
                <w:lang w:val="en-IN"/>
              </w:rPr>
            </w:pPr>
            <w:r>
              <w:rPr>
                <w:b/>
                <w:bCs/>
                <w:lang w:val="en-IN"/>
              </w:rPr>
              <w:t xml:space="preserve">Current </w:t>
            </w:r>
            <w:r w:rsidRPr="00F74154">
              <w:rPr>
                <w:b/>
                <w:bCs/>
                <w:lang w:val="en-IN"/>
              </w:rPr>
              <w:t>Balance</w:t>
            </w:r>
          </w:p>
        </w:tc>
        <w:tc>
          <w:tcPr>
            <w:tcW w:w="1080" w:type="dxa"/>
          </w:tcPr>
          <w:p w14:paraId="0202FAB1" w14:textId="77777777" w:rsidR="00E04B07" w:rsidRDefault="00E04B07" w:rsidP="00C17D53">
            <w:pPr>
              <w:rPr>
                <w:b/>
                <w:bCs/>
                <w:lang w:val="en-IN"/>
              </w:rPr>
            </w:pPr>
            <w:r>
              <w:rPr>
                <w:b/>
                <w:bCs/>
                <w:lang w:val="en-IN"/>
              </w:rPr>
              <w:t>Previous Balance</w:t>
            </w:r>
          </w:p>
        </w:tc>
      </w:tr>
      <w:tr w:rsidR="00E04B07" w14:paraId="51E62CED" w14:textId="77777777" w:rsidTr="00C17D53">
        <w:tc>
          <w:tcPr>
            <w:tcW w:w="1202" w:type="dxa"/>
          </w:tcPr>
          <w:p w14:paraId="1610D6C2" w14:textId="77777777" w:rsidR="00E04B07" w:rsidRDefault="00E04B07" w:rsidP="00C17D53">
            <w:pPr>
              <w:rPr>
                <w:lang w:val="en-IN"/>
              </w:rPr>
            </w:pPr>
            <w:r>
              <w:rPr>
                <w:lang w:val="en-IN"/>
              </w:rPr>
              <w:t>02-June-2020</w:t>
            </w:r>
          </w:p>
        </w:tc>
        <w:tc>
          <w:tcPr>
            <w:tcW w:w="1391" w:type="dxa"/>
          </w:tcPr>
          <w:p w14:paraId="1F0B84DB" w14:textId="77777777" w:rsidR="00E04B07" w:rsidRDefault="00E04B07" w:rsidP="00C17D53">
            <w:pPr>
              <w:rPr>
                <w:lang w:val="en-IN"/>
              </w:rPr>
            </w:pPr>
            <w:r>
              <w:rPr>
                <w:lang w:val="en-IN"/>
              </w:rPr>
              <w:t>Pay</w:t>
            </w:r>
          </w:p>
        </w:tc>
        <w:tc>
          <w:tcPr>
            <w:tcW w:w="1359" w:type="dxa"/>
          </w:tcPr>
          <w:p w14:paraId="17F477C3" w14:textId="77777777" w:rsidR="00E04B07" w:rsidRDefault="00E04B07" w:rsidP="00C17D53">
            <w:pPr>
              <w:rPr>
                <w:lang w:val="en-IN"/>
              </w:rPr>
            </w:pPr>
            <w:r>
              <w:rPr>
                <w:lang w:val="en-IN"/>
              </w:rPr>
              <w:t>2000</w:t>
            </w:r>
          </w:p>
        </w:tc>
        <w:tc>
          <w:tcPr>
            <w:tcW w:w="1304" w:type="dxa"/>
          </w:tcPr>
          <w:p w14:paraId="4A2D31CC" w14:textId="77777777" w:rsidR="00E04B07" w:rsidRDefault="00E04B07" w:rsidP="00C17D53">
            <w:pPr>
              <w:rPr>
                <w:lang w:val="en-IN"/>
              </w:rPr>
            </w:pPr>
            <w:r>
              <w:rPr>
                <w:lang w:val="en-IN"/>
              </w:rPr>
              <w:t>Nilesh Enterprise</w:t>
            </w:r>
          </w:p>
        </w:tc>
        <w:tc>
          <w:tcPr>
            <w:tcW w:w="1332" w:type="dxa"/>
          </w:tcPr>
          <w:p w14:paraId="42DC4D54" w14:textId="77777777" w:rsidR="00E04B07" w:rsidRDefault="00E04B07" w:rsidP="00C17D53">
            <w:pPr>
              <w:rPr>
                <w:lang w:val="en-IN"/>
              </w:rPr>
            </w:pPr>
            <w:r>
              <w:rPr>
                <w:lang w:val="en-IN"/>
              </w:rPr>
              <w:t>25000</w:t>
            </w:r>
          </w:p>
        </w:tc>
        <w:tc>
          <w:tcPr>
            <w:tcW w:w="1080" w:type="dxa"/>
          </w:tcPr>
          <w:p w14:paraId="188F70C6" w14:textId="77777777" w:rsidR="00E04B07" w:rsidRDefault="00E04B07" w:rsidP="00C17D53">
            <w:pPr>
              <w:rPr>
                <w:lang w:val="en-IN"/>
              </w:rPr>
            </w:pPr>
            <w:r>
              <w:rPr>
                <w:lang w:val="en-IN"/>
              </w:rPr>
              <w:t>24000</w:t>
            </w:r>
          </w:p>
        </w:tc>
      </w:tr>
      <w:tr w:rsidR="00E04B07" w14:paraId="7EDEC10B" w14:textId="77777777" w:rsidTr="00C17D53">
        <w:tc>
          <w:tcPr>
            <w:tcW w:w="1202" w:type="dxa"/>
          </w:tcPr>
          <w:p w14:paraId="06566781" w14:textId="77777777" w:rsidR="00E04B07" w:rsidRDefault="00E04B07" w:rsidP="00C17D53">
            <w:pPr>
              <w:rPr>
                <w:lang w:val="en-IN"/>
              </w:rPr>
            </w:pPr>
            <w:r>
              <w:rPr>
                <w:lang w:val="en-IN"/>
              </w:rPr>
              <w:t>02-June-2020</w:t>
            </w:r>
          </w:p>
        </w:tc>
        <w:tc>
          <w:tcPr>
            <w:tcW w:w="1391" w:type="dxa"/>
          </w:tcPr>
          <w:p w14:paraId="3BCD6674" w14:textId="77777777" w:rsidR="00E04B07" w:rsidRDefault="00E04B07" w:rsidP="00C17D53">
            <w:pPr>
              <w:rPr>
                <w:lang w:val="en-IN"/>
              </w:rPr>
            </w:pPr>
            <w:r>
              <w:rPr>
                <w:lang w:val="en-IN"/>
              </w:rPr>
              <w:t>Pay</w:t>
            </w:r>
          </w:p>
        </w:tc>
        <w:tc>
          <w:tcPr>
            <w:tcW w:w="1359" w:type="dxa"/>
          </w:tcPr>
          <w:p w14:paraId="51E03885" w14:textId="77777777" w:rsidR="00E04B07" w:rsidRDefault="00E04B07" w:rsidP="00C17D53">
            <w:pPr>
              <w:rPr>
                <w:lang w:val="en-IN"/>
              </w:rPr>
            </w:pPr>
            <w:r>
              <w:rPr>
                <w:lang w:val="en-IN"/>
              </w:rPr>
              <w:t>1050.0</w:t>
            </w:r>
          </w:p>
        </w:tc>
        <w:tc>
          <w:tcPr>
            <w:tcW w:w="1304" w:type="dxa"/>
          </w:tcPr>
          <w:p w14:paraId="70BB916C" w14:textId="77777777" w:rsidR="00E04B07" w:rsidRDefault="00E04B07" w:rsidP="00C17D53">
            <w:pPr>
              <w:rPr>
                <w:lang w:val="en-IN"/>
              </w:rPr>
            </w:pPr>
            <w:r>
              <w:rPr>
                <w:lang w:val="en-IN"/>
              </w:rPr>
              <w:t>Nilesh Shukla</w:t>
            </w:r>
          </w:p>
        </w:tc>
        <w:tc>
          <w:tcPr>
            <w:tcW w:w="1332" w:type="dxa"/>
          </w:tcPr>
          <w:p w14:paraId="66C6C642" w14:textId="77777777" w:rsidR="00E04B07" w:rsidRDefault="00E04B07" w:rsidP="00C17D53">
            <w:pPr>
              <w:rPr>
                <w:lang w:val="en-IN"/>
              </w:rPr>
            </w:pPr>
            <w:r>
              <w:rPr>
                <w:lang w:val="en-IN"/>
              </w:rPr>
              <w:t>24000</w:t>
            </w:r>
          </w:p>
        </w:tc>
        <w:tc>
          <w:tcPr>
            <w:tcW w:w="1080" w:type="dxa"/>
          </w:tcPr>
          <w:p w14:paraId="72B0ACB6" w14:textId="77777777" w:rsidR="00E04B07" w:rsidRDefault="00E04B07" w:rsidP="00C17D53">
            <w:pPr>
              <w:rPr>
                <w:lang w:val="en-IN"/>
              </w:rPr>
            </w:pPr>
            <w:r>
              <w:rPr>
                <w:lang w:val="en-IN"/>
              </w:rPr>
              <w:t>23000</w:t>
            </w:r>
          </w:p>
        </w:tc>
      </w:tr>
      <w:tr w:rsidR="00E04B07" w14:paraId="0D35BB87" w14:textId="77777777" w:rsidTr="00C17D53">
        <w:tc>
          <w:tcPr>
            <w:tcW w:w="1202" w:type="dxa"/>
          </w:tcPr>
          <w:p w14:paraId="42A0B7CF" w14:textId="77777777" w:rsidR="00E04B07" w:rsidRDefault="00E04B07" w:rsidP="00C17D53">
            <w:pPr>
              <w:rPr>
                <w:lang w:val="en-IN"/>
              </w:rPr>
            </w:pPr>
            <w:r>
              <w:rPr>
                <w:lang w:val="en-IN"/>
              </w:rPr>
              <w:t>01-June-2020</w:t>
            </w:r>
          </w:p>
        </w:tc>
        <w:tc>
          <w:tcPr>
            <w:tcW w:w="1391" w:type="dxa"/>
          </w:tcPr>
          <w:p w14:paraId="2AB860EF" w14:textId="77777777" w:rsidR="00E04B07" w:rsidRDefault="00E04B07" w:rsidP="00C17D53">
            <w:pPr>
              <w:rPr>
                <w:lang w:val="en-IN"/>
              </w:rPr>
            </w:pPr>
            <w:r>
              <w:rPr>
                <w:lang w:val="en-IN"/>
              </w:rPr>
              <w:t>Pay</w:t>
            </w:r>
          </w:p>
        </w:tc>
        <w:tc>
          <w:tcPr>
            <w:tcW w:w="1359" w:type="dxa"/>
          </w:tcPr>
          <w:p w14:paraId="7E6B7767" w14:textId="77777777" w:rsidR="00E04B07" w:rsidRDefault="00E04B07" w:rsidP="00C17D53">
            <w:pPr>
              <w:rPr>
                <w:lang w:val="en-IN"/>
              </w:rPr>
            </w:pPr>
            <w:r>
              <w:rPr>
                <w:lang w:val="en-IN"/>
              </w:rPr>
              <w:t>200</w:t>
            </w:r>
          </w:p>
        </w:tc>
        <w:tc>
          <w:tcPr>
            <w:tcW w:w="1304" w:type="dxa"/>
          </w:tcPr>
          <w:p w14:paraId="0FC9A087" w14:textId="77777777" w:rsidR="00E04B07" w:rsidRDefault="00E04B07" w:rsidP="00C17D53">
            <w:pPr>
              <w:rPr>
                <w:lang w:val="en-IN"/>
              </w:rPr>
            </w:pPr>
            <w:r>
              <w:rPr>
                <w:lang w:val="en-IN"/>
              </w:rPr>
              <w:t>Yedurappa</w:t>
            </w:r>
          </w:p>
        </w:tc>
        <w:tc>
          <w:tcPr>
            <w:tcW w:w="1332" w:type="dxa"/>
          </w:tcPr>
          <w:p w14:paraId="45201CC1" w14:textId="77777777" w:rsidR="00E04B07" w:rsidRDefault="00E04B07" w:rsidP="00C17D53">
            <w:pPr>
              <w:rPr>
                <w:lang w:val="en-IN"/>
              </w:rPr>
            </w:pPr>
            <w:r>
              <w:rPr>
                <w:lang w:val="en-IN"/>
              </w:rPr>
              <w:t>23000</w:t>
            </w:r>
          </w:p>
        </w:tc>
        <w:tc>
          <w:tcPr>
            <w:tcW w:w="1080" w:type="dxa"/>
          </w:tcPr>
          <w:p w14:paraId="7BFBFD6A" w14:textId="77777777" w:rsidR="00E04B07" w:rsidRDefault="00E04B07" w:rsidP="00C17D53">
            <w:pPr>
              <w:rPr>
                <w:lang w:val="en-IN"/>
              </w:rPr>
            </w:pPr>
            <w:r>
              <w:rPr>
                <w:lang w:val="en-IN"/>
              </w:rPr>
              <w:t>2000</w:t>
            </w:r>
          </w:p>
        </w:tc>
      </w:tr>
      <w:tr w:rsidR="00E04B07" w14:paraId="405611D9" w14:textId="77777777" w:rsidTr="00C17D53">
        <w:tc>
          <w:tcPr>
            <w:tcW w:w="1202" w:type="dxa"/>
          </w:tcPr>
          <w:p w14:paraId="6167F2CC" w14:textId="77777777" w:rsidR="00E04B07" w:rsidRDefault="00E04B07" w:rsidP="00C17D53">
            <w:pPr>
              <w:rPr>
                <w:lang w:val="en-IN"/>
              </w:rPr>
            </w:pPr>
            <w:r>
              <w:rPr>
                <w:lang w:val="en-IN"/>
              </w:rPr>
              <w:t>01-June-2020</w:t>
            </w:r>
          </w:p>
        </w:tc>
        <w:tc>
          <w:tcPr>
            <w:tcW w:w="1391" w:type="dxa"/>
          </w:tcPr>
          <w:p w14:paraId="6BDA6442" w14:textId="77777777" w:rsidR="00E04B07" w:rsidRDefault="00E04B07" w:rsidP="00C17D53">
            <w:pPr>
              <w:rPr>
                <w:lang w:val="en-IN"/>
              </w:rPr>
            </w:pPr>
            <w:r>
              <w:rPr>
                <w:lang w:val="en-IN"/>
              </w:rPr>
              <w:t>Pay</w:t>
            </w:r>
          </w:p>
        </w:tc>
        <w:tc>
          <w:tcPr>
            <w:tcW w:w="1359" w:type="dxa"/>
          </w:tcPr>
          <w:p w14:paraId="34452440" w14:textId="77777777" w:rsidR="00E04B07" w:rsidRDefault="00E04B07" w:rsidP="00C17D53">
            <w:pPr>
              <w:rPr>
                <w:lang w:val="en-IN"/>
              </w:rPr>
            </w:pPr>
            <w:r>
              <w:rPr>
                <w:lang w:val="en-IN"/>
              </w:rPr>
              <w:t>10,000.0</w:t>
            </w:r>
          </w:p>
        </w:tc>
        <w:tc>
          <w:tcPr>
            <w:tcW w:w="1304" w:type="dxa"/>
          </w:tcPr>
          <w:p w14:paraId="35D277F2" w14:textId="77777777" w:rsidR="00E04B07" w:rsidRDefault="00E04B07" w:rsidP="00C17D53">
            <w:pPr>
              <w:rPr>
                <w:lang w:val="en-IN"/>
              </w:rPr>
            </w:pPr>
            <w:r>
              <w:rPr>
                <w:lang w:val="en-IN"/>
              </w:rPr>
              <w:t>Avinash</w:t>
            </w:r>
          </w:p>
        </w:tc>
        <w:tc>
          <w:tcPr>
            <w:tcW w:w="1332" w:type="dxa"/>
          </w:tcPr>
          <w:p w14:paraId="66505874" w14:textId="77777777" w:rsidR="00E04B07" w:rsidRDefault="00E04B07" w:rsidP="00C17D53">
            <w:pPr>
              <w:rPr>
                <w:lang w:val="en-IN"/>
              </w:rPr>
            </w:pPr>
            <w:r>
              <w:rPr>
                <w:lang w:val="en-IN"/>
              </w:rPr>
              <w:t>2000</w:t>
            </w:r>
          </w:p>
        </w:tc>
        <w:tc>
          <w:tcPr>
            <w:tcW w:w="1080" w:type="dxa"/>
          </w:tcPr>
          <w:p w14:paraId="335E364E" w14:textId="77777777" w:rsidR="00E04B07" w:rsidRDefault="00E04B07" w:rsidP="00C17D53">
            <w:pPr>
              <w:rPr>
                <w:lang w:val="en-IN"/>
              </w:rPr>
            </w:pPr>
            <w:r>
              <w:rPr>
                <w:lang w:val="en-IN"/>
              </w:rPr>
              <w:t>1000</w:t>
            </w:r>
          </w:p>
        </w:tc>
      </w:tr>
      <w:tr w:rsidR="00E04B07" w14:paraId="0E70037F" w14:textId="77777777" w:rsidTr="00C17D53">
        <w:tc>
          <w:tcPr>
            <w:tcW w:w="1202" w:type="dxa"/>
          </w:tcPr>
          <w:p w14:paraId="40F77E8F" w14:textId="77777777" w:rsidR="00E04B07" w:rsidRDefault="00E04B07" w:rsidP="00C17D53">
            <w:pPr>
              <w:rPr>
                <w:lang w:val="en-IN"/>
              </w:rPr>
            </w:pPr>
            <w:r>
              <w:rPr>
                <w:lang w:val="en-IN"/>
              </w:rPr>
              <w:t>01-June-2020</w:t>
            </w:r>
          </w:p>
        </w:tc>
        <w:tc>
          <w:tcPr>
            <w:tcW w:w="1391" w:type="dxa"/>
          </w:tcPr>
          <w:p w14:paraId="71BF0DC9" w14:textId="77777777" w:rsidR="00E04B07" w:rsidRDefault="00E04B07" w:rsidP="00C17D53">
            <w:pPr>
              <w:rPr>
                <w:lang w:val="en-IN"/>
              </w:rPr>
            </w:pPr>
            <w:r>
              <w:rPr>
                <w:lang w:val="en-IN"/>
              </w:rPr>
              <w:t>Receive</w:t>
            </w:r>
          </w:p>
        </w:tc>
        <w:tc>
          <w:tcPr>
            <w:tcW w:w="1359" w:type="dxa"/>
          </w:tcPr>
          <w:p w14:paraId="4980D00E" w14:textId="77777777" w:rsidR="00E04B07" w:rsidRDefault="00E04B07" w:rsidP="00C17D53">
            <w:pPr>
              <w:rPr>
                <w:lang w:val="en-IN"/>
              </w:rPr>
            </w:pPr>
            <w:r>
              <w:rPr>
                <w:lang w:val="en-IN"/>
              </w:rPr>
              <w:t>20,000.0</w:t>
            </w:r>
          </w:p>
        </w:tc>
        <w:tc>
          <w:tcPr>
            <w:tcW w:w="1304" w:type="dxa"/>
          </w:tcPr>
          <w:p w14:paraId="2732104A" w14:textId="77777777" w:rsidR="00E04B07" w:rsidRDefault="00E04B07" w:rsidP="00C17D53">
            <w:pPr>
              <w:rPr>
                <w:lang w:val="en-IN"/>
              </w:rPr>
            </w:pPr>
            <w:r>
              <w:rPr>
                <w:lang w:val="en-IN"/>
              </w:rPr>
              <w:t>ABC Enterprises</w:t>
            </w:r>
          </w:p>
        </w:tc>
        <w:tc>
          <w:tcPr>
            <w:tcW w:w="1332" w:type="dxa"/>
          </w:tcPr>
          <w:p w14:paraId="46A7AA8B" w14:textId="77777777" w:rsidR="00E04B07" w:rsidRDefault="00E04B07" w:rsidP="00C17D53">
            <w:pPr>
              <w:rPr>
                <w:lang w:val="en-IN"/>
              </w:rPr>
            </w:pPr>
            <w:r>
              <w:rPr>
                <w:lang w:val="en-IN"/>
              </w:rPr>
              <w:t>1000</w:t>
            </w:r>
          </w:p>
        </w:tc>
        <w:tc>
          <w:tcPr>
            <w:tcW w:w="1080" w:type="dxa"/>
          </w:tcPr>
          <w:p w14:paraId="29467129" w14:textId="77777777" w:rsidR="00E04B07" w:rsidRDefault="00E04B07" w:rsidP="00C17D53">
            <w:pPr>
              <w:rPr>
                <w:lang w:val="en-IN"/>
              </w:rPr>
            </w:pPr>
            <w:r>
              <w:rPr>
                <w:lang w:val="en-IN"/>
              </w:rPr>
              <w:t>10000</w:t>
            </w:r>
          </w:p>
        </w:tc>
      </w:tr>
      <w:tr w:rsidR="00E04B07" w14:paraId="3BE1222C" w14:textId="77777777" w:rsidTr="00C17D53">
        <w:tc>
          <w:tcPr>
            <w:tcW w:w="1202" w:type="dxa"/>
          </w:tcPr>
          <w:p w14:paraId="7A42CB31" w14:textId="77777777" w:rsidR="00E04B07" w:rsidRDefault="00E04B07" w:rsidP="00C17D53">
            <w:pPr>
              <w:rPr>
                <w:lang w:val="en-IN"/>
              </w:rPr>
            </w:pPr>
            <w:r>
              <w:rPr>
                <w:lang w:val="en-IN"/>
              </w:rPr>
              <w:t>01-June-2020</w:t>
            </w:r>
          </w:p>
        </w:tc>
        <w:tc>
          <w:tcPr>
            <w:tcW w:w="1391" w:type="dxa"/>
          </w:tcPr>
          <w:p w14:paraId="6F7A0F82" w14:textId="77777777" w:rsidR="00E04B07" w:rsidRDefault="00E04B07" w:rsidP="00C17D53">
            <w:pPr>
              <w:rPr>
                <w:lang w:val="en-IN"/>
              </w:rPr>
            </w:pPr>
            <w:r>
              <w:rPr>
                <w:lang w:val="en-IN"/>
              </w:rPr>
              <w:t>Receive</w:t>
            </w:r>
          </w:p>
        </w:tc>
        <w:tc>
          <w:tcPr>
            <w:tcW w:w="1359" w:type="dxa"/>
          </w:tcPr>
          <w:p w14:paraId="38B1E00B" w14:textId="77777777" w:rsidR="00E04B07" w:rsidRDefault="00E04B07" w:rsidP="00C17D53">
            <w:pPr>
              <w:rPr>
                <w:lang w:val="en-IN"/>
              </w:rPr>
            </w:pPr>
            <w:r>
              <w:rPr>
                <w:lang w:val="en-IN"/>
              </w:rPr>
              <w:t>8000.0</w:t>
            </w:r>
          </w:p>
        </w:tc>
        <w:tc>
          <w:tcPr>
            <w:tcW w:w="1304" w:type="dxa"/>
          </w:tcPr>
          <w:p w14:paraId="0BD56C1C" w14:textId="77777777" w:rsidR="00E04B07" w:rsidRDefault="00E04B07" w:rsidP="00C17D53">
            <w:pPr>
              <w:rPr>
                <w:lang w:val="en-IN"/>
              </w:rPr>
            </w:pPr>
            <w:r>
              <w:rPr>
                <w:lang w:val="en-IN"/>
              </w:rPr>
              <w:t>Nilesh Yadav</w:t>
            </w:r>
          </w:p>
        </w:tc>
        <w:tc>
          <w:tcPr>
            <w:tcW w:w="1332" w:type="dxa"/>
          </w:tcPr>
          <w:p w14:paraId="15A116B6" w14:textId="77777777" w:rsidR="00E04B07" w:rsidRDefault="00E04B07" w:rsidP="00C17D53">
            <w:pPr>
              <w:rPr>
                <w:lang w:val="en-IN"/>
              </w:rPr>
            </w:pPr>
            <w:r>
              <w:rPr>
                <w:lang w:val="en-IN"/>
              </w:rPr>
              <w:t>10000</w:t>
            </w:r>
          </w:p>
        </w:tc>
        <w:tc>
          <w:tcPr>
            <w:tcW w:w="1080" w:type="dxa"/>
          </w:tcPr>
          <w:p w14:paraId="5FF101DB" w14:textId="77777777" w:rsidR="00E04B07" w:rsidRDefault="00E04B07" w:rsidP="00C17D53">
            <w:pPr>
              <w:rPr>
                <w:lang w:val="en-IN"/>
              </w:rPr>
            </w:pPr>
            <w:r>
              <w:rPr>
                <w:lang w:val="en-IN"/>
              </w:rPr>
              <w:t>0</w:t>
            </w:r>
          </w:p>
        </w:tc>
      </w:tr>
      <w:tr w:rsidR="00E04B07" w14:paraId="7B43F6F7" w14:textId="77777777" w:rsidTr="00C17D53">
        <w:tc>
          <w:tcPr>
            <w:tcW w:w="1202" w:type="dxa"/>
          </w:tcPr>
          <w:p w14:paraId="46E8D63D" w14:textId="77777777" w:rsidR="00E04B07" w:rsidRDefault="00E04B07" w:rsidP="00C17D53">
            <w:pPr>
              <w:rPr>
                <w:lang w:val="en-IN"/>
              </w:rPr>
            </w:pPr>
            <w:r>
              <w:rPr>
                <w:lang w:val="en-IN"/>
              </w:rPr>
              <w:t>01-June-2020</w:t>
            </w:r>
          </w:p>
        </w:tc>
        <w:tc>
          <w:tcPr>
            <w:tcW w:w="1391" w:type="dxa"/>
          </w:tcPr>
          <w:p w14:paraId="6D6FBD58" w14:textId="77777777" w:rsidR="00E04B07" w:rsidRDefault="00E04B07" w:rsidP="00C17D53">
            <w:pPr>
              <w:rPr>
                <w:lang w:val="en-IN"/>
              </w:rPr>
            </w:pPr>
            <w:r>
              <w:rPr>
                <w:lang w:val="en-IN"/>
              </w:rPr>
              <w:t>Receive</w:t>
            </w:r>
          </w:p>
        </w:tc>
        <w:tc>
          <w:tcPr>
            <w:tcW w:w="1359" w:type="dxa"/>
          </w:tcPr>
          <w:p w14:paraId="72BFDB57" w14:textId="77777777" w:rsidR="00E04B07" w:rsidRDefault="00E04B07" w:rsidP="00C17D53">
            <w:pPr>
              <w:rPr>
                <w:lang w:val="en-IN"/>
              </w:rPr>
            </w:pPr>
            <w:r>
              <w:rPr>
                <w:lang w:val="en-IN"/>
              </w:rPr>
              <w:t>2000</w:t>
            </w:r>
          </w:p>
        </w:tc>
        <w:tc>
          <w:tcPr>
            <w:tcW w:w="1304" w:type="dxa"/>
          </w:tcPr>
          <w:p w14:paraId="73998B52" w14:textId="77777777" w:rsidR="00E04B07" w:rsidRDefault="00E04B07" w:rsidP="00C17D53">
            <w:pPr>
              <w:rPr>
                <w:lang w:val="en-IN"/>
              </w:rPr>
            </w:pPr>
            <w:r>
              <w:rPr>
                <w:lang w:val="en-IN"/>
              </w:rPr>
              <w:t>-</w:t>
            </w:r>
          </w:p>
        </w:tc>
        <w:tc>
          <w:tcPr>
            <w:tcW w:w="1332" w:type="dxa"/>
          </w:tcPr>
          <w:p w14:paraId="6482CF35" w14:textId="77777777" w:rsidR="00E04B07" w:rsidRDefault="00E04B07" w:rsidP="00C17D53">
            <w:pPr>
              <w:rPr>
                <w:lang w:val="en-IN"/>
              </w:rPr>
            </w:pPr>
            <w:r>
              <w:rPr>
                <w:lang w:val="en-IN"/>
              </w:rPr>
              <w:t>0</w:t>
            </w:r>
          </w:p>
        </w:tc>
        <w:tc>
          <w:tcPr>
            <w:tcW w:w="1080" w:type="dxa"/>
          </w:tcPr>
          <w:p w14:paraId="09541F5D" w14:textId="77777777" w:rsidR="00E04B07" w:rsidRDefault="00E04B07" w:rsidP="00C17D53">
            <w:pPr>
              <w:rPr>
                <w:lang w:val="en-IN"/>
              </w:rPr>
            </w:pPr>
            <w:r>
              <w:rPr>
                <w:lang w:val="en-IN"/>
              </w:rPr>
              <w:t>0</w:t>
            </w:r>
          </w:p>
        </w:tc>
      </w:tr>
      <w:tr w:rsidR="00E04B07" w14:paraId="52FFB66D" w14:textId="77777777" w:rsidTr="00C17D53">
        <w:tc>
          <w:tcPr>
            <w:tcW w:w="1202" w:type="dxa"/>
          </w:tcPr>
          <w:p w14:paraId="79666D2B" w14:textId="77777777" w:rsidR="00E04B07" w:rsidRDefault="00E04B07" w:rsidP="00C17D53">
            <w:pPr>
              <w:rPr>
                <w:lang w:val="en-IN"/>
              </w:rPr>
            </w:pPr>
          </w:p>
        </w:tc>
        <w:tc>
          <w:tcPr>
            <w:tcW w:w="1391" w:type="dxa"/>
          </w:tcPr>
          <w:p w14:paraId="69770C2B" w14:textId="77777777" w:rsidR="00E04B07" w:rsidRDefault="00E04B07" w:rsidP="00C17D53">
            <w:pPr>
              <w:rPr>
                <w:lang w:val="en-IN"/>
              </w:rPr>
            </w:pPr>
          </w:p>
        </w:tc>
        <w:tc>
          <w:tcPr>
            <w:tcW w:w="1359" w:type="dxa"/>
          </w:tcPr>
          <w:p w14:paraId="171AD013" w14:textId="77777777" w:rsidR="00E04B07" w:rsidRDefault="00E04B07" w:rsidP="00C17D53">
            <w:pPr>
              <w:rPr>
                <w:lang w:val="en-IN"/>
              </w:rPr>
            </w:pPr>
          </w:p>
        </w:tc>
        <w:tc>
          <w:tcPr>
            <w:tcW w:w="1304" w:type="dxa"/>
          </w:tcPr>
          <w:p w14:paraId="5F825743" w14:textId="77777777" w:rsidR="00E04B07" w:rsidRDefault="00E04B07" w:rsidP="00C17D53">
            <w:pPr>
              <w:rPr>
                <w:lang w:val="en-IN"/>
              </w:rPr>
            </w:pPr>
          </w:p>
        </w:tc>
        <w:tc>
          <w:tcPr>
            <w:tcW w:w="1332" w:type="dxa"/>
          </w:tcPr>
          <w:p w14:paraId="265A7EE2" w14:textId="77777777" w:rsidR="00E04B07" w:rsidRDefault="00E04B07" w:rsidP="00C17D53">
            <w:pPr>
              <w:rPr>
                <w:lang w:val="en-IN"/>
              </w:rPr>
            </w:pPr>
          </w:p>
        </w:tc>
        <w:tc>
          <w:tcPr>
            <w:tcW w:w="1080" w:type="dxa"/>
          </w:tcPr>
          <w:p w14:paraId="78C259E6" w14:textId="77777777" w:rsidR="00E04B07" w:rsidRDefault="00E04B07" w:rsidP="00C17D53">
            <w:pPr>
              <w:rPr>
                <w:lang w:val="en-IN"/>
              </w:rPr>
            </w:pPr>
          </w:p>
        </w:tc>
      </w:tr>
      <w:tr w:rsidR="00E04B07" w14:paraId="120C679B" w14:textId="77777777" w:rsidTr="00C17D53">
        <w:tc>
          <w:tcPr>
            <w:tcW w:w="1202" w:type="dxa"/>
          </w:tcPr>
          <w:p w14:paraId="370666C3" w14:textId="77777777" w:rsidR="00E04B07" w:rsidRDefault="00E04B07" w:rsidP="00C17D53">
            <w:pPr>
              <w:rPr>
                <w:lang w:val="en-IN"/>
              </w:rPr>
            </w:pPr>
          </w:p>
        </w:tc>
        <w:tc>
          <w:tcPr>
            <w:tcW w:w="1391" w:type="dxa"/>
          </w:tcPr>
          <w:p w14:paraId="0BA127A7" w14:textId="77777777" w:rsidR="00E04B07" w:rsidRDefault="00E04B07" w:rsidP="00C17D53">
            <w:pPr>
              <w:rPr>
                <w:lang w:val="en-IN"/>
              </w:rPr>
            </w:pPr>
          </w:p>
        </w:tc>
        <w:tc>
          <w:tcPr>
            <w:tcW w:w="1359" w:type="dxa"/>
          </w:tcPr>
          <w:p w14:paraId="407AD8DB" w14:textId="77777777" w:rsidR="00E04B07" w:rsidRDefault="00E04B07" w:rsidP="00C17D53">
            <w:pPr>
              <w:rPr>
                <w:lang w:val="en-IN"/>
              </w:rPr>
            </w:pPr>
          </w:p>
        </w:tc>
        <w:tc>
          <w:tcPr>
            <w:tcW w:w="1304" w:type="dxa"/>
          </w:tcPr>
          <w:p w14:paraId="3BFDF1DB" w14:textId="77777777" w:rsidR="00E04B07" w:rsidRDefault="00E04B07" w:rsidP="00C17D53">
            <w:pPr>
              <w:rPr>
                <w:lang w:val="en-IN"/>
              </w:rPr>
            </w:pPr>
          </w:p>
        </w:tc>
        <w:tc>
          <w:tcPr>
            <w:tcW w:w="1332" w:type="dxa"/>
          </w:tcPr>
          <w:p w14:paraId="18343C12" w14:textId="77777777" w:rsidR="00E04B07" w:rsidRDefault="00E04B07" w:rsidP="00C17D53">
            <w:pPr>
              <w:rPr>
                <w:lang w:val="en-IN"/>
              </w:rPr>
            </w:pPr>
          </w:p>
        </w:tc>
        <w:tc>
          <w:tcPr>
            <w:tcW w:w="1080" w:type="dxa"/>
          </w:tcPr>
          <w:p w14:paraId="26F14C64" w14:textId="77777777" w:rsidR="00E04B07" w:rsidRDefault="00E04B07" w:rsidP="00C17D53">
            <w:pPr>
              <w:rPr>
                <w:lang w:val="en-IN"/>
              </w:rPr>
            </w:pPr>
          </w:p>
        </w:tc>
      </w:tr>
    </w:tbl>
    <w:p w14:paraId="3FF30F58" w14:textId="77777777" w:rsidR="00E04B07" w:rsidRPr="00D84A8B" w:rsidRDefault="00E04B07" w:rsidP="00D53DF6">
      <w:pPr>
        <w:rPr>
          <w:lang w:val="en-IN"/>
        </w:rPr>
      </w:pPr>
    </w:p>
    <w:p w14:paraId="073AA2FD" w14:textId="77777777" w:rsidR="0067135C" w:rsidRPr="00544262" w:rsidRDefault="0067135C" w:rsidP="00D53DF6">
      <w:pPr>
        <w:rPr>
          <w:lang w:val="en-IN"/>
        </w:rPr>
      </w:pPr>
    </w:p>
    <w:p w14:paraId="6368C82D" w14:textId="1F917418" w:rsidR="005C54B8" w:rsidRDefault="005C54B8" w:rsidP="005C54B8">
      <w:pPr>
        <w:pStyle w:val="Heading2"/>
        <w:rPr>
          <w:ins w:id="0" w:author="nyadav.idmworks@outlook.com" w:date="2020-06-12T20:32:00Z"/>
          <w:lang w:val="en-IN"/>
        </w:rPr>
      </w:pPr>
      <w:ins w:id="1" w:author="nyadav.idmworks@outlook.com" w:date="2020-06-12T20:23:00Z">
        <w:r>
          <w:rPr>
            <w:lang w:val="en-IN"/>
          </w:rPr>
          <w:lastRenderedPageBreak/>
          <w:t>Showing Who did the actual Transaction on UI forms</w:t>
        </w:r>
      </w:ins>
    </w:p>
    <w:p w14:paraId="2A1F730B" w14:textId="138D3AED" w:rsidR="00BB663A" w:rsidRDefault="00BB663A" w:rsidP="00BB663A">
      <w:pPr>
        <w:rPr>
          <w:ins w:id="2" w:author="nyadav.idmworks@outlook.com" w:date="2020-06-12T20:32:00Z"/>
          <w:lang w:val="en-IN"/>
        </w:rPr>
      </w:pPr>
    </w:p>
    <w:p w14:paraId="2C1A45FA" w14:textId="28BBF8F5" w:rsidR="00BB663A" w:rsidRDefault="00BB663A" w:rsidP="00BB663A">
      <w:pPr>
        <w:rPr>
          <w:ins w:id="3" w:author="nyadav.idmworks@outlook.com" w:date="2020-06-12T20:53:00Z"/>
          <w:lang w:val="en-IN"/>
        </w:rPr>
      </w:pPr>
      <w:ins w:id="4" w:author="nyadav.idmworks@outlook.com" w:date="2020-06-12T20:32:00Z">
        <w:r>
          <w:rPr>
            <w:lang w:val="en-IN"/>
          </w:rPr>
          <w:t xml:space="preserve">The search box should be auto-populated by the </w:t>
        </w:r>
      </w:ins>
      <w:ins w:id="5" w:author="nyadav.idmworks@outlook.com" w:date="2020-06-12T20:33:00Z">
        <w:r w:rsidR="003C5AAC">
          <w:rPr>
            <w:lang w:val="en-IN"/>
          </w:rPr>
          <w:t>logged-in user name.</w:t>
        </w:r>
      </w:ins>
      <w:ins w:id="6" w:author="nyadav.idmworks@outlook.com" w:date="2020-06-12T20:52:00Z">
        <w:r w:rsidR="00AC22E8">
          <w:rPr>
            <w:lang w:val="en-IN"/>
          </w:rPr>
          <w:t xml:space="preserve"> Currently you are sending logged in user employeeID and AccountID. By default you will populating </w:t>
        </w:r>
      </w:ins>
      <w:ins w:id="7" w:author="nyadav.idmworks@outlook.com" w:date="2020-06-12T20:53:00Z">
        <w:r w:rsidR="00AC22E8">
          <w:rPr>
            <w:lang w:val="en-IN"/>
          </w:rPr>
          <w:t xml:space="preserve">with logged in user name </w:t>
        </w:r>
        <w:r w:rsidR="0000014A">
          <w:rPr>
            <w:lang w:val="en-IN"/>
          </w:rPr>
          <w:t xml:space="preserve">and account details. If user select someone else then you need to do pass accountID and EmployeeID of that. </w:t>
        </w:r>
      </w:ins>
    </w:p>
    <w:p w14:paraId="3FD6F21C" w14:textId="77777777" w:rsidR="00E62363" w:rsidRPr="00E62363" w:rsidRDefault="0000014A" w:rsidP="00E62363">
      <w:pPr>
        <w:pStyle w:val="HTMLPreformatted"/>
        <w:shd w:val="clear" w:color="auto" w:fill="FFFFFF"/>
        <w:rPr>
          <w:ins w:id="8" w:author="nyadav.idmworks@outlook.com" w:date="2020-06-12T21:01:00Z"/>
          <w:rFonts w:ascii="JetBrains Mono" w:hAnsi="JetBrains Mono"/>
          <w:color w:val="080808"/>
        </w:rPr>
      </w:pPr>
      <w:ins w:id="9" w:author="nyadav.idmworks@outlook.com" w:date="2020-06-12T20:53:00Z">
        <w:r>
          <w:rPr>
            <w:rFonts w:asciiTheme="minorHAnsi" w:eastAsiaTheme="minorHAnsi" w:hAnsiTheme="minorHAnsi" w:cstheme="minorBidi"/>
            <w:sz w:val="22"/>
            <w:szCs w:val="22"/>
            <w:lang w:val="en-IN"/>
          </w:rPr>
          <w:t xml:space="preserve">Use API: </w:t>
        </w:r>
      </w:ins>
      <w:ins w:id="10" w:author="nyadav.idmworks@outlook.com" w:date="2020-06-12T21:01:00Z">
        <w:r w:rsidR="00E62363" w:rsidRPr="00E62363">
          <w:rPr>
            <w:rFonts w:ascii="JetBrains Mono" w:hAnsi="JetBrains Mono"/>
            <w:color w:val="067D17"/>
          </w:rPr>
          <w:t>getEmployeeListByName</w:t>
        </w:r>
      </w:ins>
    </w:p>
    <w:p w14:paraId="70BC7681" w14:textId="37311974" w:rsidR="0000014A" w:rsidRPr="0018462E" w:rsidRDefault="00B73337" w:rsidP="0000014A">
      <w:pPr>
        <w:pStyle w:val="Heading2"/>
        <w:rPr>
          <w:ins w:id="11" w:author="nyadav.idmworks@outlook.com" w:date="2020-06-12T20:53:00Z"/>
          <w:rFonts w:asciiTheme="minorHAnsi" w:eastAsiaTheme="minorHAnsi" w:hAnsiTheme="minorHAnsi" w:cstheme="minorBidi"/>
          <w:color w:val="auto"/>
          <w:sz w:val="22"/>
          <w:szCs w:val="22"/>
          <w:lang w:val="en-IN"/>
        </w:rPr>
      </w:pPr>
      <w:ins w:id="12" w:author="nyadav.idmworks@outlook.com" w:date="2020-06-12T21:01:00Z">
        <w:r>
          <w:rPr>
            <w:rFonts w:asciiTheme="minorHAnsi" w:eastAsiaTheme="minorHAnsi" w:hAnsiTheme="minorHAnsi" w:cstheme="minorBidi"/>
            <w:color w:val="auto"/>
            <w:sz w:val="22"/>
            <w:szCs w:val="22"/>
            <w:lang w:val="en-IN"/>
          </w:rPr>
          <w:t xml:space="preserve">WE need to change this API on (salary due and Salary pay screen) </w:t>
        </w:r>
      </w:ins>
    </w:p>
    <w:p w14:paraId="4E4A95F6" w14:textId="77777777" w:rsidR="0000014A" w:rsidRPr="00266C31" w:rsidRDefault="0000014A">
      <w:pPr>
        <w:rPr>
          <w:ins w:id="13" w:author="nyadav.idmworks@outlook.com" w:date="2020-06-12T20:23:00Z"/>
          <w:lang w:val="en-IN"/>
        </w:rPr>
        <w:pPrChange w:id="14" w:author="nyadav.idmworks@outlook.com" w:date="2020-06-12T20:32:00Z">
          <w:pPr>
            <w:pStyle w:val="Heading2"/>
          </w:pPr>
        </w:pPrChange>
      </w:pPr>
    </w:p>
    <w:p w14:paraId="5C15799D" w14:textId="77777777" w:rsidR="00BB663A" w:rsidRDefault="00BB663A" w:rsidP="005C54B8">
      <w:pPr>
        <w:pStyle w:val="Heading2"/>
        <w:rPr>
          <w:ins w:id="15" w:author="nyadav.idmworks@outlook.com" w:date="2020-06-12T20:23:00Z"/>
          <w:lang w:val="en-IN"/>
        </w:rPr>
      </w:pPr>
    </w:p>
    <w:p w14:paraId="3D1C14A8" w14:textId="3556EFC9" w:rsidR="00BB663A" w:rsidRDefault="00A80029" w:rsidP="00BB663A">
      <w:pPr>
        <w:rPr>
          <w:ins w:id="16" w:author="nyadav.idmworks@outlook.com" w:date="2020-06-12T20:51:00Z"/>
          <w:b/>
          <w:bCs/>
          <w:lang w:val="en-IN"/>
        </w:rPr>
      </w:pPr>
      <w:ins w:id="17" w:author="nyadav.idmworks@outlook.com" w:date="2020-06-12T20:51:00Z">
        <w:r>
          <w:rPr>
            <w:b/>
            <w:bCs/>
            <w:lang w:val="en-IN"/>
          </w:rPr>
          <w:t xml:space="preserve">General </w:t>
        </w:r>
      </w:ins>
      <w:ins w:id="18" w:author="nyadav.idmworks@outlook.com" w:date="2020-06-12T20:23:00Z">
        <w:r w:rsidR="00BB663A" w:rsidRPr="00ED38E1">
          <w:rPr>
            <w:b/>
            <w:bCs/>
            <w:lang w:val="en-IN"/>
            <w:rPrChange w:id="19" w:author="nyadav.idmworks@outlook.com" w:date="2020-06-12T20:33:00Z">
              <w:rPr>
                <w:lang w:val="en-IN"/>
              </w:rPr>
            </w:rPrChange>
          </w:rPr>
          <w:t>Expense</w:t>
        </w:r>
      </w:ins>
      <w:ins w:id="20" w:author="nyadav.idmworks@outlook.com" w:date="2020-06-12T20:51:00Z">
        <w:r>
          <w:rPr>
            <w:b/>
            <w:bCs/>
            <w:lang w:val="en-IN"/>
          </w:rPr>
          <w:t xml:space="preserve"> Entry</w:t>
        </w:r>
      </w:ins>
    </w:p>
    <w:p w14:paraId="6339B035" w14:textId="77777777" w:rsidR="00A80029" w:rsidRPr="00ED38E1" w:rsidRDefault="00A80029">
      <w:pPr>
        <w:spacing w:after="0" w:line="240" w:lineRule="auto"/>
        <w:rPr>
          <w:ins w:id="21" w:author="nyadav.idmworks@outlook.com" w:date="2020-06-12T20:24:00Z"/>
          <w:b/>
          <w:bCs/>
          <w:lang w:val="en-IN"/>
          <w:rPrChange w:id="22" w:author="nyadav.idmworks@outlook.com" w:date="2020-06-12T20:33:00Z">
            <w:rPr>
              <w:ins w:id="23" w:author="nyadav.idmworks@outlook.com" w:date="2020-06-12T20:24:00Z"/>
              <w:lang w:val="en-IN"/>
            </w:rPr>
          </w:rPrChange>
        </w:rPr>
        <w:pPrChange w:id="24" w:author="nyadav.idmworks@outlook.com" w:date="2020-06-12T20:24:00Z">
          <w:pPr>
            <w:pStyle w:val="Heading2"/>
          </w:pPr>
        </w:pPrChange>
      </w:pPr>
    </w:p>
    <w:p w14:paraId="009AE062" w14:textId="27840BBC" w:rsidR="00C97348" w:rsidRDefault="000F1150" w:rsidP="00D53DF6">
      <w:pPr>
        <w:rPr>
          <w:ins w:id="25" w:author="nyadav.idmworks@outlook.com" w:date="2020-06-12T20:44:00Z"/>
          <w:lang w:val="en-IN"/>
        </w:rPr>
      </w:pPr>
      <w:ins w:id="26" w:author="nyadav.idmworks@outlook.com" w:date="2020-06-12T20:44:00Z">
        <w:r>
          <w:rPr>
            <w:noProof/>
          </w:rPr>
          <w:drawing>
            <wp:inline distT="0" distB="0" distL="0" distR="0" wp14:anchorId="0FC2E79E" wp14:editId="433C5457">
              <wp:extent cx="1838325" cy="904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8325" cy="904875"/>
                      </a:xfrm>
                      <a:prstGeom prst="rect">
                        <a:avLst/>
                      </a:prstGeom>
                    </pic:spPr>
                  </pic:pic>
                </a:graphicData>
              </a:graphic>
            </wp:inline>
          </w:drawing>
        </w:r>
      </w:ins>
    </w:p>
    <w:p w14:paraId="2557151C" w14:textId="59FD8ECC" w:rsidR="000F1150" w:rsidRPr="006F0300" w:rsidDel="00AC22E8" w:rsidRDefault="000F1150" w:rsidP="00D53DF6">
      <w:pPr>
        <w:rPr>
          <w:del w:id="27" w:author="nyadav.idmworks@outlook.com" w:date="2020-06-12T20:51:00Z"/>
          <w:lang w:val="en-IN"/>
        </w:rPr>
      </w:pPr>
    </w:p>
    <w:p w14:paraId="4A0995BE" w14:textId="6DF1B364" w:rsidR="001005AE" w:rsidRDefault="00281FF7" w:rsidP="001005AE">
      <w:pPr>
        <w:rPr>
          <w:ins w:id="28" w:author="nyadav.idmworks@outlook.com" w:date="2020-06-12T20:38:00Z"/>
          <w:b/>
          <w:bCs/>
          <w:lang w:val="en-IN"/>
        </w:rPr>
      </w:pPr>
      <w:ins w:id="29" w:author="nyadav.idmworks@outlook.com" w:date="2020-06-12T20:38:00Z">
        <w:r>
          <w:rPr>
            <w:b/>
            <w:bCs/>
            <w:lang w:val="en-IN"/>
          </w:rPr>
          <w:t>Payment Received</w:t>
        </w:r>
      </w:ins>
      <w:ins w:id="30" w:author="nyadav.idmworks@outlook.com" w:date="2020-06-12T20:48:00Z">
        <w:r w:rsidR="00A80029">
          <w:rPr>
            <w:b/>
            <w:bCs/>
            <w:lang w:val="en-IN"/>
          </w:rPr>
          <w:t xml:space="preserve"> Entry</w:t>
        </w:r>
      </w:ins>
    </w:p>
    <w:p w14:paraId="4A244DAA" w14:textId="3EE85956" w:rsidR="00281FF7" w:rsidRDefault="000F1150" w:rsidP="001005AE">
      <w:pPr>
        <w:rPr>
          <w:ins w:id="31" w:author="nyadav.idmworks@outlook.com" w:date="2020-06-12T20:38:00Z"/>
          <w:b/>
          <w:bCs/>
          <w:lang w:val="en-IN"/>
        </w:rPr>
      </w:pPr>
      <w:ins w:id="32" w:author="nyadav.idmworks@outlook.com" w:date="2020-06-12T20:44:00Z">
        <w:r>
          <w:rPr>
            <w:noProof/>
          </w:rPr>
          <w:drawing>
            <wp:inline distT="0" distB="0" distL="0" distR="0" wp14:anchorId="72B80E55" wp14:editId="1A0AC7C5">
              <wp:extent cx="1685925" cy="90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5925" cy="904875"/>
                      </a:xfrm>
                      <a:prstGeom prst="rect">
                        <a:avLst/>
                      </a:prstGeom>
                    </pic:spPr>
                  </pic:pic>
                </a:graphicData>
              </a:graphic>
            </wp:inline>
          </w:drawing>
        </w:r>
      </w:ins>
    </w:p>
    <w:p w14:paraId="77973030" w14:textId="5E94A1D5" w:rsidR="00281FF7" w:rsidRDefault="00281FF7" w:rsidP="001005AE">
      <w:pPr>
        <w:rPr>
          <w:ins w:id="33" w:author="nyadav.idmworks@outlook.com" w:date="2020-06-12T20:38:00Z"/>
          <w:b/>
          <w:bCs/>
          <w:lang w:val="en-IN"/>
        </w:rPr>
      </w:pPr>
      <w:ins w:id="34" w:author="nyadav.idmworks@outlook.com" w:date="2020-06-12T20:38:00Z">
        <w:r>
          <w:rPr>
            <w:b/>
            <w:bCs/>
            <w:lang w:val="en-IN"/>
          </w:rPr>
          <w:t>Vendor</w:t>
        </w:r>
      </w:ins>
      <w:ins w:id="35" w:author="nyadav.idmworks@outlook.com" w:date="2020-06-12T20:48:00Z">
        <w:r w:rsidR="00A80029">
          <w:rPr>
            <w:b/>
            <w:bCs/>
            <w:lang w:val="en-IN"/>
          </w:rPr>
          <w:t xml:space="preserve"> Payment Entry</w:t>
        </w:r>
      </w:ins>
    </w:p>
    <w:p w14:paraId="36B3D9F6" w14:textId="536FFCBD" w:rsidR="00281FF7" w:rsidRDefault="000F1150" w:rsidP="001005AE">
      <w:pPr>
        <w:rPr>
          <w:ins w:id="36" w:author="nyadav.idmworks@outlook.com" w:date="2020-06-12T20:45:00Z"/>
          <w:b/>
          <w:bCs/>
          <w:lang w:val="en-IN"/>
        </w:rPr>
      </w:pPr>
      <w:ins w:id="37" w:author="nyadav.idmworks@outlook.com" w:date="2020-06-12T20:45:00Z">
        <w:r>
          <w:rPr>
            <w:noProof/>
          </w:rPr>
          <w:drawing>
            <wp:inline distT="0" distB="0" distL="0" distR="0" wp14:anchorId="099F4D9A" wp14:editId="3F70BD59">
              <wp:extent cx="1790700" cy="1028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700" cy="1028700"/>
                      </a:xfrm>
                      <a:prstGeom prst="rect">
                        <a:avLst/>
                      </a:prstGeom>
                    </pic:spPr>
                  </pic:pic>
                </a:graphicData>
              </a:graphic>
            </wp:inline>
          </w:drawing>
        </w:r>
      </w:ins>
    </w:p>
    <w:p w14:paraId="0A3FC8C3" w14:textId="312FE594" w:rsidR="00506643" w:rsidRDefault="00506643" w:rsidP="001005AE">
      <w:pPr>
        <w:rPr>
          <w:ins w:id="38" w:author="nyadav.idmworks@outlook.com" w:date="2020-06-12T20:45:00Z"/>
          <w:b/>
          <w:bCs/>
          <w:lang w:val="en-IN"/>
        </w:rPr>
      </w:pPr>
      <w:ins w:id="39" w:author="nyadav.idmworks@outlook.com" w:date="2020-06-12T20:45:00Z">
        <w:r>
          <w:rPr>
            <w:b/>
            <w:bCs/>
            <w:lang w:val="en-IN"/>
          </w:rPr>
          <w:t>Retail Entry</w:t>
        </w:r>
      </w:ins>
    </w:p>
    <w:p w14:paraId="30E831F0" w14:textId="1E3AF30B" w:rsidR="00506643" w:rsidRDefault="00506643" w:rsidP="001005AE">
      <w:pPr>
        <w:rPr>
          <w:ins w:id="40" w:author="nyadav.idmworks@outlook.com" w:date="2020-06-12T20:46:00Z"/>
          <w:b/>
          <w:bCs/>
          <w:lang w:val="en-IN"/>
        </w:rPr>
      </w:pPr>
      <w:ins w:id="41" w:author="nyadav.idmworks@outlook.com" w:date="2020-06-12T20:45:00Z">
        <w:r>
          <w:rPr>
            <w:noProof/>
          </w:rPr>
          <w:drawing>
            <wp:inline distT="0" distB="0" distL="0" distR="0" wp14:anchorId="31464950" wp14:editId="707755AE">
              <wp:extent cx="1685925" cy="904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5925" cy="904875"/>
                      </a:xfrm>
                      <a:prstGeom prst="rect">
                        <a:avLst/>
                      </a:prstGeom>
                    </pic:spPr>
                  </pic:pic>
                </a:graphicData>
              </a:graphic>
            </wp:inline>
          </w:drawing>
        </w:r>
      </w:ins>
    </w:p>
    <w:p w14:paraId="068F0C79" w14:textId="3A59D6F4" w:rsidR="002D5CD5" w:rsidRDefault="002D5CD5" w:rsidP="002D5CD5">
      <w:pPr>
        <w:rPr>
          <w:ins w:id="42" w:author="nyadav.idmworks@outlook.com" w:date="2020-06-12T20:46:00Z"/>
          <w:b/>
          <w:bCs/>
          <w:lang w:val="en-IN"/>
        </w:rPr>
      </w:pPr>
      <w:ins w:id="43" w:author="nyadav.idmworks@outlook.com" w:date="2020-06-12T20:46:00Z">
        <w:r>
          <w:rPr>
            <w:b/>
            <w:bCs/>
            <w:lang w:val="en-IN"/>
          </w:rPr>
          <w:t>Pay Sal</w:t>
        </w:r>
      </w:ins>
      <w:ins w:id="44" w:author="nyadav.idmworks@outlook.com" w:date="2020-06-12T20:49:00Z">
        <w:r w:rsidR="00A80029">
          <w:rPr>
            <w:b/>
            <w:bCs/>
            <w:lang w:val="en-IN"/>
          </w:rPr>
          <w:t>ary</w:t>
        </w:r>
      </w:ins>
      <w:ins w:id="45" w:author="nyadav.idmworks@outlook.com" w:date="2020-06-12T20:46:00Z">
        <w:r>
          <w:rPr>
            <w:b/>
            <w:bCs/>
            <w:lang w:val="en-IN"/>
          </w:rPr>
          <w:t xml:space="preserve"> Entry</w:t>
        </w:r>
      </w:ins>
    </w:p>
    <w:p w14:paraId="773B34A1" w14:textId="2032FD02" w:rsidR="002D5CD5" w:rsidRDefault="002D5CD5" w:rsidP="001005AE">
      <w:pPr>
        <w:rPr>
          <w:ins w:id="46" w:author="nyadav.idmworks@outlook.com" w:date="2020-06-12T20:45:00Z"/>
          <w:b/>
          <w:bCs/>
          <w:lang w:val="en-IN"/>
        </w:rPr>
      </w:pPr>
      <w:ins w:id="47" w:author="nyadav.idmworks@outlook.com" w:date="2020-06-12T20:46:00Z">
        <w:r>
          <w:rPr>
            <w:noProof/>
          </w:rPr>
          <w:drawing>
            <wp:inline distT="0" distB="0" distL="0" distR="0" wp14:anchorId="5F20E84D" wp14:editId="0C7CC31E">
              <wp:extent cx="1866900" cy="733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900" cy="733425"/>
                      </a:xfrm>
                      <a:prstGeom prst="rect">
                        <a:avLst/>
                      </a:prstGeom>
                    </pic:spPr>
                  </pic:pic>
                </a:graphicData>
              </a:graphic>
            </wp:inline>
          </w:drawing>
        </w:r>
      </w:ins>
    </w:p>
    <w:p w14:paraId="4E6BD516" w14:textId="77777777" w:rsidR="00506643" w:rsidRDefault="00506643" w:rsidP="001005AE">
      <w:pPr>
        <w:rPr>
          <w:ins w:id="48" w:author="nyadav.idmworks@outlook.com" w:date="2020-06-12T20:36:00Z"/>
          <w:b/>
          <w:bCs/>
          <w:lang w:val="en-IN"/>
        </w:rPr>
      </w:pPr>
    </w:p>
    <w:p w14:paraId="35858F8E" w14:textId="77777777" w:rsidR="00F44BDB" w:rsidRDefault="00F44BDB" w:rsidP="001005AE">
      <w:pPr>
        <w:rPr>
          <w:ins w:id="49" w:author="nyadav.idmworks@outlook.com" w:date="2020-06-12T20:34:00Z"/>
          <w:b/>
          <w:bCs/>
          <w:lang w:val="en-IN"/>
        </w:rPr>
      </w:pPr>
    </w:p>
    <w:p w14:paraId="06E63EF3" w14:textId="2398203D" w:rsidR="001005AE" w:rsidDel="00A80029" w:rsidRDefault="001005AE" w:rsidP="001F4A22">
      <w:pPr>
        <w:rPr>
          <w:del w:id="50" w:author="nyadav.idmworks@outlook.com" w:date="2020-06-12T20:49:00Z"/>
          <w:lang w:val="en-IN"/>
        </w:rPr>
      </w:pPr>
    </w:p>
    <w:p w14:paraId="361CEA69" w14:textId="1E199695" w:rsidR="00806291" w:rsidDel="00A80029" w:rsidRDefault="00806291" w:rsidP="001F4A22">
      <w:pPr>
        <w:rPr>
          <w:del w:id="51" w:author="nyadav.idmworks@outlook.com" w:date="2020-06-12T20:49:00Z"/>
          <w:lang w:val="en-IN"/>
        </w:rPr>
      </w:pPr>
    </w:p>
    <w:p w14:paraId="1B796F21" w14:textId="56B2A479" w:rsidR="00806291" w:rsidDel="00A80029" w:rsidRDefault="00806291" w:rsidP="001F4A22">
      <w:pPr>
        <w:rPr>
          <w:del w:id="52" w:author="nyadav.idmworks@outlook.com" w:date="2020-06-12T20:49:00Z"/>
          <w:lang w:val="en-IN"/>
        </w:rPr>
      </w:pPr>
    </w:p>
    <w:p w14:paraId="1D1F3310" w14:textId="1E5CA7B3" w:rsidR="00806291" w:rsidDel="00A80029" w:rsidRDefault="00806291" w:rsidP="001F4A22">
      <w:pPr>
        <w:rPr>
          <w:del w:id="53" w:author="nyadav.idmworks@outlook.com" w:date="2020-06-12T20:49:00Z"/>
          <w:lang w:val="en-IN"/>
        </w:rPr>
      </w:pPr>
    </w:p>
    <w:p w14:paraId="23BA42AA" w14:textId="639A4D86" w:rsidR="00806291" w:rsidDel="00A80029" w:rsidRDefault="00806291" w:rsidP="001F4A22">
      <w:pPr>
        <w:rPr>
          <w:del w:id="54" w:author="nyadav.idmworks@outlook.com" w:date="2020-06-12T20:49:00Z"/>
          <w:lang w:val="en-IN"/>
        </w:rPr>
      </w:pPr>
    </w:p>
    <w:p w14:paraId="738DF874" w14:textId="319D032B" w:rsidR="00806291" w:rsidDel="00A80029" w:rsidRDefault="00806291" w:rsidP="001F4A22">
      <w:pPr>
        <w:rPr>
          <w:del w:id="55" w:author="nyadav.idmworks@outlook.com" w:date="2020-06-12T20:49:00Z"/>
          <w:lang w:val="en-IN"/>
        </w:rPr>
      </w:pPr>
    </w:p>
    <w:p w14:paraId="08BB451A" w14:textId="6F8F5B44" w:rsidR="00806291" w:rsidDel="00A80029" w:rsidRDefault="00806291" w:rsidP="001F4A22">
      <w:pPr>
        <w:rPr>
          <w:del w:id="56" w:author="nyadav.idmworks@outlook.com" w:date="2020-06-12T20:49:00Z"/>
          <w:lang w:val="en-IN"/>
        </w:rPr>
      </w:pPr>
    </w:p>
    <w:p w14:paraId="019313F3" w14:textId="69AD26F4" w:rsidR="00806291" w:rsidDel="00A80029" w:rsidRDefault="00806291" w:rsidP="001F4A22">
      <w:pPr>
        <w:rPr>
          <w:del w:id="57" w:author="nyadav.idmworks@outlook.com" w:date="2020-06-12T20:49:00Z"/>
          <w:lang w:val="en-IN"/>
        </w:rPr>
      </w:pPr>
    </w:p>
    <w:p w14:paraId="44F5901B" w14:textId="32BC442B" w:rsidR="00806291" w:rsidDel="00A80029" w:rsidRDefault="00806291" w:rsidP="001F4A22">
      <w:pPr>
        <w:rPr>
          <w:del w:id="58" w:author="nyadav.idmworks@outlook.com" w:date="2020-06-12T20:49:00Z"/>
          <w:lang w:val="en-IN"/>
        </w:rPr>
      </w:pPr>
    </w:p>
    <w:p w14:paraId="51C55330" w14:textId="7B90042D" w:rsidR="00806291" w:rsidDel="00A80029" w:rsidRDefault="00806291" w:rsidP="001F4A22">
      <w:pPr>
        <w:rPr>
          <w:del w:id="59" w:author="nyadav.idmworks@outlook.com" w:date="2020-06-12T20:49:00Z"/>
          <w:lang w:val="en-IN"/>
        </w:rPr>
      </w:pPr>
    </w:p>
    <w:p w14:paraId="3BCECD1A" w14:textId="5EFD3B64" w:rsidR="00806291" w:rsidDel="00A80029" w:rsidRDefault="00806291" w:rsidP="001F4A22">
      <w:pPr>
        <w:rPr>
          <w:del w:id="60" w:author="nyadav.idmworks@outlook.com" w:date="2020-06-12T20:49:00Z"/>
          <w:lang w:val="en-IN"/>
        </w:rPr>
      </w:pPr>
    </w:p>
    <w:p w14:paraId="21C48788" w14:textId="33DC4DB6" w:rsidR="00806291" w:rsidDel="00A80029" w:rsidRDefault="00806291" w:rsidP="001F4A22">
      <w:pPr>
        <w:rPr>
          <w:del w:id="61" w:author="nyadav.idmworks@outlook.com" w:date="2020-06-12T20:49:00Z"/>
          <w:lang w:val="en-IN"/>
        </w:rPr>
      </w:pPr>
    </w:p>
    <w:p w14:paraId="35969695" w14:textId="259E058D" w:rsidR="00806291" w:rsidDel="00A80029" w:rsidRDefault="00806291" w:rsidP="001F4A22">
      <w:pPr>
        <w:rPr>
          <w:del w:id="62" w:author="nyadav.idmworks@outlook.com" w:date="2020-06-12T20:49:00Z"/>
          <w:lang w:val="en-IN"/>
        </w:rPr>
      </w:pPr>
    </w:p>
    <w:p w14:paraId="22D33F50" w14:textId="6DF0E48E" w:rsidR="00AE4698" w:rsidRDefault="00AE4698" w:rsidP="00AE4698">
      <w:pPr>
        <w:pStyle w:val="Heading1"/>
        <w:rPr>
          <w:lang w:val="en-IN"/>
        </w:rPr>
      </w:pPr>
      <w:del w:id="63" w:author="nyadav.idmworks@outlook.com" w:date="2020-06-12T20:49:00Z">
        <w:r w:rsidDel="00A80029">
          <w:rPr>
            <w:lang w:val="en-IN"/>
          </w:rPr>
          <w:delText>R</w:delText>
        </w:r>
      </w:del>
      <w:ins w:id="64" w:author="nyadav.idmworks@outlook.com" w:date="2020-06-12T20:49:00Z">
        <w:r w:rsidR="00A80029">
          <w:rPr>
            <w:lang w:val="en-IN"/>
          </w:rPr>
          <w:t>R</w:t>
        </w:r>
      </w:ins>
      <w:r>
        <w:rPr>
          <w:lang w:val="en-IN"/>
        </w:rPr>
        <w:t>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65" w:name="_Ref39505862"/>
      <w:r w:rsidRPr="00620C3E">
        <w:rPr>
          <w:lang w:val="en-IN"/>
        </w:rPr>
        <w:t>/customer/create</w:t>
      </w:r>
      <w:bookmarkEnd w:id="65"/>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66" w:name="_Ref39509543"/>
      <w:r w:rsidRPr="00224ED5">
        <w:rPr>
          <w:lang w:val="en-IN"/>
        </w:rPr>
        <w:t>/accounting/createGeneralExpense</w:t>
      </w:r>
      <w:bookmarkEnd w:id="66"/>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lastRenderedPageBreak/>
              <w:t>}</w:t>
            </w:r>
          </w:p>
        </w:tc>
        <w:tc>
          <w:tcPr>
            <w:tcW w:w="4508" w:type="dxa"/>
          </w:tcPr>
          <w:p w14:paraId="38579A69" w14:textId="77777777" w:rsidR="00704350" w:rsidRPr="00672ABE" w:rsidRDefault="00704350" w:rsidP="00704350">
            <w:pPr>
              <w:rPr>
                <w:b/>
                <w:bCs/>
                <w:lang w:val="en-IN"/>
              </w:rPr>
            </w:pPr>
            <w:r w:rsidRPr="00672ABE">
              <w:rPr>
                <w:b/>
                <w:bCs/>
                <w:lang w:val="en-IN"/>
              </w:rPr>
              <w:lastRenderedPageBreak/>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67" w:name="_Ref39509516"/>
      <w:r w:rsidRPr="002571E1">
        <w:rPr>
          <w:lang w:val="en-IN"/>
        </w:rPr>
        <w:t>/accounting/createPurchaseEntry</w:t>
      </w:r>
      <w:bookmarkEnd w:id="67"/>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68" w:name="_Ref39509676"/>
      <w:r w:rsidRPr="00DD59A0">
        <w:rPr>
          <w:lang w:val="en-IN"/>
        </w:rPr>
        <w:t>/accounting/createInternalTransfer</w:t>
      </w:r>
      <w:bookmarkEnd w:id="68"/>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69" w:name="_Ref39509580"/>
      <w:r w:rsidRPr="005A37A8">
        <w:rPr>
          <w:lang w:val="en-IN"/>
        </w:rPr>
        <w:t>/accounting/createPaymentReceived</w:t>
      </w:r>
      <w:bookmarkEnd w:id="69"/>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lastRenderedPageBreak/>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lastRenderedPageBreak/>
              <w:t xml:space="preserve">Do not pass (as you may not have): </w:t>
            </w:r>
          </w:p>
          <w:p w14:paraId="497CACED" w14:textId="75BA6423" w:rsidR="00494D8F" w:rsidRDefault="00494D8F" w:rsidP="00494D8F">
            <w:pPr>
              <w:rPr>
                <w:lang w:val="en-IN"/>
              </w:rPr>
            </w:pPr>
            <w:r>
              <w:rPr>
                <w:lang w:val="en-IN"/>
              </w:rPr>
              <w:lastRenderedPageBreak/>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70" w:name="_Ref39509638"/>
      <w:r w:rsidRPr="00050675">
        <w:rPr>
          <w:lang w:val="en-IN"/>
        </w:rPr>
        <w:t>/accounting/createPayToVendor</w:t>
      </w:r>
      <w:bookmarkEnd w:id="70"/>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71"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71"/>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lastRenderedPageBreak/>
              <w:t>}</w:t>
            </w:r>
          </w:p>
        </w:tc>
        <w:tc>
          <w:tcPr>
            <w:tcW w:w="4508" w:type="dxa"/>
          </w:tcPr>
          <w:p w14:paraId="2786C29A" w14:textId="77777777" w:rsidR="004A3422" w:rsidRPr="00672ABE" w:rsidRDefault="004A3422" w:rsidP="004A3422">
            <w:pPr>
              <w:rPr>
                <w:b/>
                <w:bCs/>
                <w:lang w:val="en-IN"/>
              </w:rPr>
            </w:pPr>
            <w:r w:rsidRPr="00672ABE">
              <w:rPr>
                <w:b/>
                <w:bCs/>
                <w:lang w:val="en-IN"/>
              </w:rPr>
              <w:lastRenderedPageBreak/>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72" w:name="_Ref39509717"/>
      <w:r w:rsidRPr="00C803B1">
        <w:rPr>
          <w:lang w:val="en-IN"/>
        </w:rPr>
        <w:t>/employee/createEmployee</w:t>
      </w:r>
      <w:bookmarkEnd w:id="72"/>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73" w:name="_Ref39509754"/>
      <w:r w:rsidRPr="001A04D4">
        <w:rPr>
          <w:lang w:val="en-IN"/>
        </w:rPr>
        <w:t>/employee/createEmpSalary</w:t>
      </w:r>
      <w:bookmarkEnd w:id="73"/>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74" w:name="_Ref39509775"/>
      <w:r w:rsidRPr="00E67F0A">
        <w:rPr>
          <w:lang w:val="en-IN"/>
        </w:rPr>
        <w:t>/employee/createEmpSalaryPayment</w:t>
      </w:r>
      <w:bookmarkEnd w:id="74"/>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lastRenderedPageBreak/>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lastRenderedPageBreak/>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lastRenderedPageBreak/>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75" w:name="_Ref39957133"/>
      <w:r w:rsidRPr="00DB2824">
        <w:rPr>
          <w:lang w:val="en-IN"/>
        </w:rPr>
        <w:t>/</w:t>
      </w:r>
      <w:r>
        <w:rPr>
          <w:lang w:val="en-IN"/>
        </w:rPr>
        <w:t>uilist</w:t>
      </w:r>
      <w:r w:rsidRPr="00DB2824">
        <w:rPr>
          <w:lang w:val="en-IN"/>
        </w:rPr>
        <w:t>/</w:t>
      </w:r>
      <w:r w:rsidRPr="00CB71D8">
        <w:rPr>
          <w:lang w:val="en-IN"/>
        </w:rPr>
        <w:t>getCities</w:t>
      </w:r>
      <w:bookmarkEnd w:id="75"/>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76" w:name="_Ref39957140"/>
      <w:r w:rsidRPr="00DB2824">
        <w:rPr>
          <w:lang w:val="en-IN"/>
        </w:rPr>
        <w:t>/</w:t>
      </w:r>
      <w:r>
        <w:rPr>
          <w:lang w:val="en-IN"/>
        </w:rPr>
        <w:t>uilist</w:t>
      </w:r>
      <w:r w:rsidRPr="00DB2824">
        <w:rPr>
          <w:lang w:val="en-IN"/>
        </w:rPr>
        <w:t>/</w:t>
      </w:r>
      <w:r w:rsidR="00A115E9" w:rsidRPr="00CB71D8">
        <w:rPr>
          <w:lang w:val="en-IN"/>
        </w:rPr>
        <w:t>createCity</w:t>
      </w:r>
      <w:bookmarkEnd w:id="76"/>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77" w:name="_Ref39961693"/>
      <w:r w:rsidRPr="00CB71D8">
        <w:rPr>
          <w:lang w:val="en-IN"/>
        </w:rPr>
        <w:lastRenderedPageBreak/>
        <w:t>/uiList/getExpenseCategories</w:t>
      </w:r>
      <w:bookmarkEnd w:id="77"/>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78" w:name="_Ref39957601"/>
      <w:r>
        <w:rPr>
          <w:lang w:val="en-IN"/>
        </w:rPr>
        <w:t>d</w:t>
      </w:r>
      <w:r w:rsidRPr="00CB71D8">
        <w:rPr>
          <w:lang w:val="en-IN"/>
        </w:rPr>
        <w:t>elivery/createDelivery</w:t>
      </w:r>
      <w:bookmarkEnd w:id="78"/>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r w:rsidRPr="00672ABE">
              <w:rPr>
                <w:b/>
                <w:bCs/>
                <w:lang w:val="en-IN"/>
              </w:rPr>
              <w:t>API</w:t>
            </w:r>
          </w:p>
        </w:tc>
        <w:tc>
          <w:tcPr>
            <w:tcW w:w="4508" w:type="dxa"/>
          </w:tcPr>
          <w:p w14:paraId="6AFD8BFD" w14:textId="77777777" w:rsidR="00BE521B" w:rsidRDefault="00BE521B" w:rsidP="007864DF">
            <w:pPr>
              <w:rPr>
                <w:lang w:val="en-IN"/>
              </w:rPr>
            </w:pPr>
            <w:r>
              <w:rPr>
                <w:b/>
                <w:bCs/>
                <w:lang w:val="en-IN"/>
              </w:rPr>
              <w:t>THE FIELDS NEED CLARIFICATION</w:t>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79" w:name="_Ref39957829"/>
      <w:r>
        <w:rPr>
          <w:lang w:val="en-IN"/>
        </w:rPr>
        <w:t>a</w:t>
      </w:r>
      <w:r w:rsidR="008E1389" w:rsidRPr="00CB71D8">
        <w:rPr>
          <w:lang w:val="en-IN"/>
        </w:rPr>
        <w:t>ccounting/getAccountsByNickName</w:t>
      </w:r>
      <w:bookmarkEnd w:id="79"/>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r w:rsidRPr="00672ABE">
              <w:rPr>
                <w:b/>
                <w:bCs/>
                <w:lang w:val="en-IN"/>
              </w:rPr>
              <w:t>API</w:t>
            </w:r>
          </w:p>
        </w:tc>
        <w:tc>
          <w:tcPr>
            <w:tcW w:w="4508" w:type="dxa"/>
          </w:tcPr>
          <w:p w14:paraId="16F96285" w14:textId="77777777" w:rsidR="00980802" w:rsidRDefault="00980802" w:rsidP="007864DF">
            <w:pPr>
              <w:rPr>
                <w:lang w:val="en-IN"/>
              </w:rPr>
            </w:pPr>
            <w:r>
              <w:rPr>
                <w:b/>
                <w:bCs/>
                <w:lang w:val="en-IN"/>
              </w:rPr>
              <w:t>THE FIELDS NEED CLARIFICATION</w:t>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80" w:name="_Ref39961415"/>
      <w:r>
        <w:rPr>
          <w:lang w:val="en-IN"/>
        </w:rPr>
        <w:t>a</w:t>
      </w:r>
      <w:r w:rsidRPr="000163D8">
        <w:rPr>
          <w:lang w:val="en-IN"/>
        </w:rPr>
        <w:t>ccounting</w:t>
      </w:r>
      <w:r w:rsidRPr="00CB71D8">
        <w:rPr>
          <w:lang w:val="en-IN"/>
        </w:rPr>
        <w:t xml:space="preserve"> /searchExpenseByToPartyName</w:t>
      </w:r>
      <w:bookmarkEnd w:id="80"/>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r w:rsidRPr="00672ABE">
              <w:rPr>
                <w:b/>
                <w:bCs/>
                <w:lang w:val="en-IN"/>
              </w:rPr>
              <w:t>API</w:t>
            </w:r>
          </w:p>
        </w:tc>
        <w:tc>
          <w:tcPr>
            <w:tcW w:w="4508" w:type="dxa"/>
          </w:tcPr>
          <w:p w14:paraId="53CDBBF5" w14:textId="77777777" w:rsidR="00972DB9" w:rsidRDefault="00972DB9" w:rsidP="007864DF">
            <w:pPr>
              <w:rPr>
                <w:lang w:val="en-IN"/>
              </w:rPr>
            </w:pPr>
            <w:r>
              <w:rPr>
                <w:b/>
                <w:bCs/>
                <w:lang w:val="en-IN"/>
              </w:rPr>
              <w:t>THE FIELDS NEED CLARIFICATION</w:t>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lastRenderedPageBreak/>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81" w:name="_Ref39961889"/>
      <w:r w:rsidRPr="00CB71D8">
        <w:rPr>
          <w:lang w:val="en-IN"/>
        </w:rPr>
        <w:t>employee/getEmployeeListByName</w:t>
      </w:r>
      <w:bookmarkEnd w:id="81"/>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r w:rsidRPr="00672ABE">
              <w:rPr>
                <w:b/>
                <w:bCs/>
                <w:lang w:val="en-IN"/>
              </w:rPr>
              <w:t>API</w:t>
            </w:r>
          </w:p>
        </w:tc>
        <w:tc>
          <w:tcPr>
            <w:tcW w:w="4508" w:type="dxa"/>
          </w:tcPr>
          <w:p w14:paraId="7080048C" w14:textId="77777777" w:rsidR="00972DB9" w:rsidRDefault="00972DB9" w:rsidP="007864DF">
            <w:pPr>
              <w:rPr>
                <w:lang w:val="en-IN"/>
              </w:rPr>
            </w:pPr>
            <w:r>
              <w:rPr>
                <w:b/>
                <w:bCs/>
                <w:lang w:val="en-IN"/>
              </w:rPr>
              <w:t>THE FIELDS NEED CLARIFICATION</w:t>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r w:rsidRPr="00672ABE">
              <w:rPr>
                <w:b/>
                <w:bCs/>
                <w:lang w:val="en-IN"/>
              </w:rPr>
              <w:t>API</w:t>
            </w:r>
          </w:p>
        </w:tc>
        <w:tc>
          <w:tcPr>
            <w:tcW w:w="4508" w:type="dxa"/>
          </w:tcPr>
          <w:p w14:paraId="7B630193" w14:textId="77777777" w:rsidR="00982B42" w:rsidRDefault="00982B42" w:rsidP="00C02312">
            <w:pPr>
              <w:rPr>
                <w:lang w:val="en-IN"/>
              </w:rPr>
            </w:pPr>
            <w:r>
              <w:rPr>
                <w:b/>
                <w:bCs/>
                <w:lang w:val="en-IN"/>
              </w:rPr>
              <w:t>THE FIELDS NEED CLARIFICATION</w:t>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r w:rsidRPr="00672ABE">
              <w:rPr>
                <w:b/>
                <w:bCs/>
                <w:lang w:val="en-IN"/>
              </w:rPr>
              <w:t>API</w:t>
            </w:r>
          </w:p>
        </w:tc>
        <w:tc>
          <w:tcPr>
            <w:tcW w:w="4508" w:type="dxa"/>
          </w:tcPr>
          <w:p w14:paraId="1A6992F3" w14:textId="77777777" w:rsidR="00982B42" w:rsidRDefault="00982B42" w:rsidP="00C02312">
            <w:pPr>
              <w:rPr>
                <w:lang w:val="en-IN"/>
              </w:rPr>
            </w:pPr>
            <w:r>
              <w:rPr>
                <w:b/>
                <w:bCs/>
                <w:lang w:val="en-IN"/>
              </w:rPr>
              <w:t>THE FIELDS NEED CLARIFICATION</w:t>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r w:rsidRPr="00672ABE">
              <w:rPr>
                <w:b/>
                <w:bCs/>
                <w:lang w:val="en-IN"/>
              </w:rPr>
              <w:t>API</w:t>
            </w:r>
          </w:p>
        </w:tc>
        <w:tc>
          <w:tcPr>
            <w:tcW w:w="4508" w:type="dxa"/>
          </w:tcPr>
          <w:p w14:paraId="362ED777" w14:textId="77777777" w:rsidR="00982B42" w:rsidRDefault="00982B42" w:rsidP="00C02312">
            <w:pPr>
              <w:rPr>
                <w:lang w:val="en-IN"/>
              </w:rPr>
            </w:pPr>
            <w:r>
              <w:rPr>
                <w:b/>
                <w:bCs/>
                <w:lang w:val="en-IN"/>
              </w:rPr>
              <w:t>THE FIELDS NEED CLARIFICATION</w:t>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82" w:name="_Ref40299588"/>
      <w:r>
        <w:rPr>
          <w:lang w:val="en-IN"/>
        </w:rPr>
        <w:t>/</w:t>
      </w:r>
      <w:r w:rsidR="00D7288A" w:rsidRPr="00CB71D8">
        <w:rPr>
          <w:lang w:val="en-IN"/>
        </w:rPr>
        <w:t>Delivery/listDeliveriesPaged</w:t>
      </w:r>
      <w:bookmarkEnd w:id="82"/>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83" w:name="_Ref40564996"/>
      <w:r w:rsidRPr="009F52EF">
        <w:rPr>
          <w:lang w:val="en-IN"/>
        </w:rPr>
        <w:lastRenderedPageBreak/>
        <w:t>/accounting</w:t>
      </w:r>
      <w:r>
        <w:rPr>
          <w:lang w:val="en-IN"/>
        </w:rPr>
        <w:t>/</w:t>
      </w:r>
      <w:r w:rsidRPr="00CB71D8">
        <w:rPr>
          <w:lang w:val="en-IN"/>
        </w:rPr>
        <w:t>listPurchasesPaged</w:t>
      </w:r>
      <w:bookmarkEnd w:id="83"/>
    </w:p>
    <w:p w14:paraId="0C25371E" w14:textId="77777777" w:rsidR="00CC42D7" w:rsidRDefault="00CC42D7">
      <w:pPr>
        <w:rPr>
          <w:lang w:val="en-IN"/>
        </w:rPr>
      </w:pPr>
    </w:p>
    <w:p w14:paraId="73C86843" w14:textId="26D8B64D" w:rsidR="00CC42D7" w:rsidRPr="00CB71D8" w:rsidRDefault="00CC42D7" w:rsidP="00CB71D8">
      <w:pPr>
        <w:pStyle w:val="Heading2"/>
        <w:rPr>
          <w:lang w:val="en-IN"/>
        </w:rPr>
      </w:pPr>
      <w:bookmarkStart w:id="84" w:name="_Ref40566125"/>
      <w:r w:rsidRPr="00CB71D8">
        <w:rPr>
          <w:lang w:val="en-IN"/>
        </w:rPr>
        <w:t>/accounting/listExpensesPaged</w:t>
      </w:r>
      <w:bookmarkEnd w:id="84"/>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85" w:name="_Ref40638273"/>
      <w:r w:rsidRPr="00170EA9">
        <w:rPr>
          <w:lang w:val="en-IN"/>
        </w:rPr>
        <w:t>/</w:t>
      </w:r>
      <w:r w:rsidR="00061943" w:rsidRPr="00CB71D8">
        <w:rPr>
          <w:lang w:val="en-IN"/>
        </w:rPr>
        <w:t>employee/listEmployeesWithBalancePaged</w:t>
      </w:r>
      <w:bookmarkEnd w:id="85"/>
    </w:p>
    <w:p w14:paraId="18E3D8E9" w14:textId="3519CB40" w:rsidR="00C5148E" w:rsidRPr="00CB71D8" w:rsidRDefault="00C5148E" w:rsidP="00CB71D8">
      <w:pPr>
        <w:pStyle w:val="Heading2"/>
        <w:rPr>
          <w:lang w:val="en-IN"/>
        </w:rPr>
      </w:pPr>
      <w:bookmarkStart w:id="86" w:name="_Ref40640625"/>
      <w:r w:rsidRPr="00170EA9">
        <w:rPr>
          <w:lang w:val="en-IN"/>
        </w:rPr>
        <w:t>/employee</w:t>
      </w:r>
      <w:r w:rsidRPr="00CB71D8">
        <w:rPr>
          <w:lang w:val="en-IN"/>
        </w:rPr>
        <w:t>/listEmpSalariesPaged</w:t>
      </w:r>
      <w:bookmarkEnd w:id="86"/>
    </w:p>
    <w:p w14:paraId="3ACB42B3" w14:textId="53DE0157" w:rsidR="00355699" w:rsidRDefault="00355699" w:rsidP="005B7107">
      <w:pPr>
        <w:rPr>
          <w:lang w:val="en-IN"/>
        </w:rPr>
      </w:pPr>
    </w:p>
    <w:p w14:paraId="2A7F8C39" w14:textId="12882A02" w:rsidR="0014157F" w:rsidRDefault="0014157F">
      <w:pPr>
        <w:pStyle w:val="Heading2"/>
        <w:rPr>
          <w:lang w:val="en-IN"/>
        </w:rPr>
      </w:pPr>
      <w:bookmarkStart w:id="87" w:name="_Ref41168015"/>
      <w:r w:rsidRPr="00D53DF6">
        <w:rPr>
          <w:lang w:val="en-IN"/>
        </w:rPr>
        <w:t>/customer/listCustomerANDVendorWithBalancePaged</w:t>
      </w:r>
      <w:bookmarkEnd w:id="87"/>
    </w:p>
    <w:p w14:paraId="0CC05829" w14:textId="4A02D0AB" w:rsidR="005B6E33" w:rsidRDefault="005B6E33" w:rsidP="005B6E33">
      <w:pPr>
        <w:rPr>
          <w:lang w:val="en-IN"/>
        </w:rPr>
      </w:pPr>
    </w:p>
    <w:p w14:paraId="5D3D09A2" w14:textId="1BAB31F2" w:rsidR="005B6E33" w:rsidRPr="00D53DF6" w:rsidRDefault="005B6E33" w:rsidP="00D53DF6">
      <w:pPr>
        <w:pStyle w:val="Heading2"/>
        <w:rPr>
          <w:lang w:val="en-IN"/>
        </w:rPr>
      </w:pPr>
      <w:bookmarkStart w:id="88" w:name="_Ref41248744"/>
      <w:r w:rsidRPr="00D53DF6">
        <w:rPr>
          <w:lang w:val="en-IN"/>
        </w:rPr>
        <w:t>/accounting/createRetailSale</w:t>
      </w:r>
      <w:bookmarkEnd w:id="88"/>
    </w:p>
    <w:tbl>
      <w:tblPr>
        <w:tblStyle w:val="TableGrid"/>
        <w:tblW w:w="0" w:type="auto"/>
        <w:tblLook w:val="04A0" w:firstRow="1" w:lastRow="0" w:firstColumn="1" w:lastColumn="0" w:noHBand="0" w:noVBand="1"/>
      </w:tblPr>
      <w:tblGrid>
        <w:gridCol w:w="4508"/>
        <w:gridCol w:w="4508"/>
      </w:tblGrid>
      <w:tr w:rsidR="00E56CEB" w14:paraId="72152E56" w14:textId="77777777" w:rsidTr="00E56CEB">
        <w:tc>
          <w:tcPr>
            <w:tcW w:w="4508" w:type="dxa"/>
          </w:tcPr>
          <w:p w14:paraId="493550F8" w14:textId="5507EC88" w:rsidR="00E56CEB" w:rsidRPr="00D53DF6" w:rsidRDefault="002F4541" w:rsidP="005B6E33">
            <w:pPr>
              <w:rPr>
                <w:b/>
                <w:bCs/>
                <w:lang w:val="en-IN"/>
              </w:rPr>
            </w:pPr>
            <w:r w:rsidRPr="00D53DF6">
              <w:rPr>
                <w:b/>
                <w:bCs/>
                <w:lang w:val="en-IN"/>
              </w:rPr>
              <w:t>JSON</w:t>
            </w:r>
          </w:p>
        </w:tc>
        <w:tc>
          <w:tcPr>
            <w:tcW w:w="4508" w:type="dxa"/>
          </w:tcPr>
          <w:p w14:paraId="1D7023AC" w14:textId="57CBFAA7" w:rsidR="00E56CEB" w:rsidRPr="00D53DF6" w:rsidRDefault="00B54F05" w:rsidP="005B6E33">
            <w:pPr>
              <w:rPr>
                <w:b/>
                <w:bCs/>
                <w:lang w:val="en-IN"/>
              </w:rPr>
            </w:pPr>
            <w:r w:rsidRPr="00D53DF6">
              <w:rPr>
                <w:b/>
                <w:bCs/>
                <w:lang w:val="en-IN"/>
              </w:rPr>
              <w:t>mapping</w:t>
            </w:r>
          </w:p>
        </w:tc>
      </w:tr>
      <w:tr w:rsidR="00E56CEB" w14:paraId="0E2D492F" w14:textId="77777777" w:rsidTr="00E56CEB">
        <w:tc>
          <w:tcPr>
            <w:tcW w:w="4508" w:type="dxa"/>
          </w:tcPr>
          <w:p w14:paraId="319F8391" w14:textId="24CEBBC0" w:rsidR="00E56CEB" w:rsidRDefault="008E6662" w:rsidP="005B6E33">
            <w:pPr>
              <w:rPr>
                <w:lang w:val="en-IN"/>
              </w:rPr>
            </w:pPr>
            <w:r>
              <w:rPr>
                <w:lang w:val="en-IN"/>
              </w:rPr>
              <w:t>JSON : Please see on the swagger</w:t>
            </w:r>
          </w:p>
        </w:tc>
        <w:tc>
          <w:tcPr>
            <w:tcW w:w="4508" w:type="dxa"/>
          </w:tcPr>
          <w:p w14:paraId="660DA57E" w14:textId="77777777" w:rsidR="00E56CEB" w:rsidRDefault="00E15570" w:rsidP="005B6E33">
            <w:pPr>
              <w:rPr>
                <w:lang w:val="en-IN"/>
              </w:rPr>
            </w:pPr>
            <w:r>
              <w:rPr>
                <w:lang w:val="en-IN"/>
              </w:rPr>
              <w:t>loggedinUser: account.accountId</w:t>
            </w:r>
            <w:r w:rsidRPr="00E15570">
              <w:rPr>
                <w:lang w:val="en-IN"/>
              </w:rPr>
              <w:sym w:font="Wingdings" w:char="F0E0"/>
            </w:r>
            <w:r>
              <w:rPr>
                <w:lang w:val="en-IN"/>
              </w:rPr>
              <w:t xml:space="preserve"> fromAccountID</w:t>
            </w:r>
          </w:p>
          <w:p w14:paraId="4F8721EC" w14:textId="2824F11A" w:rsidR="00E15570" w:rsidRDefault="00E15570" w:rsidP="005B6E33">
            <w:pPr>
              <w:rPr>
                <w:lang w:val="en-IN"/>
              </w:rPr>
            </w:pPr>
            <w:r>
              <w:rPr>
                <w:lang w:val="en-IN"/>
              </w:rPr>
              <w:t>loggedinUser:employee.id</w:t>
            </w:r>
            <w:r w:rsidRPr="00E15570">
              <w:rPr>
                <w:lang w:val="en-IN"/>
              </w:rPr>
              <w:sym w:font="Wingdings" w:char="F0E0"/>
            </w:r>
            <w:r>
              <w:rPr>
                <w:lang w:val="en-IN"/>
              </w:rPr>
              <w:t xml:space="preserve"> fromemployeeID</w:t>
            </w:r>
          </w:p>
        </w:tc>
      </w:tr>
    </w:tbl>
    <w:p w14:paraId="690C1DAA" w14:textId="77777777" w:rsidR="005B6E33" w:rsidRPr="00D53DF6" w:rsidRDefault="005B6E33" w:rsidP="00D53DF6">
      <w:pPr>
        <w:rPr>
          <w:lang w:val="en-IN"/>
        </w:rPr>
      </w:pPr>
    </w:p>
    <w:p w14:paraId="06E6556E" w14:textId="54D55892" w:rsidR="0014157F" w:rsidRDefault="0014157F" w:rsidP="005B7107">
      <w:pPr>
        <w:rPr>
          <w:ins w:id="89" w:author="nyadav.idmworks@outlook.com" w:date="2020-06-11T10:10:00Z"/>
          <w:lang w:val="en-IN"/>
        </w:rPr>
      </w:pPr>
    </w:p>
    <w:p w14:paraId="17B3A9E4" w14:textId="628942ED" w:rsidR="009B251F" w:rsidRDefault="009B251F" w:rsidP="005B7107">
      <w:pPr>
        <w:rPr>
          <w:ins w:id="90" w:author="nyadav.idmworks@outlook.com" w:date="2020-06-11T10:10:00Z"/>
          <w:lang w:val="en-IN"/>
        </w:rPr>
      </w:pPr>
    </w:p>
    <w:p w14:paraId="46D979A8" w14:textId="201CE9AA" w:rsidR="009B251F" w:rsidRDefault="009B251F" w:rsidP="005B7107">
      <w:pPr>
        <w:rPr>
          <w:ins w:id="91" w:author="nyadav.idmworks@outlook.com" w:date="2020-06-11T10:10:00Z"/>
          <w:lang w:val="en-IN"/>
        </w:rPr>
      </w:pPr>
    </w:p>
    <w:p w14:paraId="103CEB1D" w14:textId="0C146E89" w:rsidR="009B251F" w:rsidRDefault="009B251F" w:rsidP="005B7107">
      <w:pPr>
        <w:rPr>
          <w:ins w:id="92" w:author="nyadav.idmworks@outlook.com" w:date="2020-06-11T10:10:00Z"/>
          <w:lang w:val="en-IN"/>
        </w:rPr>
      </w:pPr>
    </w:p>
    <w:p w14:paraId="06E13DB0" w14:textId="0A083A18" w:rsidR="009B251F" w:rsidRDefault="009B251F" w:rsidP="005B7107">
      <w:pPr>
        <w:rPr>
          <w:ins w:id="93" w:author="nyadav.idmworks@outlook.com" w:date="2020-06-11T10:10:00Z"/>
          <w:lang w:val="en-IN"/>
        </w:rPr>
      </w:pPr>
    </w:p>
    <w:p w14:paraId="78A96430" w14:textId="15756B7E" w:rsidR="009B251F" w:rsidRDefault="009B251F" w:rsidP="005B7107">
      <w:pPr>
        <w:rPr>
          <w:ins w:id="94" w:author="nyadav.idmworks@outlook.com" w:date="2020-06-11T10:10:00Z"/>
          <w:lang w:val="en-IN"/>
        </w:rPr>
      </w:pPr>
    </w:p>
    <w:p w14:paraId="54A98389" w14:textId="29DC0A03" w:rsidR="009B251F" w:rsidRDefault="009B251F" w:rsidP="005B7107">
      <w:pPr>
        <w:rPr>
          <w:ins w:id="95" w:author="nyadav.idmworks@outlook.com" w:date="2020-06-13T22:36:00Z"/>
          <w:lang w:val="en-IN"/>
        </w:rPr>
      </w:pPr>
    </w:p>
    <w:p w14:paraId="7978D4C7" w14:textId="2B87BF45" w:rsidR="00266C31" w:rsidRDefault="00266C31" w:rsidP="005B7107">
      <w:pPr>
        <w:rPr>
          <w:ins w:id="96" w:author="nyadav.idmworks@outlook.com" w:date="2020-06-13T22:36:00Z"/>
          <w:lang w:val="en-IN"/>
        </w:rPr>
      </w:pPr>
    </w:p>
    <w:p w14:paraId="11C17FFA" w14:textId="47575F5B" w:rsidR="00266C31" w:rsidRDefault="00266C31" w:rsidP="005B7107">
      <w:pPr>
        <w:rPr>
          <w:ins w:id="97" w:author="nyadav.idmworks@outlook.com" w:date="2020-06-13T22:36:00Z"/>
          <w:lang w:val="en-IN"/>
        </w:rPr>
      </w:pPr>
    </w:p>
    <w:p w14:paraId="7DF1EF1C" w14:textId="456F0932" w:rsidR="00266C31" w:rsidRDefault="00266C31" w:rsidP="005B7107">
      <w:pPr>
        <w:rPr>
          <w:ins w:id="98" w:author="nyadav.idmworks@outlook.com" w:date="2020-06-13T22:36:00Z"/>
          <w:lang w:val="en-IN"/>
        </w:rPr>
      </w:pPr>
    </w:p>
    <w:p w14:paraId="4FC09F1A" w14:textId="2BA47D6A" w:rsidR="00266C31" w:rsidRDefault="00266C31" w:rsidP="005B7107">
      <w:pPr>
        <w:rPr>
          <w:ins w:id="99" w:author="nyadav.idmworks@outlook.com" w:date="2020-06-13T22:36:00Z"/>
          <w:lang w:val="en-IN"/>
        </w:rPr>
      </w:pPr>
    </w:p>
    <w:p w14:paraId="606C2499" w14:textId="2FC4DA4C" w:rsidR="00266C31" w:rsidRDefault="00266C31" w:rsidP="005B7107">
      <w:pPr>
        <w:rPr>
          <w:ins w:id="100" w:author="nyadav.idmworks@outlook.com" w:date="2020-06-13T22:36:00Z"/>
          <w:lang w:val="en-IN"/>
        </w:rPr>
      </w:pPr>
    </w:p>
    <w:p w14:paraId="2DF771D9" w14:textId="08D75C50" w:rsidR="00266C31" w:rsidRDefault="00266C31" w:rsidP="005B7107">
      <w:pPr>
        <w:rPr>
          <w:ins w:id="101" w:author="nyadav.idmworks@outlook.com" w:date="2020-06-13T22:36:00Z"/>
          <w:lang w:val="en-IN"/>
        </w:rPr>
      </w:pPr>
    </w:p>
    <w:p w14:paraId="48FD31AB" w14:textId="34674756" w:rsidR="00266C31" w:rsidRDefault="00266C31" w:rsidP="005B7107">
      <w:pPr>
        <w:rPr>
          <w:ins w:id="102" w:author="nyadav.idmworks@outlook.com" w:date="2020-06-13T22:36:00Z"/>
          <w:lang w:val="en-IN"/>
        </w:rPr>
      </w:pPr>
    </w:p>
    <w:p w14:paraId="79287C64" w14:textId="2138F37A" w:rsidR="00266C31" w:rsidRDefault="00266C31" w:rsidP="005B7107">
      <w:pPr>
        <w:rPr>
          <w:ins w:id="103" w:author="nyadav.idmworks@outlook.com" w:date="2020-06-13T22:36:00Z"/>
          <w:lang w:val="en-IN"/>
        </w:rPr>
      </w:pPr>
    </w:p>
    <w:p w14:paraId="20E15F92" w14:textId="011C2C20" w:rsidR="00266C31" w:rsidRDefault="00266C31" w:rsidP="005B7107">
      <w:pPr>
        <w:rPr>
          <w:ins w:id="104" w:author="nyadav.idmworks@outlook.com" w:date="2020-06-13T22:36:00Z"/>
          <w:lang w:val="en-IN"/>
        </w:rPr>
      </w:pPr>
    </w:p>
    <w:p w14:paraId="30D57110" w14:textId="77777777" w:rsidR="00266C31" w:rsidRDefault="00266C31" w:rsidP="005B7107">
      <w:pPr>
        <w:rPr>
          <w:ins w:id="105" w:author="nyadav.idmworks@outlook.com" w:date="2020-06-11T10:10:00Z"/>
          <w:lang w:val="en-IN"/>
        </w:rPr>
      </w:pPr>
    </w:p>
    <w:p w14:paraId="459074D2" w14:textId="77777777" w:rsidR="009B251F" w:rsidRDefault="009B251F" w:rsidP="005B7107">
      <w:pPr>
        <w:rPr>
          <w:ins w:id="106" w:author="nyadav.idmworks@outlook.com" w:date="2020-06-11T09:49:00Z"/>
          <w:lang w:val="en-IN"/>
        </w:rPr>
      </w:pPr>
    </w:p>
    <w:p w14:paraId="3570493E" w14:textId="51DE6A37" w:rsidR="008D54C1" w:rsidRDefault="008D54C1" w:rsidP="008D54C1">
      <w:pPr>
        <w:pStyle w:val="Heading1"/>
        <w:rPr>
          <w:ins w:id="107" w:author="nyadav.idmworks@outlook.com" w:date="2020-06-11T10:11:00Z"/>
          <w:lang w:val="en-IN"/>
        </w:rPr>
      </w:pPr>
      <w:ins w:id="108" w:author="nyadav.idmworks@outlook.com" w:date="2020-06-11T09:49:00Z">
        <w:r>
          <w:rPr>
            <w:lang w:val="en-IN"/>
          </w:rPr>
          <w:lastRenderedPageBreak/>
          <w:t>API Response Code and User Interface</w:t>
        </w:r>
      </w:ins>
    </w:p>
    <w:p w14:paraId="5C9D9639" w14:textId="77777777" w:rsidR="009B251F" w:rsidRPr="002E1AA7" w:rsidRDefault="009B251F">
      <w:pPr>
        <w:rPr>
          <w:ins w:id="109" w:author="nyadav.idmworks@outlook.com" w:date="2020-06-11T09:49:00Z"/>
          <w:lang w:val="en-IN"/>
        </w:rPr>
        <w:pPrChange w:id="110" w:author="nyadav.idmworks@outlook.com" w:date="2020-06-11T10:11:00Z">
          <w:pPr>
            <w:pStyle w:val="Heading1"/>
          </w:pPr>
        </w:pPrChange>
      </w:pPr>
    </w:p>
    <w:tbl>
      <w:tblPr>
        <w:tblStyle w:val="TableGrid"/>
        <w:tblW w:w="0" w:type="auto"/>
        <w:tblLook w:val="04A0" w:firstRow="1" w:lastRow="0" w:firstColumn="1" w:lastColumn="0" w:noHBand="0" w:noVBand="1"/>
        <w:tblPrChange w:id="111" w:author="nyadav.idmworks@outlook.com" w:date="2020-06-11T10:10:00Z">
          <w:tblPr>
            <w:tblStyle w:val="TableGrid"/>
            <w:tblW w:w="0" w:type="auto"/>
            <w:tblLook w:val="04A0" w:firstRow="1" w:lastRow="0" w:firstColumn="1" w:lastColumn="0" w:noHBand="0" w:noVBand="1"/>
          </w:tblPr>
        </w:tblPrChange>
      </w:tblPr>
      <w:tblGrid>
        <w:gridCol w:w="1427"/>
        <w:gridCol w:w="2333"/>
        <w:gridCol w:w="5256"/>
        <w:tblGridChange w:id="112">
          <w:tblGrid>
            <w:gridCol w:w="1427"/>
            <w:gridCol w:w="2333"/>
            <w:gridCol w:w="5256"/>
          </w:tblGrid>
        </w:tblGridChange>
      </w:tblGrid>
      <w:tr w:rsidR="00E06014" w14:paraId="28A323D4" w14:textId="77777777" w:rsidTr="009B251F">
        <w:trPr>
          <w:ins w:id="113" w:author="nyadav.idmworks@outlook.com" w:date="2020-06-11T09:49:00Z"/>
        </w:trPr>
        <w:tc>
          <w:tcPr>
            <w:tcW w:w="1427" w:type="dxa"/>
            <w:tcPrChange w:id="114" w:author="nyadav.idmworks@outlook.com" w:date="2020-06-11T10:10:00Z">
              <w:tcPr>
                <w:tcW w:w="3005" w:type="dxa"/>
              </w:tcPr>
            </w:tcPrChange>
          </w:tcPr>
          <w:p w14:paraId="303A48D3" w14:textId="23124819" w:rsidR="00B81F12" w:rsidRPr="00B81F12" w:rsidRDefault="00B81F12" w:rsidP="008D54C1">
            <w:pPr>
              <w:rPr>
                <w:ins w:id="115" w:author="nyadav.idmworks@outlook.com" w:date="2020-06-11T09:49:00Z"/>
                <w:b/>
                <w:bCs/>
                <w:lang w:val="en-IN"/>
                <w:rPrChange w:id="116" w:author="nyadav.idmworks@outlook.com" w:date="2020-06-11T09:54:00Z">
                  <w:rPr>
                    <w:ins w:id="117" w:author="nyadav.idmworks@outlook.com" w:date="2020-06-11T09:49:00Z"/>
                    <w:lang w:val="en-IN"/>
                  </w:rPr>
                </w:rPrChange>
              </w:rPr>
            </w:pPr>
            <w:bookmarkStart w:id="118" w:name="_Hlk43028396"/>
            <w:bookmarkStart w:id="119" w:name="_GoBack"/>
            <w:ins w:id="120" w:author="nyadav.idmworks@outlook.com" w:date="2020-06-11T09:49:00Z">
              <w:r w:rsidRPr="00B81F12">
                <w:rPr>
                  <w:b/>
                  <w:bCs/>
                  <w:lang w:val="en-IN"/>
                  <w:rPrChange w:id="121" w:author="nyadav.idmworks@outlook.com" w:date="2020-06-11T09:54:00Z">
                    <w:rPr>
                      <w:lang w:val="en-IN"/>
                    </w:rPr>
                  </w:rPrChange>
                </w:rPr>
                <w:t>HTTP Response Code</w:t>
              </w:r>
            </w:ins>
          </w:p>
        </w:tc>
        <w:tc>
          <w:tcPr>
            <w:tcW w:w="2333" w:type="dxa"/>
            <w:tcPrChange w:id="122" w:author="nyadav.idmworks@outlook.com" w:date="2020-06-11T10:10:00Z">
              <w:tcPr>
                <w:tcW w:w="3005" w:type="dxa"/>
              </w:tcPr>
            </w:tcPrChange>
          </w:tcPr>
          <w:p w14:paraId="47088EA9" w14:textId="66B9911C" w:rsidR="00B81F12" w:rsidRPr="00B81F12" w:rsidRDefault="00B81F12" w:rsidP="008D54C1">
            <w:pPr>
              <w:rPr>
                <w:ins w:id="123" w:author="nyadav.idmworks@outlook.com" w:date="2020-06-11T09:49:00Z"/>
                <w:b/>
                <w:bCs/>
                <w:lang w:val="en-IN"/>
                <w:rPrChange w:id="124" w:author="nyadav.idmworks@outlook.com" w:date="2020-06-11T09:54:00Z">
                  <w:rPr>
                    <w:ins w:id="125" w:author="nyadav.idmworks@outlook.com" w:date="2020-06-11T09:49:00Z"/>
                    <w:lang w:val="en-IN"/>
                  </w:rPr>
                </w:rPrChange>
              </w:rPr>
            </w:pPr>
            <w:ins w:id="126" w:author="nyadav.idmworks@outlook.com" w:date="2020-06-11T09:49:00Z">
              <w:r w:rsidRPr="00B81F12">
                <w:rPr>
                  <w:b/>
                  <w:bCs/>
                  <w:lang w:val="en-IN"/>
                  <w:rPrChange w:id="127" w:author="nyadav.idmworks@outlook.com" w:date="2020-06-11T09:54:00Z">
                    <w:rPr>
                      <w:lang w:val="en-IN"/>
                    </w:rPr>
                  </w:rPrChange>
                </w:rPr>
                <w:t xml:space="preserve">Meaning </w:t>
              </w:r>
            </w:ins>
          </w:p>
        </w:tc>
        <w:tc>
          <w:tcPr>
            <w:tcW w:w="5256" w:type="dxa"/>
            <w:tcPrChange w:id="128" w:author="nyadav.idmworks@outlook.com" w:date="2020-06-11T10:10:00Z">
              <w:tcPr>
                <w:tcW w:w="3006" w:type="dxa"/>
              </w:tcPr>
            </w:tcPrChange>
          </w:tcPr>
          <w:p w14:paraId="2E55B23A" w14:textId="2828473F" w:rsidR="00B81F12" w:rsidRPr="00B81F12" w:rsidRDefault="00B81F12" w:rsidP="008D54C1">
            <w:pPr>
              <w:rPr>
                <w:ins w:id="129" w:author="nyadav.idmworks@outlook.com" w:date="2020-06-11T09:49:00Z"/>
                <w:b/>
                <w:bCs/>
                <w:lang w:val="en-IN"/>
                <w:rPrChange w:id="130" w:author="nyadav.idmworks@outlook.com" w:date="2020-06-11T09:54:00Z">
                  <w:rPr>
                    <w:ins w:id="131" w:author="nyadav.idmworks@outlook.com" w:date="2020-06-11T09:49:00Z"/>
                    <w:lang w:val="en-IN"/>
                  </w:rPr>
                </w:rPrChange>
              </w:rPr>
            </w:pPr>
            <w:ins w:id="132" w:author="nyadav.idmworks@outlook.com" w:date="2020-06-11T09:49:00Z">
              <w:r w:rsidRPr="00B81F12">
                <w:rPr>
                  <w:b/>
                  <w:bCs/>
                  <w:lang w:val="en-IN"/>
                  <w:rPrChange w:id="133" w:author="nyadav.idmworks@outlook.com" w:date="2020-06-11T09:54:00Z">
                    <w:rPr>
                      <w:lang w:val="en-IN"/>
                    </w:rPr>
                  </w:rPrChange>
                </w:rPr>
                <w:t>What to do</w:t>
              </w:r>
            </w:ins>
          </w:p>
        </w:tc>
      </w:tr>
      <w:tr w:rsidR="00E06014" w14:paraId="7A3C6FC9" w14:textId="77777777" w:rsidTr="009B251F">
        <w:trPr>
          <w:ins w:id="134" w:author="nyadav.idmworks@outlook.com" w:date="2020-06-11T09:49:00Z"/>
        </w:trPr>
        <w:tc>
          <w:tcPr>
            <w:tcW w:w="1427" w:type="dxa"/>
            <w:tcPrChange w:id="135" w:author="nyadav.idmworks@outlook.com" w:date="2020-06-11T10:10:00Z">
              <w:tcPr>
                <w:tcW w:w="3005" w:type="dxa"/>
              </w:tcPr>
            </w:tcPrChange>
          </w:tcPr>
          <w:p w14:paraId="15A23DCE" w14:textId="3087EF31" w:rsidR="00B81F12" w:rsidRDefault="00B81F12" w:rsidP="008D54C1">
            <w:pPr>
              <w:rPr>
                <w:ins w:id="136" w:author="nyadav.idmworks@outlook.com" w:date="2020-06-11T09:49:00Z"/>
                <w:lang w:val="en-IN"/>
              </w:rPr>
            </w:pPr>
            <w:ins w:id="137" w:author="nyadav.idmworks@outlook.com" w:date="2020-06-11T09:49:00Z">
              <w:r>
                <w:rPr>
                  <w:lang w:val="en-IN"/>
                </w:rPr>
                <w:t>200</w:t>
              </w:r>
            </w:ins>
          </w:p>
        </w:tc>
        <w:tc>
          <w:tcPr>
            <w:tcW w:w="2333" w:type="dxa"/>
            <w:tcPrChange w:id="138" w:author="nyadav.idmworks@outlook.com" w:date="2020-06-11T10:10:00Z">
              <w:tcPr>
                <w:tcW w:w="3005" w:type="dxa"/>
              </w:tcPr>
            </w:tcPrChange>
          </w:tcPr>
          <w:p w14:paraId="0C29CDBF" w14:textId="389B517E" w:rsidR="00B81F12" w:rsidRDefault="00B81F12" w:rsidP="008D54C1">
            <w:pPr>
              <w:rPr>
                <w:ins w:id="139" w:author="nyadav.idmworks@outlook.com" w:date="2020-06-11T09:49:00Z"/>
                <w:lang w:val="en-IN"/>
              </w:rPr>
            </w:pPr>
            <w:ins w:id="140" w:author="nyadav.idmworks@outlook.com" w:date="2020-06-11T09:49:00Z">
              <w:r>
                <w:rPr>
                  <w:lang w:val="en-IN"/>
                </w:rPr>
                <w:t>OK</w:t>
              </w:r>
            </w:ins>
          </w:p>
        </w:tc>
        <w:tc>
          <w:tcPr>
            <w:tcW w:w="5256" w:type="dxa"/>
            <w:tcPrChange w:id="141" w:author="nyadav.idmworks@outlook.com" w:date="2020-06-11T10:10:00Z">
              <w:tcPr>
                <w:tcW w:w="3006" w:type="dxa"/>
              </w:tcPr>
            </w:tcPrChange>
          </w:tcPr>
          <w:p w14:paraId="3AC6DDEC" w14:textId="5A9CDE9A" w:rsidR="00B81F12" w:rsidRDefault="00B81F12" w:rsidP="008D54C1">
            <w:pPr>
              <w:rPr>
                <w:ins w:id="142" w:author="nyadav.idmworks@outlook.com" w:date="2020-06-11T09:49:00Z"/>
                <w:lang w:val="en-IN"/>
              </w:rPr>
            </w:pPr>
            <w:ins w:id="143" w:author="nyadav.idmworks@outlook.com" w:date="2020-06-11T09:49:00Z">
              <w:r>
                <w:rPr>
                  <w:lang w:val="en-IN"/>
                </w:rPr>
                <w:t xml:space="preserve">Display “Success” with </w:t>
              </w:r>
            </w:ins>
            <w:ins w:id="144" w:author="nyadav.idmworks@outlook.com" w:date="2020-06-11T09:50:00Z">
              <w:r>
                <w:rPr>
                  <w:lang w:val="en-IN"/>
                </w:rPr>
                <w:t>a icon</w:t>
              </w:r>
            </w:ins>
            <w:ins w:id="145" w:author="nyadav.idmworks@outlook.com" w:date="2020-06-11T09:51:00Z">
              <w:r>
                <w:rPr>
                  <w:lang w:val="en-IN"/>
                </w:rPr>
                <w:t xml:space="preserve"> (of Correct) </w:t>
              </w:r>
            </w:ins>
          </w:p>
        </w:tc>
      </w:tr>
      <w:tr w:rsidR="00E06014" w14:paraId="3A9EF5BC" w14:textId="77777777" w:rsidTr="009B251F">
        <w:trPr>
          <w:ins w:id="146" w:author="nyadav.idmworks@outlook.com" w:date="2020-06-11T09:51:00Z"/>
        </w:trPr>
        <w:tc>
          <w:tcPr>
            <w:tcW w:w="1427" w:type="dxa"/>
            <w:tcPrChange w:id="147" w:author="nyadav.idmworks@outlook.com" w:date="2020-06-11T10:10:00Z">
              <w:tcPr>
                <w:tcW w:w="3005" w:type="dxa"/>
              </w:tcPr>
            </w:tcPrChange>
          </w:tcPr>
          <w:p w14:paraId="7B99C2F3" w14:textId="423D7512" w:rsidR="00B81F12" w:rsidRDefault="00B81F12" w:rsidP="008D54C1">
            <w:pPr>
              <w:rPr>
                <w:ins w:id="148" w:author="nyadav.idmworks@outlook.com" w:date="2020-06-11T09:51:00Z"/>
                <w:lang w:val="en-IN"/>
              </w:rPr>
            </w:pPr>
            <w:ins w:id="149" w:author="nyadav.idmworks@outlook.com" w:date="2020-06-11T09:51:00Z">
              <w:r>
                <w:rPr>
                  <w:lang w:val="en-IN"/>
                </w:rPr>
                <w:t>500</w:t>
              </w:r>
            </w:ins>
          </w:p>
        </w:tc>
        <w:tc>
          <w:tcPr>
            <w:tcW w:w="2333" w:type="dxa"/>
            <w:tcPrChange w:id="150" w:author="nyadav.idmworks@outlook.com" w:date="2020-06-11T10:10:00Z">
              <w:tcPr>
                <w:tcW w:w="3005" w:type="dxa"/>
              </w:tcPr>
            </w:tcPrChange>
          </w:tcPr>
          <w:p w14:paraId="54D8DF4F" w14:textId="40A59EDD" w:rsidR="00B81F12" w:rsidRDefault="00B81F12" w:rsidP="008D54C1">
            <w:pPr>
              <w:rPr>
                <w:ins w:id="151" w:author="nyadav.idmworks@outlook.com" w:date="2020-06-11T09:51:00Z"/>
                <w:lang w:val="en-IN"/>
              </w:rPr>
            </w:pPr>
            <w:ins w:id="152" w:author="nyadav.idmworks@outlook.com" w:date="2020-06-11T09:51:00Z">
              <w:r>
                <w:rPr>
                  <w:lang w:val="en-IN"/>
                </w:rPr>
                <w:t>Internal Server Error</w:t>
              </w:r>
            </w:ins>
          </w:p>
        </w:tc>
        <w:tc>
          <w:tcPr>
            <w:tcW w:w="5256" w:type="dxa"/>
            <w:tcPrChange w:id="153" w:author="nyadav.idmworks@outlook.com" w:date="2020-06-11T10:10:00Z">
              <w:tcPr>
                <w:tcW w:w="3006" w:type="dxa"/>
              </w:tcPr>
            </w:tcPrChange>
          </w:tcPr>
          <w:p w14:paraId="1EFBBD6E" w14:textId="110294AB" w:rsidR="00B81F12" w:rsidRDefault="00B81F12" w:rsidP="008D54C1">
            <w:pPr>
              <w:rPr>
                <w:ins w:id="154" w:author="nyadav.idmworks@outlook.com" w:date="2020-06-11T09:51:00Z"/>
                <w:lang w:val="en-IN"/>
              </w:rPr>
            </w:pPr>
            <w:ins w:id="155" w:author="nyadav.idmworks@outlook.com" w:date="2020-06-11T09:51:00Z">
              <w:r>
                <w:rPr>
                  <w:lang w:val="en-IN"/>
                </w:rPr>
                <w:t xml:space="preserve">Display </w:t>
              </w:r>
            </w:ins>
            <w:ins w:id="156" w:author="nyadav.idmworks@outlook.com" w:date="2020-06-11T09:52:00Z">
              <w:r>
                <w:rPr>
                  <w:lang w:val="en-IN"/>
                </w:rPr>
                <w:t>“There is a problem with the server</w:t>
              </w:r>
            </w:ins>
            <w:ins w:id="157" w:author="nyadav.idmworks@outlook.com" w:date="2020-06-11T09:53:00Z">
              <w:r>
                <w:rPr>
                  <w:lang w:val="en-IN"/>
                </w:rPr>
                <w:t xml:space="preserve">, please try after some time” </w:t>
              </w:r>
            </w:ins>
          </w:p>
        </w:tc>
      </w:tr>
      <w:tr w:rsidR="00E06014" w14:paraId="151E7561" w14:textId="77777777" w:rsidTr="009B251F">
        <w:trPr>
          <w:ins w:id="158" w:author="nyadav.idmworks@outlook.com" w:date="2020-06-11T09:53:00Z"/>
        </w:trPr>
        <w:tc>
          <w:tcPr>
            <w:tcW w:w="1427" w:type="dxa"/>
            <w:tcPrChange w:id="159" w:author="nyadav.idmworks@outlook.com" w:date="2020-06-11T10:10:00Z">
              <w:tcPr>
                <w:tcW w:w="3005" w:type="dxa"/>
              </w:tcPr>
            </w:tcPrChange>
          </w:tcPr>
          <w:p w14:paraId="6ACC63B0" w14:textId="0EC8795B" w:rsidR="00B81F12" w:rsidRDefault="00B81F12" w:rsidP="008D54C1">
            <w:pPr>
              <w:rPr>
                <w:ins w:id="160" w:author="nyadav.idmworks@outlook.com" w:date="2020-06-11T09:53:00Z"/>
                <w:lang w:val="en-IN"/>
              </w:rPr>
            </w:pPr>
            <w:ins w:id="161" w:author="nyadav.idmworks@outlook.com" w:date="2020-06-11T09:53:00Z">
              <w:r>
                <w:rPr>
                  <w:lang w:val="en-IN"/>
                </w:rPr>
                <w:t>400</w:t>
              </w:r>
            </w:ins>
          </w:p>
        </w:tc>
        <w:tc>
          <w:tcPr>
            <w:tcW w:w="2333" w:type="dxa"/>
            <w:tcPrChange w:id="162" w:author="nyadav.idmworks@outlook.com" w:date="2020-06-11T10:10:00Z">
              <w:tcPr>
                <w:tcW w:w="3005" w:type="dxa"/>
              </w:tcPr>
            </w:tcPrChange>
          </w:tcPr>
          <w:p w14:paraId="3E1945C2" w14:textId="688A3FAF" w:rsidR="00B81F12" w:rsidRDefault="00B81F12" w:rsidP="008D54C1">
            <w:pPr>
              <w:rPr>
                <w:ins w:id="163" w:author="nyadav.idmworks@outlook.com" w:date="2020-06-11T09:53:00Z"/>
                <w:lang w:val="en-IN"/>
              </w:rPr>
            </w:pPr>
            <w:ins w:id="164" w:author="nyadav.idmworks@outlook.com" w:date="2020-06-11T09:53:00Z">
              <w:r>
                <w:rPr>
                  <w:lang w:val="en-IN"/>
                </w:rPr>
                <w:t>Bad Request</w:t>
              </w:r>
            </w:ins>
          </w:p>
        </w:tc>
        <w:tc>
          <w:tcPr>
            <w:tcW w:w="5256" w:type="dxa"/>
            <w:tcPrChange w:id="165" w:author="nyadav.idmworks@outlook.com" w:date="2020-06-11T10:10:00Z">
              <w:tcPr>
                <w:tcW w:w="3006" w:type="dxa"/>
              </w:tcPr>
            </w:tcPrChange>
          </w:tcPr>
          <w:p w14:paraId="6D4FE1F5" w14:textId="77777777" w:rsidR="00B81F12" w:rsidRDefault="00B81F12" w:rsidP="008D54C1">
            <w:pPr>
              <w:rPr>
                <w:ins w:id="166" w:author="nyadav.idmworks@outlook.com" w:date="2020-06-11T09:57:00Z"/>
                <w:lang w:val="en-IN"/>
              </w:rPr>
            </w:pPr>
            <w:ins w:id="167" w:author="nyadav.idmworks@outlook.com" w:date="2020-06-11T09:57:00Z">
              <w:r>
                <w:rPr>
                  <w:lang w:val="en-IN"/>
                </w:rPr>
                <w:t xml:space="preserve">Display the message as it. </w:t>
              </w:r>
            </w:ins>
          </w:p>
          <w:p w14:paraId="6A95EFD4" w14:textId="3A37171D" w:rsidR="00B81F12" w:rsidRDefault="00B81F12" w:rsidP="008D54C1">
            <w:pPr>
              <w:rPr>
                <w:ins w:id="168" w:author="nyadav.idmworks@outlook.com" w:date="2020-06-11T09:53:00Z"/>
                <w:lang w:val="en-IN"/>
              </w:rPr>
            </w:pPr>
            <w:ins w:id="169" w:author="nyadav.idmworks@outlook.com" w:date="2020-06-11T09:57:00Z">
              <w:r>
                <w:rPr>
                  <w:lang w:val="en-IN"/>
                </w:rPr>
                <w:t>This error should not happen, if it is happening meaning there is mismatch of basic validation between server</w:t>
              </w:r>
            </w:ins>
            <w:ins w:id="170" w:author="nyadav.idmworks@outlook.com" w:date="2020-06-11T09:58:00Z">
              <w:r>
                <w:rPr>
                  <w:lang w:val="en-IN"/>
                </w:rPr>
                <w:t xml:space="preserve"> / andriod UI. That is the reason, UI does not need any special handling and display the “message” directly</w:t>
              </w:r>
              <w:r w:rsidR="0022594E">
                <w:rPr>
                  <w:lang w:val="en-IN"/>
                </w:rPr>
                <w:t xml:space="preserve"> (Only supports english) </w:t>
              </w:r>
            </w:ins>
          </w:p>
        </w:tc>
      </w:tr>
      <w:tr w:rsidR="00E06014" w14:paraId="779A0D34" w14:textId="77777777" w:rsidTr="009B251F">
        <w:trPr>
          <w:ins w:id="171" w:author="nyadav.idmworks@outlook.com" w:date="2020-06-11T09:58:00Z"/>
        </w:trPr>
        <w:tc>
          <w:tcPr>
            <w:tcW w:w="1427" w:type="dxa"/>
            <w:tcPrChange w:id="172" w:author="nyadav.idmworks@outlook.com" w:date="2020-06-11T10:10:00Z">
              <w:tcPr>
                <w:tcW w:w="3005" w:type="dxa"/>
              </w:tcPr>
            </w:tcPrChange>
          </w:tcPr>
          <w:p w14:paraId="34103CAD" w14:textId="04393A34" w:rsidR="00B81F12" w:rsidRDefault="000B5A40" w:rsidP="008D54C1">
            <w:pPr>
              <w:rPr>
                <w:ins w:id="173" w:author="nyadav.idmworks@outlook.com" w:date="2020-06-11T09:58:00Z"/>
                <w:lang w:val="en-IN"/>
              </w:rPr>
            </w:pPr>
            <w:ins w:id="174" w:author="nyadav.idmworks@outlook.com" w:date="2020-06-11T10:02:00Z">
              <w:r w:rsidRPr="000B5A40">
                <w:rPr>
                  <w:lang w:val="en-IN"/>
                </w:rPr>
                <w:t>417</w:t>
              </w:r>
            </w:ins>
          </w:p>
        </w:tc>
        <w:tc>
          <w:tcPr>
            <w:tcW w:w="2333" w:type="dxa"/>
            <w:tcPrChange w:id="175" w:author="nyadav.idmworks@outlook.com" w:date="2020-06-11T10:10:00Z">
              <w:tcPr>
                <w:tcW w:w="3005" w:type="dxa"/>
              </w:tcPr>
            </w:tcPrChange>
          </w:tcPr>
          <w:p w14:paraId="6DF47CA8" w14:textId="6F2799DD" w:rsidR="00B81F12" w:rsidRDefault="000B5A40" w:rsidP="008D54C1">
            <w:pPr>
              <w:rPr>
                <w:ins w:id="176" w:author="nyadav.idmworks@outlook.com" w:date="2020-06-11T09:58:00Z"/>
                <w:lang w:val="en-IN"/>
              </w:rPr>
            </w:pPr>
            <w:ins w:id="177" w:author="nyadav.idmworks@outlook.com" w:date="2020-06-11T10:03:00Z">
              <w:r>
                <w:rPr>
                  <w:lang w:val="en-IN"/>
                </w:rPr>
                <w:t>EXPECTATION_FAILED</w:t>
              </w:r>
            </w:ins>
          </w:p>
        </w:tc>
        <w:tc>
          <w:tcPr>
            <w:tcW w:w="5256" w:type="dxa"/>
            <w:tcPrChange w:id="178" w:author="nyadav.idmworks@outlook.com" w:date="2020-06-11T10:10:00Z">
              <w:tcPr>
                <w:tcW w:w="3006" w:type="dxa"/>
              </w:tcPr>
            </w:tcPrChange>
          </w:tcPr>
          <w:p w14:paraId="2680841E" w14:textId="07E24245" w:rsidR="000B5A40" w:rsidRDefault="000B5A40" w:rsidP="008D54C1">
            <w:pPr>
              <w:rPr>
                <w:ins w:id="179" w:author="nyadav.idmworks@outlook.com" w:date="2020-06-11T10:05:00Z"/>
                <w:lang w:val="en-IN"/>
              </w:rPr>
            </w:pPr>
            <w:ins w:id="180" w:author="nyadav.idmworks@outlook.com" w:date="2020-06-11T10:05:00Z">
              <w:r>
                <w:rPr>
                  <w:lang w:val="en-IN"/>
                </w:rPr>
                <w:t xml:space="preserve">You will receive </w:t>
              </w:r>
            </w:ins>
            <w:ins w:id="181" w:author="nyadav.idmworks@outlook.com" w:date="2020-06-11T10:06:00Z">
              <w:r>
                <w:rPr>
                  <w:lang w:val="en-IN"/>
                </w:rPr>
                <w:t xml:space="preserve">“errorcode”. Please note here the error code will be in string format. An example is given below: </w:t>
              </w:r>
            </w:ins>
          </w:p>
          <w:p w14:paraId="1B6905C4" w14:textId="77777777" w:rsidR="000B5A40" w:rsidRDefault="000B5A40" w:rsidP="008D54C1">
            <w:pPr>
              <w:rPr>
                <w:ins w:id="182" w:author="nyadav.idmworks@outlook.com" w:date="2020-06-11T10:05:00Z"/>
                <w:lang w:val="en-IN"/>
              </w:rPr>
            </w:pPr>
          </w:p>
          <w:p w14:paraId="797C361F" w14:textId="3AD82E90" w:rsidR="00B81F12" w:rsidRDefault="00E06014" w:rsidP="008D54C1">
            <w:pPr>
              <w:rPr>
                <w:ins w:id="183" w:author="nyadav.idmworks@outlook.com" w:date="2020-06-11T10:04:00Z"/>
                <w:lang w:val="en-IN"/>
              </w:rPr>
            </w:pPr>
            <w:ins w:id="184" w:author="nyadav.idmworks@outlook.com" w:date="2020-06-11T10:08:00Z">
              <w:r>
                <w:rPr>
                  <w:noProof/>
                </w:rPr>
                <w:drawing>
                  <wp:inline distT="0" distB="0" distL="0" distR="0" wp14:anchorId="127F0AFB" wp14:editId="0229C5EC">
                    <wp:extent cx="3191162" cy="87950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407" cy="896656"/>
                            </a:xfrm>
                            <a:prstGeom prst="rect">
                              <a:avLst/>
                            </a:prstGeom>
                          </pic:spPr>
                        </pic:pic>
                      </a:graphicData>
                    </a:graphic>
                  </wp:inline>
                </w:drawing>
              </w:r>
            </w:ins>
          </w:p>
          <w:p w14:paraId="526681A8" w14:textId="34A09082" w:rsidR="000B5A40" w:rsidRDefault="000B5A40" w:rsidP="008D54C1">
            <w:pPr>
              <w:rPr>
                <w:ins w:id="185" w:author="nyadav.idmworks@outlook.com" w:date="2020-06-11T10:05:00Z"/>
                <w:lang w:val="en-IN"/>
              </w:rPr>
            </w:pPr>
            <w:ins w:id="186" w:author="nyadav.idmworks@outlook.com" w:date="2020-06-11T10:04:00Z">
              <w:r>
                <w:rPr>
                  <w:lang w:val="en-IN"/>
                </w:rPr>
                <w:t>The part in the yellow is the “KEY” that you have to put in the langu</w:t>
              </w:r>
            </w:ins>
            <w:ins w:id="187" w:author="nyadav.idmworks@outlook.com" w:date="2020-06-11T10:05:00Z">
              <w:r>
                <w:rPr>
                  <w:lang w:val="en-IN"/>
                </w:rPr>
                <w:t>age translation file. Currently you just need to focus on</w:t>
              </w:r>
            </w:ins>
            <w:ins w:id="188" w:author="nyadav.idmworks@outlook.com" w:date="2020-06-11T10:08:00Z">
              <w:r w:rsidR="001F356E">
                <w:rPr>
                  <w:lang w:val="en-IN"/>
                </w:rPr>
                <w:t>ly on</w:t>
              </w:r>
            </w:ins>
            <w:ins w:id="189" w:author="nyadav.idmworks@outlook.com" w:date="2020-06-11T10:05:00Z">
              <w:r>
                <w:rPr>
                  <w:lang w:val="en-IN"/>
                </w:rPr>
                <w:t xml:space="preserve"> English. </w:t>
              </w:r>
            </w:ins>
          </w:p>
          <w:p w14:paraId="3B72757F" w14:textId="77777777" w:rsidR="000B5A40" w:rsidRDefault="000B5A40" w:rsidP="008D54C1">
            <w:pPr>
              <w:rPr>
                <w:ins w:id="190" w:author="nyadav.idmworks@outlook.com" w:date="2020-06-11T10:05:00Z"/>
                <w:lang w:val="en-IN"/>
              </w:rPr>
            </w:pPr>
          </w:p>
          <w:p w14:paraId="575F21A1" w14:textId="4188E2D2" w:rsidR="000B5A40" w:rsidRDefault="000B5A40" w:rsidP="008D54C1">
            <w:pPr>
              <w:rPr>
                <w:ins w:id="191" w:author="nyadav.idmworks@outlook.com" w:date="2020-06-11T09:58:00Z"/>
                <w:lang w:val="en-IN"/>
              </w:rPr>
            </w:pPr>
          </w:p>
        </w:tc>
      </w:tr>
      <w:tr w:rsidR="00B506A9" w14:paraId="7510E095" w14:textId="77777777" w:rsidTr="009B251F">
        <w:trPr>
          <w:ins w:id="192" w:author="nyadav.idmworks@outlook.com" w:date="2020-06-11T10:10:00Z"/>
        </w:trPr>
        <w:tc>
          <w:tcPr>
            <w:tcW w:w="1427" w:type="dxa"/>
            <w:tcPrChange w:id="193" w:author="nyadav.idmworks@outlook.com" w:date="2020-06-11T10:10:00Z">
              <w:tcPr>
                <w:tcW w:w="3005" w:type="dxa"/>
              </w:tcPr>
            </w:tcPrChange>
          </w:tcPr>
          <w:p w14:paraId="3FFB9439" w14:textId="60C77FED" w:rsidR="00B506A9" w:rsidRPr="000B5A40" w:rsidRDefault="002E1AA7" w:rsidP="008D54C1">
            <w:pPr>
              <w:rPr>
                <w:ins w:id="194" w:author="nyadav.idmworks@outlook.com" w:date="2020-06-11T10:10:00Z"/>
                <w:lang w:val="en-IN"/>
              </w:rPr>
            </w:pPr>
            <w:ins w:id="195" w:author="nyadav.idmworks@outlook.com" w:date="2020-06-11T20:48:00Z">
              <w:r>
                <w:rPr>
                  <w:lang w:val="en-IN"/>
                </w:rPr>
                <w:t>409</w:t>
              </w:r>
            </w:ins>
          </w:p>
        </w:tc>
        <w:tc>
          <w:tcPr>
            <w:tcW w:w="2333" w:type="dxa"/>
            <w:tcPrChange w:id="196" w:author="nyadav.idmworks@outlook.com" w:date="2020-06-11T10:10:00Z">
              <w:tcPr>
                <w:tcW w:w="3005" w:type="dxa"/>
              </w:tcPr>
            </w:tcPrChange>
          </w:tcPr>
          <w:p w14:paraId="31721AFC" w14:textId="60BBE927" w:rsidR="00B506A9" w:rsidRDefault="002E1A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97" w:author="nyadav.idmworks@outlook.com" w:date="2020-06-11T10:10:00Z"/>
                <w:lang w:val="en-IN"/>
              </w:rPr>
              <w:pPrChange w:id="198" w:author="nyadav.idmworks@outlook.com" w:date="2020-06-11T20:49:00Z">
                <w:pPr/>
              </w:pPrChange>
            </w:pPr>
            <w:ins w:id="199" w:author="nyadav.idmworks@outlook.com" w:date="2020-06-11T20:49:00Z">
              <w:r>
                <w:rPr>
                  <w:lang w:val="en-IN"/>
                </w:rPr>
                <w:t>Conf</w:t>
              </w:r>
              <w:r w:rsidR="00F00B87">
                <w:rPr>
                  <w:lang w:val="en-IN"/>
                </w:rPr>
                <w:t>lict</w:t>
              </w:r>
            </w:ins>
          </w:p>
        </w:tc>
        <w:tc>
          <w:tcPr>
            <w:tcW w:w="5256" w:type="dxa"/>
            <w:tcPrChange w:id="200" w:author="nyadav.idmworks@outlook.com" w:date="2020-06-11T10:10:00Z">
              <w:tcPr>
                <w:tcW w:w="3006" w:type="dxa"/>
              </w:tcPr>
            </w:tcPrChange>
          </w:tcPr>
          <w:p w14:paraId="2C508F1A" w14:textId="77777777" w:rsidR="00B506A9" w:rsidRDefault="00AF37D0" w:rsidP="008D54C1">
            <w:pPr>
              <w:rPr>
                <w:ins w:id="201" w:author="nyadav.idmworks@outlook.com" w:date="2020-06-11T20:50:00Z"/>
                <w:b/>
                <w:bCs/>
                <w:lang w:val="en-IN"/>
              </w:rPr>
            </w:pPr>
            <w:ins w:id="202" w:author="nyadav.idmworks@outlook.com" w:date="2020-06-11T20:50:00Z">
              <w:r w:rsidRPr="00AF37D0">
                <w:rPr>
                  <w:b/>
                  <w:bCs/>
                  <w:lang w:val="en-IN"/>
                  <w:rPrChange w:id="203" w:author="nyadav.idmworks@outlook.com" w:date="2020-06-11T20:50:00Z">
                    <w:rPr>
                      <w:lang w:val="en-IN"/>
                    </w:rPr>
                  </w:rPrChange>
                </w:rPr>
                <w:t>Special Logic</w:t>
              </w:r>
            </w:ins>
          </w:p>
          <w:p w14:paraId="7BA4549F" w14:textId="032E7BEB" w:rsidR="00AF37D0" w:rsidRDefault="00AF37D0" w:rsidP="008D54C1">
            <w:pPr>
              <w:rPr>
                <w:ins w:id="204" w:author="nyadav.idmworks@outlook.com" w:date="2020-06-11T20:54:00Z"/>
                <w:lang w:val="en-IN"/>
              </w:rPr>
            </w:pPr>
            <w:ins w:id="205" w:author="nyadav.idmworks@outlook.com" w:date="2020-06-11T20:51:00Z">
              <w:r>
                <w:rPr>
                  <w:lang w:val="en-IN"/>
                </w:rPr>
                <w:t>UI</w:t>
              </w:r>
            </w:ins>
            <w:ins w:id="206" w:author="nyadav.idmworks@outlook.com" w:date="2020-06-11T20:50:00Z">
              <w:r w:rsidRPr="00AF37D0">
                <w:rPr>
                  <w:lang w:val="en-IN"/>
                  <w:rPrChange w:id="207" w:author="nyadav.idmworks@outlook.com" w:date="2020-06-11T20:50:00Z">
                    <w:rPr>
                      <w:b/>
                      <w:bCs/>
                      <w:lang w:val="en-IN"/>
                    </w:rPr>
                  </w:rPrChange>
                </w:rPr>
                <w:t xml:space="preserve"> can receive this error code on create APIs</w:t>
              </w:r>
            </w:ins>
            <w:ins w:id="208" w:author="nyadav.idmworks@outlook.com" w:date="2020-06-11T20:51:00Z">
              <w:r>
                <w:rPr>
                  <w:lang w:val="en-IN"/>
                </w:rPr>
                <w:t xml:space="preserve"> only. This says that the </w:t>
              </w:r>
            </w:ins>
            <w:ins w:id="209" w:author="nyadav.idmworks@outlook.com" w:date="2020-06-11T20:52:00Z">
              <w:r>
                <w:rPr>
                  <w:lang w:val="en-IN"/>
                </w:rPr>
                <w:t>entry being enterered may be a duplicate entry. It may not be a duplicate e</w:t>
              </w:r>
            </w:ins>
            <w:ins w:id="210" w:author="nyadav.idmworks@outlook.com" w:date="2020-06-11T20:53:00Z">
              <w:r>
                <w:rPr>
                  <w:lang w:val="en-IN"/>
                </w:rPr>
                <w:t xml:space="preserve">ntry. So a user consent is required. If user is fine continuining then call the same API with same data again with “forceCreate=true” </w:t>
              </w:r>
            </w:ins>
          </w:p>
          <w:p w14:paraId="0044D809" w14:textId="77777777" w:rsidR="00AF37D0" w:rsidRDefault="00AF37D0" w:rsidP="008D54C1">
            <w:pPr>
              <w:rPr>
                <w:ins w:id="211" w:author="nyadav.idmworks@outlook.com" w:date="2020-06-11T20:54:00Z"/>
                <w:lang w:val="en-IN"/>
              </w:rPr>
            </w:pPr>
          </w:p>
          <w:p w14:paraId="01820BF1" w14:textId="0495874F" w:rsidR="00AF37D0" w:rsidRPr="00AF37D0" w:rsidRDefault="00AF37D0" w:rsidP="008D54C1">
            <w:pPr>
              <w:rPr>
                <w:ins w:id="212" w:author="nyadav.idmworks@outlook.com" w:date="2020-06-11T10:10:00Z"/>
                <w:lang w:val="en-IN"/>
              </w:rPr>
            </w:pPr>
            <w:ins w:id="213" w:author="nyadav.idmworks@outlook.com" w:date="2020-06-11T20:54:00Z">
              <w:r>
                <w:rPr>
                  <w:lang w:val="en-IN"/>
                </w:rPr>
                <w:t xml:space="preserve">For this error to be received, you need to call all the create API first time with “forceCreate=false” </w:t>
              </w:r>
            </w:ins>
          </w:p>
        </w:tc>
      </w:tr>
      <w:bookmarkEnd w:id="118"/>
      <w:bookmarkEnd w:id="119"/>
    </w:tbl>
    <w:p w14:paraId="5450CB0A" w14:textId="77777777" w:rsidR="00B81F12" w:rsidRPr="008D54C1" w:rsidRDefault="00B81F12">
      <w:pPr>
        <w:rPr>
          <w:ins w:id="214" w:author="nyadav.idmworks@outlook.com" w:date="2020-06-11T09:49:00Z"/>
          <w:lang w:val="en-IN"/>
        </w:rPr>
        <w:pPrChange w:id="215" w:author="nyadav.idmworks@outlook.com" w:date="2020-06-11T09:49:00Z">
          <w:pPr>
            <w:pStyle w:val="Heading1"/>
          </w:pPr>
        </w:pPrChange>
      </w:pPr>
    </w:p>
    <w:p w14:paraId="5089117A" w14:textId="77777777" w:rsidR="008D54C1" w:rsidRPr="005B7107" w:rsidRDefault="008D54C1"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lastRenderedPageBreak/>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266C31" w:rsidP="00B11745">
      <w:hyperlink r:id="rId50"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lastRenderedPageBreak/>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lastRenderedPageBreak/>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lastRenderedPageBreak/>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lastRenderedPageBreak/>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50A68039" w:rsidR="004A7D48" w:rsidRDefault="00EF5E08">
      <w:r>
        <w:rPr>
          <w:noProof/>
        </w:rPr>
        <w:lastRenderedPageBreak/>
        <w:drawing>
          <wp:inline distT="0" distB="0" distL="0" distR="0" wp14:anchorId="3693693B" wp14:editId="5038BC32">
            <wp:extent cx="3543300" cy="5324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300" cy="5324475"/>
                    </a:xfrm>
                    <a:prstGeom prst="rect">
                      <a:avLst/>
                    </a:prstGeom>
                  </pic:spPr>
                </pic:pic>
              </a:graphicData>
            </a:graphic>
          </wp:inline>
        </w:drawing>
      </w:r>
    </w:p>
    <w:p w14:paraId="1E91FE19" w14:textId="61CDD46E" w:rsidR="005A6312" w:rsidRDefault="005A6312"/>
    <w:p w14:paraId="305B6783" w14:textId="3D9EE77A" w:rsidR="005A6312" w:rsidRDefault="005A6312"/>
    <w:tbl>
      <w:tblPr>
        <w:tblStyle w:val="TableGrid"/>
        <w:tblpPr w:leftFromText="180" w:rightFromText="180" w:vertAnchor="text" w:tblpY="1"/>
        <w:tblOverlap w:val="never"/>
        <w:tblW w:w="0" w:type="auto"/>
        <w:tblLook w:val="04A0" w:firstRow="1" w:lastRow="0" w:firstColumn="1" w:lastColumn="0" w:noHBand="0" w:noVBand="1"/>
      </w:tblPr>
      <w:tblGrid>
        <w:gridCol w:w="4523"/>
      </w:tblGrid>
      <w:tr w:rsidR="005A6312" w:rsidRPr="000F42DB" w14:paraId="3F5CCF42" w14:textId="77777777" w:rsidTr="0022594E">
        <w:trPr>
          <w:trHeight w:val="981"/>
        </w:trPr>
        <w:tc>
          <w:tcPr>
            <w:tcW w:w="4508" w:type="dxa"/>
            <w:shd w:val="clear" w:color="auto" w:fill="EDEDED" w:themeFill="accent3" w:themeFillTint="33"/>
          </w:tcPr>
          <w:p w14:paraId="21A279B6" w14:textId="77777777" w:rsidR="005A6312" w:rsidRDefault="005A6312" w:rsidP="0022594E">
            <w:pPr>
              <w:rPr>
                <w:b/>
                <w:bCs/>
                <w:color w:val="FF0000"/>
                <w:sz w:val="20"/>
                <w:szCs w:val="20"/>
                <w:lang w:val="en-IN"/>
              </w:rPr>
            </w:pPr>
            <w:r>
              <w:rPr>
                <w:b/>
                <w:bCs/>
                <w:color w:val="FF0000"/>
                <w:sz w:val="20"/>
                <w:szCs w:val="20"/>
                <w:lang w:val="en-IN"/>
              </w:rPr>
              <w:t xml:space="preserve">Payment of </w:t>
            </w:r>
            <w:r>
              <w:rPr>
                <w:b/>
                <w:bCs/>
                <w:lang w:val="en-IN"/>
              </w:rPr>
              <w:t xml:space="preserve">150 </w:t>
            </w:r>
          </w:p>
          <w:p w14:paraId="71240E96" w14:textId="77777777" w:rsidR="005A6312" w:rsidRPr="00C01C47" w:rsidRDefault="005A6312" w:rsidP="0022594E">
            <w:pPr>
              <w:rPr>
                <w:b/>
                <w:bCs/>
                <w:lang w:val="en-IN"/>
              </w:rPr>
            </w:pPr>
            <w:r w:rsidRPr="00C01C47">
              <w:rPr>
                <w:b/>
                <w:bCs/>
                <w:color w:val="FF0000"/>
                <w:sz w:val="20"/>
                <w:szCs w:val="20"/>
                <w:lang w:val="en-IN"/>
              </w:rPr>
              <w:t xml:space="preserve">                 </w:t>
            </w:r>
            <w:r w:rsidRPr="00C01C47">
              <w:rPr>
                <w:b/>
                <w:bCs/>
                <w:lang w:val="en-IN"/>
              </w:rPr>
              <w:t xml:space="preserve">          </w:t>
            </w:r>
          </w:p>
          <w:p w14:paraId="0F5077AC" w14:textId="77777777" w:rsidR="005A6312" w:rsidRDefault="005A6312" w:rsidP="0022594E">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1D0BB99C" w14:textId="77777777" w:rsidR="005A6312" w:rsidRDefault="005A6312" w:rsidP="0022594E">
            <w:pPr>
              <w:rPr>
                <w:b/>
                <w:bCs/>
                <w:lang w:val="en-IN"/>
              </w:rPr>
            </w:pPr>
            <w:r w:rsidRPr="00D0669E">
              <w:rPr>
                <w:b/>
                <w:bCs/>
                <w:noProof/>
                <w:sz w:val="18"/>
                <w:szCs w:val="18"/>
                <w:lang w:val="en-IN"/>
              </w:rPr>
              <w:drawing>
                <wp:anchor distT="0" distB="0" distL="114300" distR="114300" simplePos="0" relativeHeight="251721728" behindDoc="1" locked="0" layoutInCell="1" allowOverlap="1" wp14:anchorId="26D59F1C" wp14:editId="6C45C531">
                  <wp:simplePos x="0" y="0"/>
                  <wp:positionH relativeFrom="column">
                    <wp:posOffset>1546860</wp:posOffset>
                  </wp:positionH>
                  <wp:positionV relativeFrom="paragraph">
                    <wp:posOffset>21590</wp:posOffset>
                  </wp:positionV>
                  <wp:extent cx="131445" cy="142875"/>
                  <wp:effectExtent l="0" t="0" r="190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w:t>
            </w:r>
          </w:p>
          <w:p w14:paraId="65DC4B05" w14:textId="77777777" w:rsidR="005A6312" w:rsidRPr="00EB76DD" w:rsidRDefault="005A6312" w:rsidP="0022594E">
            <w:pPr>
              <w:rPr>
                <w:b/>
                <w:bCs/>
                <w:sz w:val="18"/>
                <w:szCs w:val="18"/>
                <w:lang w:val="en-IN"/>
              </w:rPr>
            </w:pPr>
            <w:r w:rsidRPr="00EB76DD">
              <w:rPr>
                <w:b/>
                <w:bCs/>
                <w:sz w:val="18"/>
                <w:szCs w:val="18"/>
                <w:lang w:val="en-IN"/>
              </w:rPr>
              <w:t xml:space="preserve">                              </w:t>
            </w:r>
          </w:p>
          <w:tbl>
            <w:tblPr>
              <w:tblStyle w:val="TableGrid"/>
              <w:tblW w:w="0" w:type="auto"/>
              <w:tblLook w:val="04A0" w:firstRow="1" w:lastRow="0" w:firstColumn="1" w:lastColumn="0" w:noHBand="0" w:noVBand="1"/>
            </w:tblPr>
            <w:tblGrid>
              <w:gridCol w:w="932"/>
              <w:gridCol w:w="1148"/>
              <w:gridCol w:w="1285"/>
              <w:gridCol w:w="932"/>
            </w:tblGrid>
            <w:tr w:rsidR="005A6312" w14:paraId="6789D0D1" w14:textId="77777777" w:rsidTr="0022594E">
              <w:tc>
                <w:tcPr>
                  <w:tcW w:w="932" w:type="dxa"/>
                </w:tcPr>
                <w:p w14:paraId="4F36E53E" w14:textId="77777777" w:rsidR="005A6312" w:rsidRDefault="005A6312" w:rsidP="00266C31">
                  <w:pPr>
                    <w:framePr w:hSpace="180" w:wrap="around" w:vAnchor="text" w:hAnchor="text" w:y="1"/>
                    <w:suppressOverlap/>
                    <w:rPr>
                      <w:b/>
                      <w:bCs/>
                      <w:lang w:val="en-IN"/>
                    </w:rPr>
                  </w:pPr>
                  <w:r>
                    <w:rPr>
                      <w:b/>
                      <w:bCs/>
                      <w:lang w:val="en-IN"/>
                    </w:rPr>
                    <w:t>Prev Balance</w:t>
                  </w:r>
                </w:p>
              </w:tc>
              <w:tc>
                <w:tcPr>
                  <w:tcW w:w="1148" w:type="dxa"/>
                </w:tcPr>
                <w:p w14:paraId="080560FB" w14:textId="77777777" w:rsidR="005A6312" w:rsidRDefault="005A6312" w:rsidP="00266C31">
                  <w:pPr>
                    <w:framePr w:hSpace="180" w:wrap="around" w:vAnchor="text" w:hAnchor="text" w:y="1"/>
                    <w:suppressOverlap/>
                    <w:rPr>
                      <w:b/>
                      <w:bCs/>
                      <w:lang w:val="en-IN"/>
                    </w:rPr>
                  </w:pPr>
                  <w:r>
                    <w:rPr>
                      <w:b/>
                      <w:bCs/>
                      <w:lang w:val="en-IN"/>
                    </w:rPr>
                    <w:t>Operation</w:t>
                  </w:r>
                </w:p>
              </w:tc>
              <w:tc>
                <w:tcPr>
                  <w:tcW w:w="1285" w:type="dxa"/>
                </w:tcPr>
                <w:p w14:paraId="51662E69" w14:textId="77777777" w:rsidR="005A6312" w:rsidRDefault="005A6312" w:rsidP="00266C31">
                  <w:pPr>
                    <w:framePr w:hSpace="180" w:wrap="around" w:vAnchor="text" w:hAnchor="text" w:y="1"/>
                    <w:suppressOverlap/>
                    <w:rPr>
                      <w:b/>
                      <w:bCs/>
                      <w:lang w:val="en-IN"/>
                    </w:rPr>
                  </w:pPr>
                  <w:r>
                    <w:rPr>
                      <w:b/>
                      <w:bCs/>
                      <w:lang w:val="en-IN"/>
                    </w:rPr>
                    <w:t xml:space="preserve">Transaction </w:t>
                  </w:r>
                </w:p>
                <w:p w14:paraId="580F58F2" w14:textId="77777777" w:rsidR="005A6312" w:rsidRDefault="005A6312" w:rsidP="00266C31">
                  <w:pPr>
                    <w:framePr w:hSpace="180" w:wrap="around" w:vAnchor="text" w:hAnchor="text" w:y="1"/>
                    <w:suppressOverlap/>
                    <w:rPr>
                      <w:b/>
                      <w:bCs/>
                      <w:lang w:val="en-IN"/>
                    </w:rPr>
                  </w:pPr>
                  <w:r>
                    <w:rPr>
                      <w:b/>
                      <w:bCs/>
                      <w:lang w:val="en-IN"/>
                    </w:rPr>
                    <w:t>Amount</w:t>
                  </w:r>
                </w:p>
              </w:tc>
              <w:tc>
                <w:tcPr>
                  <w:tcW w:w="932" w:type="dxa"/>
                </w:tcPr>
                <w:p w14:paraId="5FD41DD8" w14:textId="77777777" w:rsidR="005A6312" w:rsidRDefault="005A6312" w:rsidP="00266C31">
                  <w:pPr>
                    <w:framePr w:hSpace="180" w:wrap="around" w:vAnchor="text" w:hAnchor="text" w:y="1"/>
                    <w:suppressOverlap/>
                    <w:rPr>
                      <w:b/>
                      <w:bCs/>
                      <w:lang w:val="en-IN"/>
                    </w:rPr>
                  </w:pPr>
                  <w:r>
                    <w:rPr>
                      <w:b/>
                      <w:bCs/>
                      <w:lang w:val="en-IN"/>
                    </w:rPr>
                    <w:t>New Balance</w:t>
                  </w:r>
                </w:p>
              </w:tc>
            </w:tr>
            <w:tr w:rsidR="005A6312" w14:paraId="5F3C08C6" w14:textId="77777777" w:rsidTr="0022594E">
              <w:tc>
                <w:tcPr>
                  <w:tcW w:w="932" w:type="dxa"/>
                </w:tcPr>
                <w:p w14:paraId="2D1CCA9A" w14:textId="77777777" w:rsidR="005A6312" w:rsidRDefault="005A6312" w:rsidP="00266C31">
                  <w:pPr>
                    <w:framePr w:hSpace="180" w:wrap="around" w:vAnchor="text" w:hAnchor="text" w:y="1"/>
                    <w:suppressOverlap/>
                    <w:rPr>
                      <w:b/>
                      <w:bCs/>
                      <w:lang w:val="en-IN"/>
                    </w:rPr>
                  </w:pPr>
                  <w:r>
                    <w:rPr>
                      <w:b/>
                      <w:bCs/>
                      <w:lang w:val="en-IN"/>
                    </w:rPr>
                    <w:t>200</w:t>
                  </w:r>
                </w:p>
              </w:tc>
              <w:tc>
                <w:tcPr>
                  <w:tcW w:w="1148" w:type="dxa"/>
                </w:tcPr>
                <w:p w14:paraId="44954645" w14:textId="77777777" w:rsidR="005A6312" w:rsidRDefault="005A6312" w:rsidP="00266C31">
                  <w:pPr>
                    <w:framePr w:hSpace="180" w:wrap="around" w:vAnchor="text" w:hAnchor="text" w:y="1"/>
                    <w:suppressOverlap/>
                    <w:rPr>
                      <w:b/>
                      <w:bCs/>
                      <w:lang w:val="en-IN"/>
                    </w:rPr>
                  </w:pPr>
                  <w:r>
                    <w:rPr>
                      <w:b/>
                      <w:bCs/>
                      <w:lang w:val="en-IN"/>
                    </w:rPr>
                    <w:t xml:space="preserve"> +</w:t>
                  </w:r>
                </w:p>
              </w:tc>
              <w:tc>
                <w:tcPr>
                  <w:tcW w:w="1285" w:type="dxa"/>
                </w:tcPr>
                <w:p w14:paraId="2DB5941E" w14:textId="77777777" w:rsidR="005A6312" w:rsidRDefault="005A6312" w:rsidP="00266C31">
                  <w:pPr>
                    <w:framePr w:hSpace="180" w:wrap="around" w:vAnchor="text" w:hAnchor="text" w:y="1"/>
                    <w:suppressOverlap/>
                    <w:rPr>
                      <w:b/>
                      <w:bCs/>
                      <w:lang w:val="en-IN"/>
                    </w:rPr>
                  </w:pPr>
                  <w:r>
                    <w:rPr>
                      <w:b/>
                      <w:bCs/>
                      <w:lang w:val="en-IN"/>
                    </w:rPr>
                    <w:t>150</w:t>
                  </w:r>
                </w:p>
              </w:tc>
              <w:tc>
                <w:tcPr>
                  <w:tcW w:w="932" w:type="dxa"/>
                </w:tcPr>
                <w:p w14:paraId="2A000E94" w14:textId="77777777" w:rsidR="005A6312" w:rsidRDefault="005A6312" w:rsidP="00266C31">
                  <w:pPr>
                    <w:framePr w:hSpace="180" w:wrap="around" w:vAnchor="text" w:hAnchor="text" w:y="1"/>
                    <w:suppressOverlap/>
                    <w:rPr>
                      <w:b/>
                      <w:bCs/>
                      <w:lang w:val="en-IN"/>
                    </w:rPr>
                  </w:pPr>
                  <w:r>
                    <w:rPr>
                      <w:b/>
                      <w:bCs/>
                      <w:lang w:val="en-IN"/>
                    </w:rPr>
                    <w:t>350</w:t>
                  </w:r>
                </w:p>
              </w:tc>
            </w:tr>
          </w:tbl>
          <w:p w14:paraId="1D2978EF" w14:textId="77777777" w:rsidR="005A6312" w:rsidRPr="00EB76DD" w:rsidRDefault="005A6312" w:rsidP="0022594E">
            <w:pPr>
              <w:rPr>
                <w:b/>
                <w:bCs/>
                <w:sz w:val="18"/>
                <w:szCs w:val="18"/>
                <w:lang w:val="en-IN"/>
              </w:rPr>
            </w:pPr>
            <w:r w:rsidRPr="00EB76DD">
              <w:rPr>
                <w:b/>
                <w:bCs/>
                <w:sz w:val="18"/>
                <w:szCs w:val="18"/>
                <w:lang w:val="en-IN"/>
              </w:rPr>
              <w:t>Reason (For What) : Salary</w:t>
            </w:r>
          </w:p>
          <w:p w14:paraId="5B113CF8" w14:textId="77777777" w:rsidR="005A6312" w:rsidRPr="00EB76DD" w:rsidRDefault="005A6312" w:rsidP="0022594E">
            <w:pPr>
              <w:rPr>
                <w:b/>
                <w:bCs/>
                <w:sz w:val="18"/>
                <w:szCs w:val="18"/>
                <w:lang w:val="en-IN"/>
              </w:rPr>
            </w:pPr>
            <w:r w:rsidRPr="00EB76DD">
              <w:rPr>
                <w:b/>
                <w:bCs/>
                <w:sz w:val="18"/>
                <w:szCs w:val="18"/>
                <w:lang w:val="en-IN"/>
              </w:rPr>
              <w:t>Other Party: Nilesh Yadav</w:t>
            </w:r>
          </w:p>
        </w:tc>
      </w:tr>
      <w:tr w:rsidR="005A6312" w:rsidRPr="000F42DB" w14:paraId="090E8984" w14:textId="77777777" w:rsidTr="0022594E">
        <w:trPr>
          <w:trHeight w:val="928"/>
        </w:trPr>
        <w:tc>
          <w:tcPr>
            <w:tcW w:w="4508" w:type="dxa"/>
            <w:shd w:val="clear" w:color="auto" w:fill="E2EFD9" w:themeFill="accent6" w:themeFillTint="33"/>
          </w:tcPr>
          <w:p w14:paraId="6687F6A8" w14:textId="77777777" w:rsidR="005A6312" w:rsidRPr="00D60FFD" w:rsidRDefault="005A6312" w:rsidP="0022594E">
            <w:pPr>
              <w:pStyle w:val="NoSpacing"/>
              <w:rPr>
                <w:lang w:val="en-IN"/>
              </w:rPr>
            </w:pPr>
          </w:p>
        </w:tc>
      </w:tr>
      <w:tr w:rsidR="005A6312" w:rsidRPr="000F42DB" w14:paraId="547BA77F" w14:textId="77777777" w:rsidTr="0022594E">
        <w:trPr>
          <w:trHeight w:val="928"/>
        </w:trPr>
        <w:tc>
          <w:tcPr>
            <w:tcW w:w="4508" w:type="dxa"/>
            <w:shd w:val="clear" w:color="auto" w:fill="E2EFD9" w:themeFill="accent6" w:themeFillTint="33"/>
          </w:tcPr>
          <w:p w14:paraId="0DBE3172" w14:textId="77777777" w:rsidR="005A6312" w:rsidRPr="00CB28F6" w:rsidRDefault="005A6312" w:rsidP="0022594E">
            <w:pPr>
              <w:rPr>
                <w:b/>
                <w:bCs/>
                <w:sz w:val="18"/>
                <w:szCs w:val="18"/>
                <w:lang w:val="en-IN"/>
              </w:rPr>
            </w:pPr>
          </w:p>
        </w:tc>
      </w:tr>
      <w:tr w:rsidR="00083E38" w:rsidRPr="000F42DB" w14:paraId="743E94A8" w14:textId="77777777" w:rsidTr="0022594E">
        <w:trPr>
          <w:trHeight w:val="928"/>
        </w:trPr>
        <w:tc>
          <w:tcPr>
            <w:tcW w:w="4508" w:type="dxa"/>
            <w:shd w:val="clear" w:color="auto" w:fill="E2EFD9" w:themeFill="accent6" w:themeFillTint="33"/>
          </w:tcPr>
          <w:p w14:paraId="03428800" w14:textId="77777777" w:rsidR="00083E38" w:rsidRDefault="00083E38" w:rsidP="0022594E">
            <w:pPr>
              <w:rPr>
                <w:b/>
                <w:bCs/>
                <w:sz w:val="18"/>
                <w:szCs w:val="18"/>
                <w:lang w:val="en-IN"/>
              </w:rPr>
            </w:pPr>
          </w:p>
          <w:p w14:paraId="65407111" w14:textId="1FD9D80F" w:rsidR="00083E38" w:rsidRPr="00CB28F6" w:rsidRDefault="00083E38" w:rsidP="0022594E">
            <w:pPr>
              <w:rPr>
                <w:b/>
                <w:bCs/>
                <w:sz w:val="18"/>
                <w:szCs w:val="18"/>
                <w:lang w:val="en-IN"/>
              </w:rPr>
            </w:pPr>
          </w:p>
        </w:tc>
      </w:tr>
    </w:tbl>
    <w:p w14:paraId="142319D3" w14:textId="2A682598" w:rsidR="005A6312" w:rsidRDefault="005A6312"/>
    <w:p w14:paraId="7876F788" w14:textId="07031FE9" w:rsidR="00083E38" w:rsidRDefault="00083E38"/>
    <w:p w14:paraId="1DEBD8BB" w14:textId="7BE6426A" w:rsidR="00083E38" w:rsidRDefault="00083E38"/>
    <w:p w14:paraId="42D2C292" w14:textId="77777777" w:rsidR="00083E38" w:rsidRDefault="00083E38" w:rsidP="00083E38">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83E38" w:rsidRPr="000F42DB" w14:paraId="5047624B" w14:textId="77777777" w:rsidTr="0022594E">
        <w:trPr>
          <w:trHeight w:val="981"/>
        </w:trPr>
        <w:tc>
          <w:tcPr>
            <w:tcW w:w="4508" w:type="dxa"/>
            <w:shd w:val="clear" w:color="auto" w:fill="EDEDED" w:themeFill="accent3" w:themeFillTint="33"/>
          </w:tcPr>
          <w:p w14:paraId="2A7F388D" w14:textId="77777777" w:rsidR="00083E38" w:rsidRPr="00EB76DD" w:rsidRDefault="00083E38" w:rsidP="0022594E">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6DA94712" w14:textId="77777777" w:rsidR="00083E38" w:rsidRPr="00EB76DD" w:rsidRDefault="00083E38" w:rsidP="0022594E">
            <w:pPr>
              <w:rPr>
                <w:b/>
                <w:bCs/>
                <w:sz w:val="18"/>
                <w:szCs w:val="18"/>
                <w:lang w:val="en-IN"/>
              </w:rPr>
            </w:pPr>
            <w:r w:rsidRPr="00EB76DD">
              <w:rPr>
                <w:b/>
                <w:bCs/>
                <w:sz w:val="18"/>
                <w:szCs w:val="18"/>
                <w:lang w:val="en-IN"/>
              </w:rPr>
              <w:t xml:space="preserve">           </w:t>
            </w:r>
          </w:p>
          <w:p w14:paraId="1218732E" w14:textId="77777777" w:rsidR="00083E38" w:rsidRDefault="00083E38" w:rsidP="0022594E">
            <w:pPr>
              <w:pStyle w:val="NoSpacing"/>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p>
          <w:p w14:paraId="4F076614" w14:textId="77777777" w:rsidR="00083E38" w:rsidRPr="00EB76DD" w:rsidRDefault="00083E38" w:rsidP="0022594E">
            <w:pPr>
              <w:pStyle w:val="NoSpacing"/>
              <w:rPr>
                <w:b/>
                <w:bCs/>
                <w:sz w:val="18"/>
                <w:szCs w:val="18"/>
                <w:lang w:val="en-IN"/>
              </w:rPr>
            </w:pPr>
            <w:r>
              <w:rPr>
                <w:b/>
                <w:bCs/>
                <w:sz w:val="18"/>
                <w:szCs w:val="18"/>
                <w:lang w:val="en-IN"/>
              </w:rPr>
              <w:t>Other Party             : Nitesh Enterprises</w:t>
            </w:r>
          </w:p>
          <w:p w14:paraId="69E3FA36" w14:textId="77777777" w:rsidR="00083E38" w:rsidRDefault="00083E38" w:rsidP="0022594E">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A02C780" w14:textId="77777777" w:rsidR="00083E38" w:rsidRPr="00EB76DD" w:rsidRDefault="00083E38" w:rsidP="0022594E">
            <w:pPr>
              <w:rPr>
                <w:b/>
                <w:bCs/>
                <w:sz w:val="18"/>
                <w:szCs w:val="18"/>
                <w:lang w:val="en-IN"/>
              </w:rPr>
            </w:pPr>
          </w:p>
          <w:p w14:paraId="07AC6A32" w14:textId="77777777" w:rsidR="00083E38" w:rsidRPr="00EB76DD" w:rsidRDefault="00083E38" w:rsidP="0022594E">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7C72BAD4" w14:textId="77777777" w:rsidR="00083E38" w:rsidRPr="00EB76DD" w:rsidRDefault="00083E38" w:rsidP="0022594E">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58765FD5" w14:textId="77777777" w:rsidR="00083E38" w:rsidRPr="00EB76DD" w:rsidRDefault="00083E38" w:rsidP="0022594E">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 </w:t>
            </w:r>
          </w:p>
        </w:tc>
      </w:tr>
      <w:tr w:rsidR="00083E38" w:rsidRPr="000F42DB" w14:paraId="267A0FF2" w14:textId="77777777" w:rsidTr="0022594E">
        <w:trPr>
          <w:trHeight w:val="928"/>
        </w:trPr>
        <w:tc>
          <w:tcPr>
            <w:tcW w:w="4508" w:type="dxa"/>
            <w:shd w:val="clear" w:color="auto" w:fill="E2EFD9" w:themeFill="accent6" w:themeFillTint="33"/>
          </w:tcPr>
          <w:p w14:paraId="5D92B102" w14:textId="77777777" w:rsidR="00083E38" w:rsidRDefault="00083E38" w:rsidP="0022594E">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5F9D8ACB" w14:textId="77777777" w:rsidR="00083E38" w:rsidRPr="00EB76DD" w:rsidRDefault="00083E38" w:rsidP="0022594E">
            <w:pPr>
              <w:rPr>
                <w:b/>
                <w:bCs/>
                <w:sz w:val="18"/>
                <w:szCs w:val="18"/>
                <w:lang w:val="en-IN"/>
              </w:rPr>
            </w:pPr>
          </w:p>
          <w:p w14:paraId="39E26B42" w14:textId="77777777" w:rsidR="00083E38" w:rsidRDefault="00083E38" w:rsidP="0022594E">
            <w:pPr>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p>
          <w:p w14:paraId="3E3990D4" w14:textId="77777777" w:rsidR="00083E38" w:rsidRDefault="00083E38" w:rsidP="0022594E">
            <w:pPr>
              <w:rPr>
                <w:b/>
                <w:bCs/>
                <w:sz w:val="18"/>
                <w:szCs w:val="18"/>
                <w:lang w:val="en-IN"/>
              </w:rPr>
            </w:pPr>
            <w:r>
              <w:rPr>
                <w:b/>
                <w:bCs/>
                <w:sz w:val="18"/>
                <w:szCs w:val="18"/>
                <w:lang w:val="en-IN"/>
              </w:rPr>
              <w:t>Other Party             : Nitesh Enterprises</w:t>
            </w:r>
          </w:p>
          <w:p w14:paraId="4175E44A" w14:textId="77777777" w:rsidR="00083E38" w:rsidRPr="00EB76DD" w:rsidRDefault="00083E38" w:rsidP="0022594E">
            <w:pPr>
              <w:rPr>
                <w:b/>
                <w:bCs/>
                <w:sz w:val="18"/>
                <w:szCs w:val="18"/>
                <w:lang w:val="en-IN"/>
              </w:rPr>
            </w:pPr>
          </w:p>
          <w:p w14:paraId="62C3CB77" w14:textId="77777777" w:rsidR="00083E38" w:rsidRPr="00EB76DD" w:rsidRDefault="00083E38" w:rsidP="0022594E">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0C61733E" w14:textId="77777777" w:rsidR="00083E38" w:rsidRPr="00EB76DD" w:rsidRDefault="00083E38" w:rsidP="0022594E">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118ED14A" w14:textId="77777777" w:rsidR="00083E38" w:rsidRPr="00EB76DD" w:rsidRDefault="00083E38" w:rsidP="0022594E">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2EFFCD77" w14:textId="77777777" w:rsidR="00083E38" w:rsidRPr="00D60FFD" w:rsidRDefault="00083E38" w:rsidP="0022594E">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r>
              <w:rPr>
                <w:b/>
                <w:bCs/>
                <w:sz w:val="18"/>
                <w:szCs w:val="18"/>
                <w:lang w:val="en-IN"/>
              </w:rPr>
              <w:t>-</w:t>
            </w:r>
            <w:r w:rsidRPr="00EB76DD">
              <w:rPr>
                <w:b/>
                <w:bCs/>
                <w:sz w:val="18"/>
                <w:szCs w:val="18"/>
                <w:lang w:val="en-IN"/>
              </w:rPr>
              <w:t xml:space="preserve">) </w:t>
            </w:r>
          </w:p>
        </w:tc>
      </w:tr>
    </w:tbl>
    <w:p w14:paraId="33C275DB" w14:textId="77777777" w:rsidR="00083E38" w:rsidRDefault="00083E38" w:rsidP="00083E38">
      <w:pPr>
        <w:rPr>
          <w:lang w:val="en-IN"/>
        </w:rPr>
      </w:pPr>
    </w:p>
    <w:p w14:paraId="46301C37" w14:textId="77777777" w:rsidR="00083E38" w:rsidRDefault="00083E38" w:rsidP="00083E38">
      <w:pPr>
        <w:rPr>
          <w:lang w:val="en-IN"/>
        </w:rPr>
      </w:pPr>
    </w:p>
    <w:p w14:paraId="3EB732A9" w14:textId="77777777" w:rsidR="00083E38" w:rsidRDefault="00083E38" w:rsidP="00083E38">
      <w:pPr>
        <w:rPr>
          <w:lang w:val="en-IN"/>
        </w:rPr>
      </w:pPr>
    </w:p>
    <w:p w14:paraId="151F5E94" w14:textId="77777777" w:rsidR="00083E38" w:rsidRDefault="00083E38" w:rsidP="00083E38">
      <w:pPr>
        <w:rPr>
          <w:lang w:val="en-IN"/>
        </w:rPr>
      </w:pPr>
    </w:p>
    <w:p w14:paraId="6F7C1DCB" w14:textId="77777777" w:rsidR="00083E38" w:rsidRDefault="00083E38" w:rsidP="00083E38">
      <w:pPr>
        <w:rPr>
          <w:lang w:val="en-IN"/>
        </w:rPr>
      </w:pPr>
    </w:p>
    <w:p w14:paraId="078FE046" w14:textId="77777777" w:rsidR="00083E38" w:rsidRDefault="00083E38" w:rsidP="00083E38">
      <w:pPr>
        <w:rPr>
          <w:lang w:val="en-IN"/>
        </w:rPr>
      </w:pPr>
    </w:p>
    <w:p w14:paraId="359B83B8" w14:textId="77777777" w:rsidR="00083E38" w:rsidRDefault="00083E38" w:rsidP="00083E38">
      <w:pPr>
        <w:rPr>
          <w:lang w:val="en-IN"/>
        </w:rPr>
      </w:pPr>
    </w:p>
    <w:p w14:paraId="2A18FCB7" w14:textId="77777777" w:rsidR="00083E38" w:rsidRDefault="00083E38" w:rsidP="00083E38">
      <w:pPr>
        <w:rPr>
          <w:lang w:val="en-IN"/>
        </w:rPr>
      </w:pPr>
    </w:p>
    <w:p w14:paraId="1BA3CE47" w14:textId="77777777" w:rsidR="00083E38" w:rsidRDefault="00083E38" w:rsidP="00083E38">
      <w:pPr>
        <w:rPr>
          <w:lang w:val="en-IN"/>
        </w:rPr>
      </w:pPr>
    </w:p>
    <w:p w14:paraId="762D2C71" w14:textId="77777777" w:rsidR="00083E38" w:rsidRDefault="00083E38" w:rsidP="00083E38">
      <w:pPr>
        <w:rPr>
          <w:lang w:val="en-IN"/>
        </w:rPr>
      </w:pPr>
    </w:p>
    <w:p w14:paraId="3E0EE329" w14:textId="77777777" w:rsidR="00083E38" w:rsidRPr="00D84A8B" w:rsidRDefault="00083E38" w:rsidP="00083E38">
      <w:pPr>
        <w:rPr>
          <w:lang w:val="en-IN"/>
        </w:rPr>
      </w:pPr>
    </w:p>
    <w:tbl>
      <w:tblPr>
        <w:tblStyle w:val="TableGrid"/>
        <w:tblW w:w="0" w:type="auto"/>
        <w:tblLook w:val="04A0" w:firstRow="1" w:lastRow="0" w:firstColumn="1" w:lastColumn="0" w:noHBand="0" w:noVBand="1"/>
      </w:tblPr>
      <w:tblGrid>
        <w:gridCol w:w="1202"/>
        <w:gridCol w:w="1391"/>
        <w:gridCol w:w="1359"/>
        <w:gridCol w:w="1348"/>
        <w:gridCol w:w="1304"/>
        <w:gridCol w:w="1332"/>
        <w:gridCol w:w="1080"/>
      </w:tblGrid>
      <w:tr w:rsidR="00083E38" w14:paraId="38634B10" w14:textId="77777777" w:rsidTr="0022594E">
        <w:tc>
          <w:tcPr>
            <w:tcW w:w="1202" w:type="dxa"/>
          </w:tcPr>
          <w:p w14:paraId="5C2D7C53" w14:textId="77777777" w:rsidR="00083E38" w:rsidRPr="00EB76DD" w:rsidRDefault="00083E38" w:rsidP="0022594E">
            <w:pPr>
              <w:rPr>
                <w:b/>
                <w:bCs/>
                <w:lang w:val="en-IN"/>
              </w:rPr>
            </w:pPr>
            <w:r w:rsidRPr="00EB76DD">
              <w:rPr>
                <w:b/>
                <w:bCs/>
                <w:lang w:val="en-IN"/>
              </w:rPr>
              <w:t>Date</w:t>
            </w:r>
          </w:p>
        </w:tc>
        <w:tc>
          <w:tcPr>
            <w:tcW w:w="1391" w:type="dxa"/>
          </w:tcPr>
          <w:p w14:paraId="58077396" w14:textId="77777777" w:rsidR="00083E38" w:rsidRPr="00EB76DD" w:rsidRDefault="00083E38" w:rsidP="0022594E">
            <w:pPr>
              <w:rPr>
                <w:b/>
                <w:bCs/>
                <w:lang w:val="en-IN"/>
              </w:rPr>
            </w:pPr>
            <w:r w:rsidRPr="00EB76DD">
              <w:rPr>
                <w:b/>
                <w:bCs/>
                <w:lang w:val="en-IN"/>
              </w:rPr>
              <w:t>Pay / Received ?</w:t>
            </w:r>
          </w:p>
        </w:tc>
        <w:tc>
          <w:tcPr>
            <w:tcW w:w="1359" w:type="dxa"/>
          </w:tcPr>
          <w:p w14:paraId="30EA2FDD" w14:textId="77777777" w:rsidR="00083E38" w:rsidRPr="00EB76DD" w:rsidRDefault="00083E38" w:rsidP="0022594E">
            <w:pPr>
              <w:rPr>
                <w:b/>
                <w:bCs/>
                <w:lang w:val="en-IN"/>
              </w:rPr>
            </w:pPr>
            <w:r w:rsidRPr="00EB76DD">
              <w:rPr>
                <w:b/>
                <w:bCs/>
                <w:lang w:val="en-IN"/>
              </w:rPr>
              <w:t xml:space="preserve">Amount </w:t>
            </w:r>
          </w:p>
        </w:tc>
        <w:tc>
          <w:tcPr>
            <w:tcW w:w="1348" w:type="dxa"/>
          </w:tcPr>
          <w:p w14:paraId="233AFA1E" w14:textId="77777777" w:rsidR="00083E38" w:rsidRPr="00EB76DD" w:rsidRDefault="00083E38" w:rsidP="0022594E">
            <w:pPr>
              <w:rPr>
                <w:b/>
                <w:bCs/>
                <w:lang w:val="en-IN"/>
              </w:rPr>
            </w:pPr>
            <w:r>
              <w:rPr>
                <w:b/>
                <w:bCs/>
                <w:lang w:val="en-IN"/>
              </w:rPr>
              <w:t>For What ?</w:t>
            </w:r>
          </w:p>
        </w:tc>
        <w:tc>
          <w:tcPr>
            <w:tcW w:w="1304" w:type="dxa"/>
          </w:tcPr>
          <w:p w14:paraId="289A19A8" w14:textId="77777777" w:rsidR="00083E38" w:rsidRPr="00F74154" w:rsidRDefault="00083E38" w:rsidP="0022594E">
            <w:pPr>
              <w:rPr>
                <w:b/>
                <w:bCs/>
                <w:lang w:val="en-IN"/>
              </w:rPr>
            </w:pPr>
            <w:r>
              <w:rPr>
                <w:b/>
                <w:bCs/>
                <w:lang w:val="en-IN"/>
              </w:rPr>
              <w:t>Other Party</w:t>
            </w:r>
          </w:p>
        </w:tc>
        <w:tc>
          <w:tcPr>
            <w:tcW w:w="1332" w:type="dxa"/>
          </w:tcPr>
          <w:p w14:paraId="3AD703D2" w14:textId="77777777" w:rsidR="00083E38" w:rsidRPr="00FA6CAD" w:rsidRDefault="00083E38" w:rsidP="0022594E">
            <w:pPr>
              <w:rPr>
                <w:b/>
                <w:bCs/>
                <w:lang w:val="en-IN"/>
              </w:rPr>
            </w:pPr>
            <w:r>
              <w:rPr>
                <w:b/>
                <w:bCs/>
                <w:lang w:val="en-IN"/>
              </w:rPr>
              <w:t xml:space="preserve">Current </w:t>
            </w:r>
            <w:r w:rsidRPr="00F74154">
              <w:rPr>
                <w:b/>
                <w:bCs/>
                <w:lang w:val="en-IN"/>
              </w:rPr>
              <w:t>Balance</w:t>
            </w:r>
          </w:p>
        </w:tc>
        <w:tc>
          <w:tcPr>
            <w:tcW w:w="1080" w:type="dxa"/>
          </w:tcPr>
          <w:p w14:paraId="65BA5532" w14:textId="77777777" w:rsidR="00083E38" w:rsidRDefault="00083E38" w:rsidP="0022594E">
            <w:pPr>
              <w:rPr>
                <w:b/>
                <w:bCs/>
                <w:lang w:val="en-IN"/>
              </w:rPr>
            </w:pPr>
            <w:r>
              <w:rPr>
                <w:b/>
                <w:bCs/>
                <w:lang w:val="en-IN"/>
              </w:rPr>
              <w:t>Previous Balance</w:t>
            </w:r>
          </w:p>
        </w:tc>
      </w:tr>
      <w:tr w:rsidR="00083E38" w14:paraId="7C57CB54" w14:textId="77777777" w:rsidTr="0022594E">
        <w:tc>
          <w:tcPr>
            <w:tcW w:w="1202" w:type="dxa"/>
          </w:tcPr>
          <w:p w14:paraId="54436DDE" w14:textId="77777777" w:rsidR="00083E38" w:rsidRDefault="00083E38" w:rsidP="0022594E">
            <w:pPr>
              <w:rPr>
                <w:lang w:val="en-IN"/>
              </w:rPr>
            </w:pPr>
            <w:r>
              <w:rPr>
                <w:lang w:val="en-IN"/>
              </w:rPr>
              <w:t>02-June-2020</w:t>
            </w:r>
          </w:p>
        </w:tc>
        <w:tc>
          <w:tcPr>
            <w:tcW w:w="1391" w:type="dxa"/>
          </w:tcPr>
          <w:p w14:paraId="39DABB4F" w14:textId="77777777" w:rsidR="00083E38" w:rsidRDefault="00083E38" w:rsidP="0022594E">
            <w:pPr>
              <w:rPr>
                <w:lang w:val="en-IN"/>
              </w:rPr>
            </w:pPr>
            <w:r>
              <w:rPr>
                <w:lang w:val="en-IN"/>
              </w:rPr>
              <w:t>Pay</w:t>
            </w:r>
          </w:p>
        </w:tc>
        <w:tc>
          <w:tcPr>
            <w:tcW w:w="1359" w:type="dxa"/>
          </w:tcPr>
          <w:p w14:paraId="1750A17D" w14:textId="77777777" w:rsidR="00083E38" w:rsidRDefault="00083E38" w:rsidP="0022594E">
            <w:pPr>
              <w:rPr>
                <w:lang w:val="en-IN"/>
              </w:rPr>
            </w:pPr>
            <w:r>
              <w:rPr>
                <w:lang w:val="en-IN"/>
              </w:rPr>
              <w:t>2000</w:t>
            </w:r>
          </w:p>
        </w:tc>
        <w:tc>
          <w:tcPr>
            <w:tcW w:w="1348" w:type="dxa"/>
          </w:tcPr>
          <w:p w14:paraId="0B4FFF72" w14:textId="77777777" w:rsidR="00083E38" w:rsidRDefault="00083E38" w:rsidP="0022594E">
            <w:pPr>
              <w:rPr>
                <w:lang w:val="en-IN"/>
              </w:rPr>
            </w:pPr>
            <w:r>
              <w:rPr>
                <w:lang w:val="en-IN"/>
              </w:rPr>
              <w:t>Vendor Pay</w:t>
            </w:r>
          </w:p>
        </w:tc>
        <w:tc>
          <w:tcPr>
            <w:tcW w:w="1304" w:type="dxa"/>
          </w:tcPr>
          <w:p w14:paraId="17077363" w14:textId="77777777" w:rsidR="00083E38" w:rsidRDefault="00083E38" w:rsidP="0022594E">
            <w:pPr>
              <w:rPr>
                <w:lang w:val="en-IN"/>
              </w:rPr>
            </w:pPr>
            <w:r>
              <w:rPr>
                <w:lang w:val="en-IN"/>
              </w:rPr>
              <w:t>Nilesh Enterprise</w:t>
            </w:r>
          </w:p>
        </w:tc>
        <w:tc>
          <w:tcPr>
            <w:tcW w:w="1332" w:type="dxa"/>
          </w:tcPr>
          <w:p w14:paraId="13E24E92" w14:textId="77777777" w:rsidR="00083E38" w:rsidRDefault="00083E38" w:rsidP="0022594E">
            <w:pPr>
              <w:rPr>
                <w:lang w:val="en-IN"/>
              </w:rPr>
            </w:pPr>
            <w:r>
              <w:rPr>
                <w:lang w:val="en-IN"/>
              </w:rPr>
              <w:t>25000</w:t>
            </w:r>
          </w:p>
        </w:tc>
        <w:tc>
          <w:tcPr>
            <w:tcW w:w="1080" w:type="dxa"/>
          </w:tcPr>
          <w:p w14:paraId="6BECF3F4" w14:textId="77777777" w:rsidR="00083E38" w:rsidRDefault="00083E38" w:rsidP="0022594E">
            <w:pPr>
              <w:rPr>
                <w:lang w:val="en-IN"/>
              </w:rPr>
            </w:pPr>
            <w:r>
              <w:rPr>
                <w:lang w:val="en-IN"/>
              </w:rPr>
              <w:t>24000</w:t>
            </w:r>
          </w:p>
        </w:tc>
      </w:tr>
      <w:tr w:rsidR="00083E38" w14:paraId="07FA9B30" w14:textId="77777777" w:rsidTr="0022594E">
        <w:tc>
          <w:tcPr>
            <w:tcW w:w="1202" w:type="dxa"/>
          </w:tcPr>
          <w:p w14:paraId="4F2040BD" w14:textId="77777777" w:rsidR="00083E38" w:rsidRDefault="00083E38" w:rsidP="0022594E">
            <w:pPr>
              <w:rPr>
                <w:lang w:val="en-IN"/>
              </w:rPr>
            </w:pPr>
            <w:r>
              <w:rPr>
                <w:lang w:val="en-IN"/>
              </w:rPr>
              <w:t>02-June-2020</w:t>
            </w:r>
          </w:p>
        </w:tc>
        <w:tc>
          <w:tcPr>
            <w:tcW w:w="1391" w:type="dxa"/>
          </w:tcPr>
          <w:p w14:paraId="236069CE" w14:textId="77777777" w:rsidR="00083E38" w:rsidRDefault="00083E38" w:rsidP="0022594E">
            <w:pPr>
              <w:rPr>
                <w:lang w:val="en-IN"/>
              </w:rPr>
            </w:pPr>
            <w:r>
              <w:rPr>
                <w:lang w:val="en-IN"/>
              </w:rPr>
              <w:t>Pay</w:t>
            </w:r>
          </w:p>
        </w:tc>
        <w:tc>
          <w:tcPr>
            <w:tcW w:w="1359" w:type="dxa"/>
          </w:tcPr>
          <w:p w14:paraId="44C7C0D4" w14:textId="77777777" w:rsidR="00083E38" w:rsidRDefault="00083E38" w:rsidP="0022594E">
            <w:pPr>
              <w:rPr>
                <w:lang w:val="en-IN"/>
              </w:rPr>
            </w:pPr>
            <w:r>
              <w:rPr>
                <w:lang w:val="en-IN"/>
              </w:rPr>
              <w:t>1050.0</w:t>
            </w:r>
          </w:p>
        </w:tc>
        <w:tc>
          <w:tcPr>
            <w:tcW w:w="1348" w:type="dxa"/>
          </w:tcPr>
          <w:p w14:paraId="3E3D594F" w14:textId="77777777" w:rsidR="00083E38" w:rsidRDefault="00083E38" w:rsidP="0022594E">
            <w:pPr>
              <w:rPr>
                <w:lang w:val="en-IN"/>
              </w:rPr>
            </w:pPr>
            <w:r>
              <w:rPr>
                <w:lang w:val="en-IN"/>
              </w:rPr>
              <w:t>Salary Pay</w:t>
            </w:r>
          </w:p>
        </w:tc>
        <w:tc>
          <w:tcPr>
            <w:tcW w:w="1304" w:type="dxa"/>
          </w:tcPr>
          <w:p w14:paraId="529812CD" w14:textId="77777777" w:rsidR="00083E38" w:rsidRDefault="00083E38" w:rsidP="0022594E">
            <w:pPr>
              <w:rPr>
                <w:lang w:val="en-IN"/>
              </w:rPr>
            </w:pPr>
            <w:r>
              <w:rPr>
                <w:lang w:val="en-IN"/>
              </w:rPr>
              <w:t>Nilesh Shukla</w:t>
            </w:r>
          </w:p>
        </w:tc>
        <w:tc>
          <w:tcPr>
            <w:tcW w:w="1332" w:type="dxa"/>
          </w:tcPr>
          <w:p w14:paraId="2F1619EA" w14:textId="77777777" w:rsidR="00083E38" w:rsidRDefault="00083E38" w:rsidP="0022594E">
            <w:pPr>
              <w:rPr>
                <w:lang w:val="en-IN"/>
              </w:rPr>
            </w:pPr>
            <w:r>
              <w:rPr>
                <w:lang w:val="en-IN"/>
              </w:rPr>
              <w:t>24000</w:t>
            </w:r>
          </w:p>
        </w:tc>
        <w:tc>
          <w:tcPr>
            <w:tcW w:w="1080" w:type="dxa"/>
          </w:tcPr>
          <w:p w14:paraId="7DECFEDF" w14:textId="77777777" w:rsidR="00083E38" w:rsidRDefault="00083E38" w:rsidP="0022594E">
            <w:pPr>
              <w:rPr>
                <w:lang w:val="en-IN"/>
              </w:rPr>
            </w:pPr>
            <w:r>
              <w:rPr>
                <w:lang w:val="en-IN"/>
              </w:rPr>
              <w:t>23000</w:t>
            </w:r>
          </w:p>
        </w:tc>
      </w:tr>
      <w:tr w:rsidR="00083E38" w14:paraId="0DB96474" w14:textId="77777777" w:rsidTr="0022594E">
        <w:tc>
          <w:tcPr>
            <w:tcW w:w="1202" w:type="dxa"/>
          </w:tcPr>
          <w:p w14:paraId="342042C0" w14:textId="77777777" w:rsidR="00083E38" w:rsidRDefault="00083E38" w:rsidP="0022594E">
            <w:pPr>
              <w:rPr>
                <w:lang w:val="en-IN"/>
              </w:rPr>
            </w:pPr>
            <w:r>
              <w:rPr>
                <w:lang w:val="en-IN"/>
              </w:rPr>
              <w:t>01-June-2020</w:t>
            </w:r>
          </w:p>
        </w:tc>
        <w:tc>
          <w:tcPr>
            <w:tcW w:w="1391" w:type="dxa"/>
          </w:tcPr>
          <w:p w14:paraId="54AD9012" w14:textId="77777777" w:rsidR="00083E38" w:rsidRDefault="00083E38" w:rsidP="0022594E">
            <w:pPr>
              <w:rPr>
                <w:lang w:val="en-IN"/>
              </w:rPr>
            </w:pPr>
            <w:r>
              <w:rPr>
                <w:lang w:val="en-IN"/>
              </w:rPr>
              <w:t>Pay</w:t>
            </w:r>
          </w:p>
        </w:tc>
        <w:tc>
          <w:tcPr>
            <w:tcW w:w="1359" w:type="dxa"/>
          </w:tcPr>
          <w:p w14:paraId="217CF7F4" w14:textId="77777777" w:rsidR="00083E38" w:rsidRDefault="00083E38" w:rsidP="0022594E">
            <w:pPr>
              <w:rPr>
                <w:lang w:val="en-IN"/>
              </w:rPr>
            </w:pPr>
            <w:r>
              <w:rPr>
                <w:lang w:val="en-IN"/>
              </w:rPr>
              <w:t>200</w:t>
            </w:r>
          </w:p>
        </w:tc>
        <w:tc>
          <w:tcPr>
            <w:tcW w:w="1348" w:type="dxa"/>
          </w:tcPr>
          <w:p w14:paraId="52411751" w14:textId="77777777" w:rsidR="00083E38" w:rsidRDefault="00083E38" w:rsidP="0022594E">
            <w:pPr>
              <w:rPr>
                <w:lang w:val="en-IN"/>
              </w:rPr>
            </w:pPr>
            <w:r>
              <w:rPr>
                <w:lang w:val="en-IN"/>
              </w:rPr>
              <w:t>Expense Payment</w:t>
            </w:r>
          </w:p>
        </w:tc>
        <w:tc>
          <w:tcPr>
            <w:tcW w:w="1304" w:type="dxa"/>
          </w:tcPr>
          <w:p w14:paraId="262869CD" w14:textId="77777777" w:rsidR="00083E38" w:rsidRDefault="00083E38" w:rsidP="0022594E">
            <w:pPr>
              <w:rPr>
                <w:lang w:val="en-IN"/>
              </w:rPr>
            </w:pPr>
            <w:r>
              <w:rPr>
                <w:lang w:val="en-IN"/>
              </w:rPr>
              <w:t>Yedurappa</w:t>
            </w:r>
          </w:p>
        </w:tc>
        <w:tc>
          <w:tcPr>
            <w:tcW w:w="1332" w:type="dxa"/>
          </w:tcPr>
          <w:p w14:paraId="776F9C1C" w14:textId="77777777" w:rsidR="00083E38" w:rsidRDefault="00083E38" w:rsidP="0022594E">
            <w:pPr>
              <w:rPr>
                <w:lang w:val="en-IN"/>
              </w:rPr>
            </w:pPr>
            <w:r>
              <w:rPr>
                <w:lang w:val="en-IN"/>
              </w:rPr>
              <w:t>23000</w:t>
            </w:r>
          </w:p>
        </w:tc>
        <w:tc>
          <w:tcPr>
            <w:tcW w:w="1080" w:type="dxa"/>
          </w:tcPr>
          <w:p w14:paraId="0FC4D8AF" w14:textId="77777777" w:rsidR="00083E38" w:rsidRDefault="00083E38" w:rsidP="0022594E">
            <w:pPr>
              <w:rPr>
                <w:lang w:val="en-IN"/>
              </w:rPr>
            </w:pPr>
            <w:r>
              <w:rPr>
                <w:lang w:val="en-IN"/>
              </w:rPr>
              <w:t>2000</w:t>
            </w:r>
          </w:p>
        </w:tc>
      </w:tr>
      <w:tr w:rsidR="00083E38" w14:paraId="6E86FB16" w14:textId="77777777" w:rsidTr="0022594E">
        <w:tc>
          <w:tcPr>
            <w:tcW w:w="1202" w:type="dxa"/>
          </w:tcPr>
          <w:p w14:paraId="1C4F766E" w14:textId="77777777" w:rsidR="00083E38" w:rsidRDefault="00083E38" w:rsidP="0022594E">
            <w:pPr>
              <w:rPr>
                <w:lang w:val="en-IN"/>
              </w:rPr>
            </w:pPr>
            <w:r>
              <w:rPr>
                <w:lang w:val="en-IN"/>
              </w:rPr>
              <w:t>01-June-2020</w:t>
            </w:r>
          </w:p>
        </w:tc>
        <w:tc>
          <w:tcPr>
            <w:tcW w:w="1391" w:type="dxa"/>
          </w:tcPr>
          <w:p w14:paraId="2F7F2DF5" w14:textId="77777777" w:rsidR="00083E38" w:rsidRDefault="00083E38" w:rsidP="0022594E">
            <w:pPr>
              <w:rPr>
                <w:lang w:val="en-IN"/>
              </w:rPr>
            </w:pPr>
            <w:r>
              <w:rPr>
                <w:lang w:val="en-IN"/>
              </w:rPr>
              <w:t>Pay</w:t>
            </w:r>
          </w:p>
        </w:tc>
        <w:tc>
          <w:tcPr>
            <w:tcW w:w="1359" w:type="dxa"/>
          </w:tcPr>
          <w:p w14:paraId="3D12DB3B" w14:textId="77777777" w:rsidR="00083E38" w:rsidRDefault="00083E38" w:rsidP="0022594E">
            <w:pPr>
              <w:rPr>
                <w:lang w:val="en-IN"/>
              </w:rPr>
            </w:pPr>
            <w:r>
              <w:rPr>
                <w:lang w:val="en-IN"/>
              </w:rPr>
              <w:t>10,000.0</w:t>
            </w:r>
          </w:p>
        </w:tc>
        <w:tc>
          <w:tcPr>
            <w:tcW w:w="1348" w:type="dxa"/>
          </w:tcPr>
          <w:p w14:paraId="17714E5D" w14:textId="77777777" w:rsidR="00083E38" w:rsidRDefault="00083E38" w:rsidP="0022594E">
            <w:pPr>
              <w:rPr>
                <w:lang w:val="en-IN"/>
              </w:rPr>
            </w:pPr>
            <w:r>
              <w:rPr>
                <w:lang w:val="en-IN"/>
              </w:rPr>
              <w:t>Internal Transfer</w:t>
            </w:r>
          </w:p>
        </w:tc>
        <w:tc>
          <w:tcPr>
            <w:tcW w:w="1304" w:type="dxa"/>
          </w:tcPr>
          <w:p w14:paraId="70D7F6C9" w14:textId="77777777" w:rsidR="00083E38" w:rsidRDefault="00083E38" w:rsidP="0022594E">
            <w:pPr>
              <w:rPr>
                <w:lang w:val="en-IN"/>
              </w:rPr>
            </w:pPr>
            <w:r>
              <w:rPr>
                <w:lang w:val="en-IN"/>
              </w:rPr>
              <w:t>Avinash</w:t>
            </w:r>
          </w:p>
        </w:tc>
        <w:tc>
          <w:tcPr>
            <w:tcW w:w="1332" w:type="dxa"/>
          </w:tcPr>
          <w:p w14:paraId="28237548" w14:textId="77777777" w:rsidR="00083E38" w:rsidRDefault="00083E38" w:rsidP="0022594E">
            <w:pPr>
              <w:rPr>
                <w:lang w:val="en-IN"/>
              </w:rPr>
            </w:pPr>
            <w:r>
              <w:rPr>
                <w:lang w:val="en-IN"/>
              </w:rPr>
              <w:t>2000</w:t>
            </w:r>
          </w:p>
        </w:tc>
        <w:tc>
          <w:tcPr>
            <w:tcW w:w="1080" w:type="dxa"/>
          </w:tcPr>
          <w:p w14:paraId="73571329" w14:textId="77777777" w:rsidR="00083E38" w:rsidRDefault="00083E38" w:rsidP="0022594E">
            <w:pPr>
              <w:rPr>
                <w:lang w:val="en-IN"/>
              </w:rPr>
            </w:pPr>
            <w:r>
              <w:rPr>
                <w:lang w:val="en-IN"/>
              </w:rPr>
              <w:t>1000</w:t>
            </w:r>
          </w:p>
        </w:tc>
      </w:tr>
      <w:tr w:rsidR="00083E38" w14:paraId="7F947431" w14:textId="77777777" w:rsidTr="0022594E">
        <w:tc>
          <w:tcPr>
            <w:tcW w:w="1202" w:type="dxa"/>
          </w:tcPr>
          <w:p w14:paraId="4B5B6A1C" w14:textId="77777777" w:rsidR="00083E38" w:rsidRDefault="00083E38" w:rsidP="0022594E">
            <w:pPr>
              <w:rPr>
                <w:lang w:val="en-IN"/>
              </w:rPr>
            </w:pPr>
            <w:r>
              <w:rPr>
                <w:lang w:val="en-IN"/>
              </w:rPr>
              <w:t>01-June-2020</w:t>
            </w:r>
          </w:p>
        </w:tc>
        <w:tc>
          <w:tcPr>
            <w:tcW w:w="1391" w:type="dxa"/>
          </w:tcPr>
          <w:p w14:paraId="0D029C67" w14:textId="77777777" w:rsidR="00083E38" w:rsidRDefault="00083E38" w:rsidP="0022594E">
            <w:pPr>
              <w:rPr>
                <w:lang w:val="en-IN"/>
              </w:rPr>
            </w:pPr>
            <w:r>
              <w:rPr>
                <w:lang w:val="en-IN"/>
              </w:rPr>
              <w:t>Receive</w:t>
            </w:r>
          </w:p>
        </w:tc>
        <w:tc>
          <w:tcPr>
            <w:tcW w:w="1359" w:type="dxa"/>
          </w:tcPr>
          <w:p w14:paraId="3836C1EF" w14:textId="77777777" w:rsidR="00083E38" w:rsidRDefault="00083E38" w:rsidP="0022594E">
            <w:pPr>
              <w:rPr>
                <w:lang w:val="en-IN"/>
              </w:rPr>
            </w:pPr>
            <w:r>
              <w:rPr>
                <w:lang w:val="en-IN"/>
              </w:rPr>
              <w:t>20,000.0</w:t>
            </w:r>
          </w:p>
        </w:tc>
        <w:tc>
          <w:tcPr>
            <w:tcW w:w="1348" w:type="dxa"/>
          </w:tcPr>
          <w:p w14:paraId="27BAAF3D" w14:textId="77777777" w:rsidR="00083E38" w:rsidRDefault="00083E38" w:rsidP="0022594E">
            <w:pPr>
              <w:rPr>
                <w:lang w:val="en-IN"/>
              </w:rPr>
            </w:pPr>
            <w:r>
              <w:rPr>
                <w:lang w:val="en-IN"/>
              </w:rPr>
              <w:t xml:space="preserve">Customer / Vendor </w:t>
            </w:r>
          </w:p>
        </w:tc>
        <w:tc>
          <w:tcPr>
            <w:tcW w:w="1304" w:type="dxa"/>
          </w:tcPr>
          <w:p w14:paraId="3FE18097" w14:textId="77777777" w:rsidR="00083E38" w:rsidRDefault="00083E38" w:rsidP="0022594E">
            <w:pPr>
              <w:rPr>
                <w:lang w:val="en-IN"/>
              </w:rPr>
            </w:pPr>
            <w:r>
              <w:rPr>
                <w:lang w:val="en-IN"/>
              </w:rPr>
              <w:t>ABC Enterprises</w:t>
            </w:r>
          </w:p>
        </w:tc>
        <w:tc>
          <w:tcPr>
            <w:tcW w:w="1332" w:type="dxa"/>
          </w:tcPr>
          <w:p w14:paraId="490EFAFE" w14:textId="77777777" w:rsidR="00083E38" w:rsidRDefault="00083E38" w:rsidP="0022594E">
            <w:pPr>
              <w:rPr>
                <w:lang w:val="en-IN"/>
              </w:rPr>
            </w:pPr>
            <w:r>
              <w:rPr>
                <w:lang w:val="en-IN"/>
              </w:rPr>
              <w:t>1000</w:t>
            </w:r>
          </w:p>
        </w:tc>
        <w:tc>
          <w:tcPr>
            <w:tcW w:w="1080" w:type="dxa"/>
          </w:tcPr>
          <w:p w14:paraId="5EBFCFD1" w14:textId="77777777" w:rsidR="00083E38" w:rsidRDefault="00083E38" w:rsidP="0022594E">
            <w:pPr>
              <w:rPr>
                <w:lang w:val="en-IN"/>
              </w:rPr>
            </w:pPr>
            <w:r>
              <w:rPr>
                <w:lang w:val="en-IN"/>
              </w:rPr>
              <w:t>10000</w:t>
            </w:r>
          </w:p>
        </w:tc>
      </w:tr>
      <w:tr w:rsidR="00083E38" w14:paraId="76EC0489" w14:textId="77777777" w:rsidTr="0022594E">
        <w:tc>
          <w:tcPr>
            <w:tcW w:w="1202" w:type="dxa"/>
          </w:tcPr>
          <w:p w14:paraId="7D3A71E2" w14:textId="77777777" w:rsidR="00083E38" w:rsidRDefault="00083E38" w:rsidP="0022594E">
            <w:pPr>
              <w:rPr>
                <w:lang w:val="en-IN"/>
              </w:rPr>
            </w:pPr>
            <w:r>
              <w:rPr>
                <w:lang w:val="en-IN"/>
              </w:rPr>
              <w:t>01-June-2020</w:t>
            </w:r>
          </w:p>
        </w:tc>
        <w:tc>
          <w:tcPr>
            <w:tcW w:w="1391" w:type="dxa"/>
          </w:tcPr>
          <w:p w14:paraId="462FF57E" w14:textId="77777777" w:rsidR="00083E38" w:rsidRDefault="00083E38" w:rsidP="0022594E">
            <w:pPr>
              <w:rPr>
                <w:lang w:val="en-IN"/>
              </w:rPr>
            </w:pPr>
            <w:r>
              <w:rPr>
                <w:lang w:val="en-IN"/>
              </w:rPr>
              <w:t>Receive</w:t>
            </w:r>
          </w:p>
        </w:tc>
        <w:tc>
          <w:tcPr>
            <w:tcW w:w="1359" w:type="dxa"/>
          </w:tcPr>
          <w:p w14:paraId="38E9CF7F" w14:textId="77777777" w:rsidR="00083E38" w:rsidRDefault="00083E38" w:rsidP="0022594E">
            <w:pPr>
              <w:rPr>
                <w:lang w:val="en-IN"/>
              </w:rPr>
            </w:pPr>
            <w:r>
              <w:rPr>
                <w:lang w:val="en-IN"/>
              </w:rPr>
              <w:t>8000.0</w:t>
            </w:r>
          </w:p>
        </w:tc>
        <w:tc>
          <w:tcPr>
            <w:tcW w:w="1348" w:type="dxa"/>
          </w:tcPr>
          <w:p w14:paraId="7CCA041D" w14:textId="77777777" w:rsidR="00083E38" w:rsidRDefault="00083E38" w:rsidP="0022594E">
            <w:pPr>
              <w:rPr>
                <w:lang w:val="en-IN"/>
              </w:rPr>
            </w:pPr>
            <w:r>
              <w:rPr>
                <w:lang w:val="en-IN"/>
              </w:rPr>
              <w:t>Internal Transfer</w:t>
            </w:r>
          </w:p>
        </w:tc>
        <w:tc>
          <w:tcPr>
            <w:tcW w:w="1304" w:type="dxa"/>
          </w:tcPr>
          <w:p w14:paraId="6D0CC997" w14:textId="77777777" w:rsidR="00083E38" w:rsidRDefault="00083E38" w:rsidP="0022594E">
            <w:pPr>
              <w:rPr>
                <w:lang w:val="en-IN"/>
              </w:rPr>
            </w:pPr>
            <w:r>
              <w:rPr>
                <w:lang w:val="en-IN"/>
              </w:rPr>
              <w:t>Nilesh Yadav</w:t>
            </w:r>
          </w:p>
        </w:tc>
        <w:tc>
          <w:tcPr>
            <w:tcW w:w="1332" w:type="dxa"/>
          </w:tcPr>
          <w:p w14:paraId="1E9E85D7" w14:textId="77777777" w:rsidR="00083E38" w:rsidRDefault="00083E38" w:rsidP="0022594E">
            <w:pPr>
              <w:rPr>
                <w:lang w:val="en-IN"/>
              </w:rPr>
            </w:pPr>
            <w:r>
              <w:rPr>
                <w:lang w:val="en-IN"/>
              </w:rPr>
              <w:t>10000</w:t>
            </w:r>
          </w:p>
        </w:tc>
        <w:tc>
          <w:tcPr>
            <w:tcW w:w="1080" w:type="dxa"/>
          </w:tcPr>
          <w:p w14:paraId="428156CE" w14:textId="77777777" w:rsidR="00083E38" w:rsidRDefault="00083E38" w:rsidP="0022594E">
            <w:pPr>
              <w:rPr>
                <w:lang w:val="en-IN"/>
              </w:rPr>
            </w:pPr>
            <w:r>
              <w:rPr>
                <w:lang w:val="en-IN"/>
              </w:rPr>
              <w:t>0</w:t>
            </w:r>
          </w:p>
        </w:tc>
      </w:tr>
      <w:tr w:rsidR="00083E38" w14:paraId="1BEEB021" w14:textId="77777777" w:rsidTr="0022594E">
        <w:tc>
          <w:tcPr>
            <w:tcW w:w="1202" w:type="dxa"/>
          </w:tcPr>
          <w:p w14:paraId="5776E498" w14:textId="77777777" w:rsidR="00083E38" w:rsidRDefault="00083E38" w:rsidP="0022594E">
            <w:pPr>
              <w:rPr>
                <w:lang w:val="en-IN"/>
              </w:rPr>
            </w:pPr>
            <w:r>
              <w:rPr>
                <w:lang w:val="en-IN"/>
              </w:rPr>
              <w:t>01-June-2020</w:t>
            </w:r>
          </w:p>
        </w:tc>
        <w:tc>
          <w:tcPr>
            <w:tcW w:w="1391" w:type="dxa"/>
          </w:tcPr>
          <w:p w14:paraId="072C798F" w14:textId="77777777" w:rsidR="00083E38" w:rsidRDefault="00083E38" w:rsidP="0022594E">
            <w:pPr>
              <w:rPr>
                <w:lang w:val="en-IN"/>
              </w:rPr>
            </w:pPr>
            <w:r>
              <w:rPr>
                <w:lang w:val="en-IN"/>
              </w:rPr>
              <w:t>Receive</w:t>
            </w:r>
          </w:p>
        </w:tc>
        <w:tc>
          <w:tcPr>
            <w:tcW w:w="1359" w:type="dxa"/>
          </w:tcPr>
          <w:p w14:paraId="50400A5C" w14:textId="77777777" w:rsidR="00083E38" w:rsidRDefault="00083E38" w:rsidP="0022594E">
            <w:pPr>
              <w:rPr>
                <w:lang w:val="en-IN"/>
              </w:rPr>
            </w:pPr>
            <w:r>
              <w:rPr>
                <w:lang w:val="en-IN"/>
              </w:rPr>
              <w:t>2000</w:t>
            </w:r>
          </w:p>
        </w:tc>
        <w:tc>
          <w:tcPr>
            <w:tcW w:w="1348" w:type="dxa"/>
          </w:tcPr>
          <w:p w14:paraId="43DA5A17" w14:textId="77777777" w:rsidR="00083E38" w:rsidRDefault="00083E38" w:rsidP="0022594E">
            <w:pPr>
              <w:rPr>
                <w:lang w:val="en-IN"/>
              </w:rPr>
            </w:pPr>
            <w:r>
              <w:rPr>
                <w:lang w:val="en-IN"/>
              </w:rPr>
              <w:t>Retail</w:t>
            </w:r>
          </w:p>
        </w:tc>
        <w:tc>
          <w:tcPr>
            <w:tcW w:w="1304" w:type="dxa"/>
          </w:tcPr>
          <w:p w14:paraId="2ABF0910" w14:textId="77777777" w:rsidR="00083E38" w:rsidRDefault="00083E38" w:rsidP="0022594E">
            <w:pPr>
              <w:rPr>
                <w:lang w:val="en-IN"/>
              </w:rPr>
            </w:pPr>
            <w:r>
              <w:rPr>
                <w:lang w:val="en-IN"/>
              </w:rPr>
              <w:t>-</w:t>
            </w:r>
          </w:p>
        </w:tc>
        <w:tc>
          <w:tcPr>
            <w:tcW w:w="1332" w:type="dxa"/>
          </w:tcPr>
          <w:p w14:paraId="7DCB6315" w14:textId="77777777" w:rsidR="00083E38" w:rsidRDefault="00083E38" w:rsidP="0022594E">
            <w:pPr>
              <w:rPr>
                <w:lang w:val="en-IN"/>
              </w:rPr>
            </w:pPr>
            <w:r>
              <w:rPr>
                <w:lang w:val="en-IN"/>
              </w:rPr>
              <w:t>0</w:t>
            </w:r>
          </w:p>
        </w:tc>
        <w:tc>
          <w:tcPr>
            <w:tcW w:w="1080" w:type="dxa"/>
          </w:tcPr>
          <w:p w14:paraId="7EA50646" w14:textId="77777777" w:rsidR="00083E38" w:rsidRDefault="00083E38" w:rsidP="0022594E">
            <w:pPr>
              <w:rPr>
                <w:lang w:val="en-IN"/>
              </w:rPr>
            </w:pPr>
            <w:r>
              <w:rPr>
                <w:lang w:val="en-IN"/>
              </w:rPr>
              <w:t>0</w:t>
            </w:r>
          </w:p>
        </w:tc>
      </w:tr>
      <w:tr w:rsidR="00083E38" w14:paraId="186357FE" w14:textId="77777777" w:rsidTr="0022594E">
        <w:tc>
          <w:tcPr>
            <w:tcW w:w="1202" w:type="dxa"/>
          </w:tcPr>
          <w:p w14:paraId="2EE7AFD7" w14:textId="77777777" w:rsidR="00083E38" w:rsidRDefault="00083E38" w:rsidP="0022594E">
            <w:pPr>
              <w:rPr>
                <w:lang w:val="en-IN"/>
              </w:rPr>
            </w:pPr>
          </w:p>
        </w:tc>
        <w:tc>
          <w:tcPr>
            <w:tcW w:w="1391" w:type="dxa"/>
          </w:tcPr>
          <w:p w14:paraId="09519A62" w14:textId="77777777" w:rsidR="00083E38" w:rsidRDefault="00083E38" w:rsidP="0022594E">
            <w:pPr>
              <w:rPr>
                <w:lang w:val="en-IN"/>
              </w:rPr>
            </w:pPr>
          </w:p>
        </w:tc>
        <w:tc>
          <w:tcPr>
            <w:tcW w:w="1359" w:type="dxa"/>
          </w:tcPr>
          <w:p w14:paraId="1A9C5BD3" w14:textId="77777777" w:rsidR="00083E38" w:rsidRDefault="00083E38" w:rsidP="0022594E">
            <w:pPr>
              <w:rPr>
                <w:lang w:val="en-IN"/>
              </w:rPr>
            </w:pPr>
          </w:p>
        </w:tc>
        <w:tc>
          <w:tcPr>
            <w:tcW w:w="1348" w:type="dxa"/>
          </w:tcPr>
          <w:p w14:paraId="7B7B664B" w14:textId="77777777" w:rsidR="00083E38" w:rsidRDefault="00083E38" w:rsidP="0022594E">
            <w:pPr>
              <w:rPr>
                <w:lang w:val="en-IN"/>
              </w:rPr>
            </w:pPr>
          </w:p>
        </w:tc>
        <w:tc>
          <w:tcPr>
            <w:tcW w:w="1304" w:type="dxa"/>
          </w:tcPr>
          <w:p w14:paraId="481057BD" w14:textId="77777777" w:rsidR="00083E38" w:rsidRDefault="00083E38" w:rsidP="0022594E">
            <w:pPr>
              <w:rPr>
                <w:lang w:val="en-IN"/>
              </w:rPr>
            </w:pPr>
          </w:p>
        </w:tc>
        <w:tc>
          <w:tcPr>
            <w:tcW w:w="1332" w:type="dxa"/>
          </w:tcPr>
          <w:p w14:paraId="3602B751" w14:textId="77777777" w:rsidR="00083E38" w:rsidRDefault="00083E38" w:rsidP="0022594E">
            <w:pPr>
              <w:rPr>
                <w:lang w:val="en-IN"/>
              </w:rPr>
            </w:pPr>
          </w:p>
        </w:tc>
        <w:tc>
          <w:tcPr>
            <w:tcW w:w="1080" w:type="dxa"/>
          </w:tcPr>
          <w:p w14:paraId="213F671C" w14:textId="77777777" w:rsidR="00083E38" w:rsidRDefault="00083E38" w:rsidP="0022594E">
            <w:pPr>
              <w:rPr>
                <w:lang w:val="en-IN"/>
              </w:rPr>
            </w:pPr>
          </w:p>
        </w:tc>
      </w:tr>
      <w:tr w:rsidR="00083E38" w14:paraId="1A87B32C" w14:textId="77777777" w:rsidTr="0022594E">
        <w:tc>
          <w:tcPr>
            <w:tcW w:w="1202" w:type="dxa"/>
          </w:tcPr>
          <w:p w14:paraId="3633754E" w14:textId="77777777" w:rsidR="00083E38" w:rsidRDefault="00083E38" w:rsidP="0022594E">
            <w:pPr>
              <w:rPr>
                <w:lang w:val="en-IN"/>
              </w:rPr>
            </w:pPr>
          </w:p>
        </w:tc>
        <w:tc>
          <w:tcPr>
            <w:tcW w:w="1391" w:type="dxa"/>
          </w:tcPr>
          <w:p w14:paraId="6F27F67E" w14:textId="77777777" w:rsidR="00083E38" w:rsidRDefault="00083E38" w:rsidP="0022594E">
            <w:pPr>
              <w:rPr>
                <w:lang w:val="en-IN"/>
              </w:rPr>
            </w:pPr>
          </w:p>
        </w:tc>
        <w:tc>
          <w:tcPr>
            <w:tcW w:w="1359" w:type="dxa"/>
          </w:tcPr>
          <w:p w14:paraId="6B2832B6" w14:textId="77777777" w:rsidR="00083E38" w:rsidRDefault="00083E38" w:rsidP="0022594E">
            <w:pPr>
              <w:rPr>
                <w:lang w:val="en-IN"/>
              </w:rPr>
            </w:pPr>
          </w:p>
        </w:tc>
        <w:tc>
          <w:tcPr>
            <w:tcW w:w="1348" w:type="dxa"/>
          </w:tcPr>
          <w:p w14:paraId="002E6289" w14:textId="77777777" w:rsidR="00083E38" w:rsidRDefault="00083E38" w:rsidP="0022594E">
            <w:pPr>
              <w:rPr>
                <w:lang w:val="en-IN"/>
              </w:rPr>
            </w:pPr>
          </w:p>
        </w:tc>
        <w:tc>
          <w:tcPr>
            <w:tcW w:w="1304" w:type="dxa"/>
          </w:tcPr>
          <w:p w14:paraId="0E86E356" w14:textId="77777777" w:rsidR="00083E38" w:rsidRDefault="00083E38" w:rsidP="0022594E">
            <w:pPr>
              <w:rPr>
                <w:lang w:val="en-IN"/>
              </w:rPr>
            </w:pPr>
          </w:p>
        </w:tc>
        <w:tc>
          <w:tcPr>
            <w:tcW w:w="1332" w:type="dxa"/>
          </w:tcPr>
          <w:p w14:paraId="67CC0B3F" w14:textId="77777777" w:rsidR="00083E38" w:rsidRDefault="00083E38" w:rsidP="0022594E">
            <w:pPr>
              <w:rPr>
                <w:lang w:val="en-IN"/>
              </w:rPr>
            </w:pPr>
          </w:p>
        </w:tc>
        <w:tc>
          <w:tcPr>
            <w:tcW w:w="1080" w:type="dxa"/>
          </w:tcPr>
          <w:p w14:paraId="19D85027" w14:textId="77777777" w:rsidR="00083E38" w:rsidRDefault="00083E38" w:rsidP="0022594E">
            <w:pPr>
              <w:rPr>
                <w:lang w:val="en-IN"/>
              </w:rPr>
            </w:pPr>
          </w:p>
        </w:tc>
      </w:tr>
    </w:tbl>
    <w:p w14:paraId="4B8EDD76" w14:textId="77777777" w:rsidR="00083E38" w:rsidRDefault="00083E38"/>
    <w:sectPr w:rsidR="00083E38" w:rsidSect="002A6F93">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02244" w14:textId="77777777" w:rsidR="00D9187E" w:rsidRDefault="00D9187E" w:rsidP="00174C6C">
      <w:pPr>
        <w:spacing w:after="0" w:line="240" w:lineRule="auto"/>
      </w:pPr>
      <w:r>
        <w:separator/>
      </w:r>
    </w:p>
  </w:endnote>
  <w:endnote w:type="continuationSeparator" w:id="0">
    <w:p w14:paraId="58C69AB3" w14:textId="77777777" w:rsidR="00D9187E" w:rsidRDefault="00D9187E"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266C31" w:rsidRDefault="00266C31">
    <w:pPr>
      <w:pStyle w:val="Footer"/>
      <w:pBdr>
        <w:bottom w:val="single" w:sz="6" w:space="1" w:color="auto"/>
      </w:pBdr>
      <w:rPr>
        <w:sz w:val="16"/>
        <w:szCs w:val="16"/>
      </w:rPr>
    </w:pPr>
  </w:p>
  <w:p w14:paraId="29F2F4A5" w14:textId="77777777" w:rsidR="00266C31" w:rsidRDefault="00266C31">
    <w:pPr>
      <w:pStyle w:val="Footer"/>
      <w:rPr>
        <w:sz w:val="16"/>
        <w:szCs w:val="16"/>
      </w:rPr>
    </w:pPr>
  </w:p>
  <w:p w14:paraId="7C30A6CD" w14:textId="0E49A5FC" w:rsidR="00266C31" w:rsidRPr="00F759A4" w:rsidRDefault="00266C31">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856F5" w14:textId="77777777" w:rsidR="00D9187E" w:rsidRDefault="00D9187E" w:rsidP="00174C6C">
      <w:pPr>
        <w:spacing w:after="0" w:line="240" w:lineRule="auto"/>
      </w:pPr>
      <w:r>
        <w:separator/>
      </w:r>
    </w:p>
  </w:footnote>
  <w:footnote w:type="continuationSeparator" w:id="0">
    <w:p w14:paraId="30E3B563" w14:textId="77777777" w:rsidR="00D9187E" w:rsidRDefault="00D9187E"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NagFACgntq4tAAAA"/>
  </w:docVars>
  <w:rsids>
    <w:rsidRoot w:val="00442E97"/>
    <w:rsid w:val="0000014A"/>
    <w:rsid w:val="00003E9B"/>
    <w:rsid w:val="0000645D"/>
    <w:rsid w:val="0000684C"/>
    <w:rsid w:val="00006FDC"/>
    <w:rsid w:val="000077BC"/>
    <w:rsid w:val="0001168F"/>
    <w:rsid w:val="00011833"/>
    <w:rsid w:val="00012FAB"/>
    <w:rsid w:val="00021D7B"/>
    <w:rsid w:val="00031220"/>
    <w:rsid w:val="0003693F"/>
    <w:rsid w:val="0004050A"/>
    <w:rsid w:val="00040909"/>
    <w:rsid w:val="00041EB2"/>
    <w:rsid w:val="00043188"/>
    <w:rsid w:val="000443CB"/>
    <w:rsid w:val="00044E05"/>
    <w:rsid w:val="00047146"/>
    <w:rsid w:val="00050675"/>
    <w:rsid w:val="00053198"/>
    <w:rsid w:val="00056862"/>
    <w:rsid w:val="00057C45"/>
    <w:rsid w:val="00061943"/>
    <w:rsid w:val="00062BB9"/>
    <w:rsid w:val="00064B0F"/>
    <w:rsid w:val="00066D2C"/>
    <w:rsid w:val="00067195"/>
    <w:rsid w:val="000711FA"/>
    <w:rsid w:val="000717EB"/>
    <w:rsid w:val="00075C64"/>
    <w:rsid w:val="00076115"/>
    <w:rsid w:val="00082586"/>
    <w:rsid w:val="00082C16"/>
    <w:rsid w:val="00083E38"/>
    <w:rsid w:val="00084B27"/>
    <w:rsid w:val="0008513D"/>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5A40"/>
    <w:rsid w:val="000B6031"/>
    <w:rsid w:val="000C0709"/>
    <w:rsid w:val="000C0A45"/>
    <w:rsid w:val="000C0D1E"/>
    <w:rsid w:val="000C5244"/>
    <w:rsid w:val="000C5A7A"/>
    <w:rsid w:val="000C5DB5"/>
    <w:rsid w:val="000C7102"/>
    <w:rsid w:val="000C7F71"/>
    <w:rsid w:val="000D0B24"/>
    <w:rsid w:val="000D3080"/>
    <w:rsid w:val="000D3EF1"/>
    <w:rsid w:val="000D3F1B"/>
    <w:rsid w:val="000D4D26"/>
    <w:rsid w:val="000D515A"/>
    <w:rsid w:val="000E0606"/>
    <w:rsid w:val="000E0A4E"/>
    <w:rsid w:val="000E1B82"/>
    <w:rsid w:val="000E2D0B"/>
    <w:rsid w:val="000E39C6"/>
    <w:rsid w:val="000E5D9E"/>
    <w:rsid w:val="000E7437"/>
    <w:rsid w:val="000F1150"/>
    <w:rsid w:val="000F2DC5"/>
    <w:rsid w:val="000F3F90"/>
    <w:rsid w:val="000F42DB"/>
    <w:rsid w:val="000F50E3"/>
    <w:rsid w:val="000F697A"/>
    <w:rsid w:val="0010039D"/>
    <w:rsid w:val="001005AE"/>
    <w:rsid w:val="001027E7"/>
    <w:rsid w:val="00102DD6"/>
    <w:rsid w:val="001045BA"/>
    <w:rsid w:val="00104B45"/>
    <w:rsid w:val="00106A38"/>
    <w:rsid w:val="0011040F"/>
    <w:rsid w:val="001116C6"/>
    <w:rsid w:val="00112371"/>
    <w:rsid w:val="00112451"/>
    <w:rsid w:val="001127D5"/>
    <w:rsid w:val="00115855"/>
    <w:rsid w:val="001175BB"/>
    <w:rsid w:val="00120DDF"/>
    <w:rsid w:val="00127984"/>
    <w:rsid w:val="00130F36"/>
    <w:rsid w:val="00132DDB"/>
    <w:rsid w:val="00133100"/>
    <w:rsid w:val="00136AC1"/>
    <w:rsid w:val="00137040"/>
    <w:rsid w:val="001403E2"/>
    <w:rsid w:val="0014157F"/>
    <w:rsid w:val="00142C5C"/>
    <w:rsid w:val="00145CB2"/>
    <w:rsid w:val="001478C5"/>
    <w:rsid w:val="0015175A"/>
    <w:rsid w:val="00153BC8"/>
    <w:rsid w:val="0015721A"/>
    <w:rsid w:val="0016062B"/>
    <w:rsid w:val="00161217"/>
    <w:rsid w:val="001613A9"/>
    <w:rsid w:val="0016219B"/>
    <w:rsid w:val="00162453"/>
    <w:rsid w:val="00163FE1"/>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E7F64"/>
    <w:rsid w:val="001F356E"/>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594E"/>
    <w:rsid w:val="002265DC"/>
    <w:rsid w:val="0022769B"/>
    <w:rsid w:val="00230026"/>
    <w:rsid w:val="002309AF"/>
    <w:rsid w:val="00231431"/>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66C31"/>
    <w:rsid w:val="002679D7"/>
    <w:rsid w:val="00270A81"/>
    <w:rsid w:val="00271807"/>
    <w:rsid w:val="00274A4F"/>
    <w:rsid w:val="00276307"/>
    <w:rsid w:val="00281FF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5CD5"/>
    <w:rsid w:val="002D6974"/>
    <w:rsid w:val="002E1AA7"/>
    <w:rsid w:val="002E2E76"/>
    <w:rsid w:val="002E4C4F"/>
    <w:rsid w:val="002E4E97"/>
    <w:rsid w:val="002F132B"/>
    <w:rsid w:val="002F39B3"/>
    <w:rsid w:val="002F4541"/>
    <w:rsid w:val="002F47A4"/>
    <w:rsid w:val="002F6999"/>
    <w:rsid w:val="002F72EE"/>
    <w:rsid w:val="00300187"/>
    <w:rsid w:val="00300734"/>
    <w:rsid w:val="00300F26"/>
    <w:rsid w:val="00304337"/>
    <w:rsid w:val="00305198"/>
    <w:rsid w:val="00306B5F"/>
    <w:rsid w:val="00311189"/>
    <w:rsid w:val="003129E1"/>
    <w:rsid w:val="00312C21"/>
    <w:rsid w:val="00314804"/>
    <w:rsid w:val="0031689F"/>
    <w:rsid w:val="00321752"/>
    <w:rsid w:val="00323E35"/>
    <w:rsid w:val="003245D8"/>
    <w:rsid w:val="003252CD"/>
    <w:rsid w:val="0032612B"/>
    <w:rsid w:val="003301DD"/>
    <w:rsid w:val="00330336"/>
    <w:rsid w:val="0033195A"/>
    <w:rsid w:val="003328F7"/>
    <w:rsid w:val="00340828"/>
    <w:rsid w:val="0034278D"/>
    <w:rsid w:val="003452BE"/>
    <w:rsid w:val="00347021"/>
    <w:rsid w:val="00355699"/>
    <w:rsid w:val="00356B02"/>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5AAC"/>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34D7F"/>
    <w:rsid w:val="00442D16"/>
    <w:rsid w:val="00442E97"/>
    <w:rsid w:val="00443A85"/>
    <w:rsid w:val="00444320"/>
    <w:rsid w:val="004451C7"/>
    <w:rsid w:val="00455553"/>
    <w:rsid w:val="00460FC2"/>
    <w:rsid w:val="00463352"/>
    <w:rsid w:val="00463AD6"/>
    <w:rsid w:val="00472BA5"/>
    <w:rsid w:val="004745D0"/>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1F28"/>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06643"/>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4262"/>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76E91"/>
    <w:rsid w:val="00581823"/>
    <w:rsid w:val="0058239A"/>
    <w:rsid w:val="0058278A"/>
    <w:rsid w:val="005921A4"/>
    <w:rsid w:val="0059711C"/>
    <w:rsid w:val="005A37A8"/>
    <w:rsid w:val="005A3F70"/>
    <w:rsid w:val="005A6312"/>
    <w:rsid w:val="005B11B9"/>
    <w:rsid w:val="005B1769"/>
    <w:rsid w:val="005B2BD4"/>
    <w:rsid w:val="005B4D15"/>
    <w:rsid w:val="005B6E33"/>
    <w:rsid w:val="005B7107"/>
    <w:rsid w:val="005C02B5"/>
    <w:rsid w:val="005C4C02"/>
    <w:rsid w:val="005C54B8"/>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493"/>
    <w:rsid w:val="00667820"/>
    <w:rsid w:val="00670FA1"/>
    <w:rsid w:val="0067135C"/>
    <w:rsid w:val="006717FE"/>
    <w:rsid w:val="00672388"/>
    <w:rsid w:val="0067284D"/>
    <w:rsid w:val="00674431"/>
    <w:rsid w:val="00674A14"/>
    <w:rsid w:val="00674B06"/>
    <w:rsid w:val="00675252"/>
    <w:rsid w:val="0067729E"/>
    <w:rsid w:val="00677686"/>
    <w:rsid w:val="00677D99"/>
    <w:rsid w:val="00681567"/>
    <w:rsid w:val="00682071"/>
    <w:rsid w:val="0068286E"/>
    <w:rsid w:val="0068308D"/>
    <w:rsid w:val="006832AD"/>
    <w:rsid w:val="00683444"/>
    <w:rsid w:val="00683CBD"/>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3424"/>
    <w:rsid w:val="006C7224"/>
    <w:rsid w:val="006D48C8"/>
    <w:rsid w:val="006D5BB3"/>
    <w:rsid w:val="006D6E00"/>
    <w:rsid w:val="006D6EC4"/>
    <w:rsid w:val="006D7FC1"/>
    <w:rsid w:val="006E242A"/>
    <w:rsid w:val="006E381B"/>
    <w:rsid w:val="006F0300"/>
    <w:rsid w:val="006F593F"/>
    <w:rsid w:val="006F7F64"/>
    <w:rsid w:val="007032E1"/>
    <w:rsid w:val="0070381B"/>
    <w:rsid w:val="00703988"/>
    <w:rsid w:val="00704350"/>
    <w:rsid w:val="0071134F"/>
    <w:rsid w:val="00723D94"/>
    <w:rsid w:val="007247D4"/>
    <w:rsid w:val="007253D0"/>
    <w:rsid w:val="00727160"/>
    <w:rsid w:val="007272AD"/>
    <w:rsid w:val="00727D7B"/>
    <w:rsid w:val="007314A2"/>
    <w:rsid w:val="007333C4"/>
    <w:rsid w:val="00734503"/>
    <w:rsid w:val="00736FC5"/>
    <w:rsid w:val="00737257"/>
    <w:rsid w:val="00737960"/>
    <w:rsid w:val="00740CA8"/>
    <w:rsid w:val="00741073"/>
    <w:rsid w:val="007422E8"/>
    <w:rsid w:val="00742C0C"/>
    <w:rsid w:val="00742D22"/>
    <w:rsid w:val="00743E72"/>
    <w:rsid w:val="007451CF"/>
    <w:rsid w:val="007458EB"/>
    <w:rsid w:val="007502CA"/>
    <w:rsid w:val="007531A6"/>
    <w:rsid w:val="007550F5"/>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96510"/>
    <w:rsid w:val="007A1788"/>
    <w:rsid w:val="007A2AE4"/>
    <w:rsid w:val="007A7E14"/>
    <w:rsid w:val="007B0B42"/>
    <w:rsid w:val="007B1F4C"/>
    <w:rsid w:val="007B22BA"/>
    <w:rsid w:val="007B2710"/>
    <w:rsid w:val="007B44E2"/>
    <w:rsid w:val="007B45CC"/>
    <w:rsid w:val="007C4074"/>
    <w:rsid w:val="007C4E99"/>
    <w:rsid w:val="007C7427"/>
    <w:rsid w:val="007D5DF0"/>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29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1431"/>
    <w:rsid w:val="00861D19"/>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C7"/>
    <w:rsid w:val="008A25EE"/>
    <w:rsid w:val="008A7C35"/>
    <w:rsid w:val="008B06D6"/>
    <w:rsid w:val="008B40AA"/>
    <w:rsid w:val="008B45C6"/>
    <w:rsid w:val="008B4ECD"/>
    <w:rsid w:val="008B4FE7"/>
    <w:rsid w:val="008B605F"/>
    <w:rsid w:val="008C4C4C"/>
    <w:rsid w:val="008D06E4"/>
    <w:rsid w:val="008D107C"/>
    <w:rsid w:val="008D213C"/>
    <w:rsid w:val="008D2177"/>
    <w:rsid w:val="008D2788"/>
    <w:rsid w:val="008D3662"/>
    <w:rsid w:val="008D4970"/>
    <w:rsid w:val="008D54C1"/>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1C22"/>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9FA"/>
    <w:rsid w:val="00972DB9"/>
    <w:rsid w:val="00973DD7"/>
    <w:rsid w:val="0097402E"/>
    <w:rsid w:val="00980802"/>
    <w:rsid w:val="00980B3B"/>
    <w:rsid w:val="00980C8B"/>
    <w:rsid w:val="009823B1"/>
    <w:rsid w:val="00982B42"/>
    <w:rsid w:val="009836D5"/>
    <w:rsid w:val="0098473E"/>
    <w:rsid w:val="009847C4"/>
    <w:rsid w:val="00985A06"/>
    <w:rsid w:val="00990FDA"/>
    <w:rsid w:val="00991291"/>
    <w:rsid w:val="009919B9"/>
    <w:rsid w:val="00997895"/>
    <w:rsid w:val="009A0757"/>
    <w:rsid w:val="009A0A6A"/>
    <w:rsid w:val="009A13E4"/>
    <w:rsid w:val="009A213D"/>
    <w:rsid w:val="009A2481"/>
    <w:rsid w:val="009A422F"/>
    <w:rsid w:val="009A494E"/>
    <w:rsid w:val="009A5EB0"/>
    <w:rsid w:val="009A672F"/>
    <w:rsid w:val="009B02D5"/>
    <w:rsid w:val="009B097D"/>
    <w:rsid w:val="009B1361"/>
    <w:rsid w:val="009B18C6"/>
    <w:rsid w:val="009B251F"/>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0EE4"/>
    <w:rsid w:val="00A0128B"/>
    <w:rsid w:val="00A037D2"/>
    <w:rsid w:val="00A03B99"/>
    <w:rsid w:val="00A065B8"/>
    <w:rsid w:val="00A10373"/>
    <w:rsid w:val="00A11349"/>
    <w:rsid w:val="00A115E9"/>
    <w:rsid w:val="00A11816"/>
    <w:rsid w:val="00A12D98"/>
    <w:rsid w:val="00A130E6"/>
    <w:rsid w:val="00A13B1B"/>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1E39"/>
    <w:rsid w:val="00A5360C"/>
    <w:rsid w:val="00A572D9"/>
    <w:rsid w:val="00A57B9E"/>
    <w:rsid w:val="00A60CE0"/>
    <w:rsid w:val="00A6313A"/>
    <w:rsid w:val="00A660E9"/>
    <w:rsid w:val="00A761B0"/>
    <w:rsid w:val="00A80029"/>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A4538"/>
    <w:rsid w:val="00AB1219"/>
    <w:rsid w:val="00AB2463"/>
    <w:rsid w:val="00AB4678"/>
    <w:rsid w:val="00AB5AA5"/>
    <w:rsid w:val="00AB5EC2"/>
    <w:rsid w:val="00AB5F9C"/>
    <w:rsid w:val="00AC0250"/>
    <w:rsid w:val="00AC0D63"/>
    <w:rsid w:val="00AC1F3F"/>
    <w:rsid w:val="00AC22E8"/>
    <w:rsid w:val="00AC3252"/>
    <w:rsid w:val="00AC340D"/>
    <w:rsid w:val="00AC6BFE"/>
    <w:rsid w:val="00AD2843"/>
    <w:rsid w:val="00AD2C61"/>
    <w:rsid w:val="00AD3D27"/>
    <w:rsid w:val="00AD6813"/>
    <w:rsid w:val="00AE2994"/>
    <w:rsid w:val="00AE4698"/>
    <w:rsid w:val="00AE6A8A"/>
    <w:rsid w:val="00AE747E"/>
    <w:rsid w:val="00AF0E94"/>
    <w:rsid w:val="00AF2DC3"/>
    <w:rsid w:val="00AF37D0"/>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06A9"/>
    <w:rsid w:val="00B54F05"/>
    <w:rsid w:val="00B558EC"/>
    <w:rsid w:val="00B61DD0"/>
    <w:rsid w:val="00B66ACA"/>
    <w:rsid w:val="00B70063"/>
    <w:rsid w:val="00B70CE4"/>
    <w:rsid w:val="00B72E8D"/>
    <w:rsid w:val="00B73337"/>
    <w:rsid w:val="00B75B02"/>
    <w:rsid w:val="00B76BA1"/>
    <w:rsid w:val="00B8074C"/>
    <w:rsid w:val="00B815C3"/>
    <w:rsid w:val="00B81F12"/>
    <w:rsid w:val="00B82B9B"/>
    <w:rsid w:val="00B87D9F"/>
    <w:rsid w:val="00B91467"/>
    <w:rsid w:val="00B91F8D"/>
    <w:rsid w:val="00B939C9"/>
    <w:rsid w:val="00B94C6D"/>
    <w:rsid w:val="00B96FCD"/>
    <w:rsid w:val="00B971BC"/>
    <w:rsid w:val="00B9794A"/>
    <w:rsid w:val="00BA37CE"/>
    <w:rsid w:val="00BB286C"/>
    <w:rsid w:val="00BB394E"/>
    <w:rsid w:val="00BB3EEE"/>
    <w:rsid w:val="00BB663A"/>
    <w:rsid w:val="00BC1EEF"/>
    <w:rsid w:val="00BC417A"/>
    <w:rsid w:val="00BC425C"/>
    <w:rsid w:val="00BC4CA1"/>
    <w:rsid w:val="00BD0DEA"/>
    <w:rsid w:val="00BD1AD7"/>
    <w:rsid w:val="00BD288A"/>
    <w:rsid w:val="00BD60A2"/>
    <w:rsid w:val="00BD6161"/>
    <w:rsid w:val="00BD77D3"/>
    <w:rsid w:val="00BE0CA1"/>
    <w:rsid w:val="00BE15B9"/>
    <w:rsid w:val="00BE3D4E"/>
    <w:rsid w:val="00BE4D4C"/>
    <w:rsid w:val="00BE521B"/>
    <w:rsid w:val="00BE5700"/>
    <w:rsid w:val="00BE6229"/>
    <w:rsid w:val="00BE73A0"/>
    <w:rsid w:val="00BF0B53"/>
    <w:rsid w:val="00BF10D3"/>
    <w:rsid w:val="00BF10D9"/>
    <w:rsid w:val="00BF14CB"/>
    <w:rsid w:val="00BF1664"/>
    <w:rsid w:val="00BF2E6B"/>
    <w:rsid w:val="00BF53BD"/>
    <w:rsid w:val="00C00B0D"/>
    <w:rsid w:val="00C01B34"/>
    <w:rsid w:val="00C01C47"/>
    <w:rsid w:val="00C02312"/>
    <w:rsid w:val="00C02C5A"/>
    <w:rsid w:val="00C0627A"/>
    <w:rsid w:val="00C10C7B"/>
    <w:rsid w:val="00C11242"/>
    <w:rsid w:val="00C12E2E"/>
    <w:rsid w:val="00C13DDC"/>
    <w:rsid w:val="00C17D53"/>
    <w:rsid w:val="00C2218D"/>
    <w:rsid w:val="00C34D1C"/>
    <w:rsid w:val="00C34D68"/>
    <w:rsid w:val="00C36914"/>
    <w:rsid w:val="00C36BCA"/>
    <w:rsid w:val="00C43EE4"/>
    <w:rsid w:val="00C44FF8"/>
    <w:rsid w:val="00C46EAF"/>
    <w:rsid w:val="00C505F6"/>
    <w:rsid w:val="00C5148E"/>
    <w:rsid w:val="00C52E80"/>
    <w:rsid w:val="00C53A68"/>
    <w:rsid w:val="00C54716"/>
    <w:rsid w:val="00C61DF4"/>
    <w:rsid w:val="00C65BF5"/>
    <w:rsid w:val="00C665FA"/>
    <w:rsid w:val="00C70C63"/>
    <w:rsid w:val="00C73726"/>
    <w:rsid w:val="00C747D7"/>
    <w:rsid w:val="00C803B1"/>
    <w:rsid w:val="00C82572"/>
    <w:rsid w:val="00C84ED3"/>
    <w:rsid w:val="00C850BB"/>
    <w:rsid w:val="00C85336"/>
    <w:rsid w:val="00C85386"/>
    <w:rsid w:val="00C8620B"/>
    <w:rsid w:val="00C87266"/>
    <w:rsid w:val="00C8786C"/>
    <w:rsid w:val="00C90D23"/>
    <w:rsid w:val="00C914DA"/>
    <w:rsid w:val="00C91D07"/>
    <w:rsid w:val="00C92A10"/>
    <w:rsid w:val="00C93228"/>
    <w:rsid w:val="00C94792"/>
    <w:rsid w:val="00C958BA"/>
    <w:rsid w:val="00C97348"/>
    <w:rsid w:val="00CA0947"/>
    <w:rsid w:val="00CA101E"/>
    <w:rsid w:val="00CA1117"/>
    <w:rsid w:val="00CA2263"/>
    <w:rsid w:val="00CA38D9"/>
    <w:rsid w:val="00CA3BEC"/>
    <w:rsid w:val="00CA3CB9"/>
    <w:rsid w:val="00CA6551"/>
    <w:rsid w:val="00CA6BD4"/>
    <w:rsid w:val="00CB05D1"/>
    <w:rsid w:val="00CB0CCE"/>
    <w:rsid w:val="00CB28F6"/>
    <w:rsid w:val="00CB319F"/>
    <w:rsid w:val="00CB3BC5"/>
    <w:rsid w:val="00CB40AD"/>
    <w:rsid w:val="00CB5325"/>
    <w:rsid w:val="00CB5DDC"/>
    <w:rsid w:val="00CB62B1"/>
    <w:rsid w:val="00CB71D8"/>
    <w:rsid w:val="00CB7BCC"/>
    <w:rsid w:val="00CB7FF2"/>
    <w:rsid w:val="00CC337A"/>
    <w:rsid w:val="00CC371D"/>
    <w:rsid w:val="00CC3E1B"/>
    <w:rsid w:val="00CC42D7"/>
    <w:rsid w:val="00CC6492"/>
    <w:rsid w:val="00CC6C27"/>
    <w:rsid w:val="00CC6D37"/>
    <w:rsid w:val="00CC6E80"/>
    <w:rsid w:val="00CD46E0"/>
    <w:rsid w:val="00CE15D4"/>
    <w:rsid w:val="00CE17FE"/>
    <w:rsid w:val="00CE4730"/>
    <w:rsid w:val="00CE51EC"/>
    <w:rsid w:val="00CE578D"/>
    <w:rsid w:val="00CF059E"/>
    <w:rsid w:val="00CF087A"/>
    <w:rsid w:val="00CF0E31"/>
    <w:rsid w:val="00CF4074"/>
    <w:rsid w:val="00CF51A1"/>
    <w:rsid w:val="00CF7DF6"/>
    <w:rsid w:val="00D00480"/>
    <w:rsid w:val="00D006AD"/>
    <w:rsid w:val="00D0388B"/>
    <w:rsid w:val="00D047AE"/>
    <w:rsid w:val="00D0494C"/>
    <w:rsid w:val="00D051F5"/>
    <w:rsid w:val="00D0669E"/>
    <w:rsid w:val="00D06C62"/>
    <w:rsid w:val="00D11F87"/>
    <w:rsid w:val="00D14C80"/>
    <w:rsid w:val="00D14E22"/>
    <w:rsid w:val="00D164AD"/>
    <w:rsid w:val="00D16F9D"/>
    <w:rsid w:val="00D20C8E"/>
    <w:rsid w:val="00D22659"/>
    <w:rsid w:val="00D23D37"/>
    <w:rsid w:val="00D26BD3"/>
    <w:rsid w:val="00D3044C"/>
    <w:rsid w:val="00D3337D"/>
    <w:rsid w:val="00D337DB"/>
    <w:rsid w:val="00D33C54"/>
    <w:rsid w:val="00D34147"/>
    <w:rsid w:val="00D359E0"/>
    <w:rsid w:val="00D362A4"/>
    <w:rsid w:val="00D41346"/>
    <w:rsid w:val="00D423AF"/>
    <w:rsid w:val="00D4428B"/>
    <w:rsid w:val="00D444B7"/>
    <w:rsid w:val="00D45792"/>
    <w:rsid w:val="00D45C79"/>
    <w:rsid w:val="00D46DB0"/>
    <w:rsid w:val="00D50CDC"/>
    <w:rsid w:val="00D519C4"/>
    <w:rsid w:val="00D53DF6"/>
    <w:rsid w:val="00D53F9D"/>
    <w:rsid w:val="00D541E9"/>
    <w:rsid w:val="00D563F6"/>
    <w:rsid w:val="00D570C0"/>
    <w:rsid w:val="00D57566"/>
    <w:rsid w:val="00D60FFD"/>
    <w:rsid w:val="00D6130B"/>
    <w:rsid w:val="00D6244B"/>
    <w:rsid w:val="00D64E8C"/>
    <w:rsid w:val="00D6548C"/>
    <w:rsid w:val="00D70584"/>
    <w:rsid w:val="00D7288A"/>
    <w:rsid w:val="00D7361A"/>
    <w:rsid w:val="00D76E94"/>
    <w:rsid w:val="00D80B44"/>
    <w:rsid w:val="00D80C8E"/>
    <w:rsid w:val="00D84A8B"/>
    <w:rsid w:val="00D8736F"/>
    <w:rsid w:val="00D9187E"/>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DF7E71"/>
    <w:rsid w:val="00E00312"/>
    <w:rsid w:val="00E015B6"/>
    <w:rsid w:val="00E01889"/>
    <w:rsid w:val="00E01BBD"/>
    <w:rsid w:val="00E03A38"/>
    <w:rsid w:val="00E04B07"/>
    <w:rsid w:val="00E056DA"/>
    <w:rsid w:val="00E06014"/>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363"/>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D38E1"/>
    <w:rsid w:val="00ED48B9"/>
    <w:rsid w:val="00EE1588"/>
    <w:rsid w:val="00EE1987"/>
    <w:rsid w:val="00EE5CE7"/>
    <w:rsid w:val="00EE6FFE"/>
    <w:rsid w:val="00EF1763"/>
    <w:rsid w:val="00EF264E"/>
    <w:rsid w:val="00EF4055"/>
    <w:rsid w:val="00EF51F5"/>
    <w:rsid w:val="00EF5895"/>
    <w:rsid w:val="00EF5E08"/>
    <w:rsid w:val="00EF6519"/>
    <w:rsid w:val="00EF782A"/>
    <w:rsid w:val="00EF7BD4"/>
    <w:rsid w:val="00EF7F11"/>
    <w:rsid w:val="00F00B87"/>
    <w:rsid w:val="00F03E75"/>
    <w:rsid w:val="00F04B43"/>
    <w:rsid w:val="00F05226"/>
    <w:rsid w:val="00F1373A"/>
    <w:rsid w:val="00F13DFB"/>
    <w:rsid w:val="00F15A63"/>
    <w:rsid w:val="00F17140"/>
    <w:rsid w:val="00F17970"/>
    <w:rsid w:val="00F17C1C"/>
    <w:rsid w:val="00F201B6"/>
    <w:rsid w:val="00F205A7"/>
    <w:rsid w:val="00F212E3"/>
    <w:rsid w:val="00F23CC5"/>
    <w:rsid w:val="00F2519E"/>
    <w:rsid w:val="00F27267"/>
    <w:rsid w:val="00F30333"/>
    <w:rsid w:val="00F34B20"/>
    <w:rsid w:val="00F3577A"/>
    <w:rsid w:val="00F40DB0"/>
    <w:rsid w:val="00F42539"/>
    <w:rsid w:val="00F42700"/>
    <w:rsid w:val="00F42933"/>
    <w:rsid w:val="00F4479C"/>
    <w:rsid w:val="00F44BDB"/>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A6CAD"/>
    <w:rsid w:val="00FA7D17"/>
    <w:rsid w:val="00FB753A"/>
    <w:rsid w:val="00FC0305"/>
    <w:rsid w:val="00FC1919"/>
    <w:rsid w:val="00FC2515"/>
    <w:rsid w:val="00FC39DB"/>
    <w:rsid w:val="00FC47EA"/>
    <w:rsid w:val="00FC6957"/>
    <w:rsid w:val="00FC6B7F"/>
    <w:rsid w:val="00FC7FA6"/>
    <w:rsid w:val="00FD18D5"/>
    <w:rsid w:val="00FD29E5"/>
    <w:rsid w:val="00FD4509"/>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 w:type="character" w:customStyle="1" w:styleId="opblock-summary-path">
    <w:name w:val="opblock-summary-path"/>
    <w:basedOn w:val="DefaultParagraphFont"/>
    <w:rsid w:val="00BD0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489306">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886643411">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26898875">
      <w:bodyDiv w:val="1"/>
      <w:marLeft w:val="0"/>
      <w:marRight w:val="0"/>
      <w:marTop w:val="0"/>
      <w:marBottom w:val="0"/>
      <w:divBdr>
        <w:top w:val="none" w:sz="0" w:space="0" w:color="auto"/>
        <w:left w:val="none" w:sz="0" w:space="0" w:color="auto"/>
        <w:bottom w:val="none" w:sz="0" w:space="0" w:color="auto"/>
        <w:right w:val="none" w:sz="0" w:space="0" w:color="auto"/>
      </w:divBdr>
    </w:div>
    <w:div w:id="1147550626">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59184423">
      <w:bodyDiv w:val="1"/>
      <w:marLeft w:val="0"/>
      <w:marRight w:val="0"/>
      <w:marTop w:val="0"/>
      <w:marBottom w:val="0"/>
      <w:divBdr>
        <w:top w:val="none" w:sz="0" w:space="0" w:color="auto"/>
        <w:left w:val="none" w:sz="0" w:space="0" w:color="auto"/>
        <w:bottom w:val="none" w:sz="0" w:space="0" w:color="auto"/>
        <w:right w:val="none" w:sz="0" w:space="0" w:color="auto"/>
      </w:divBdr>
      <w:divsChild>
        <w:div w:id="1184128669">
          <w:marLeft w:val="0"/>
          <w:marRight w:val="0"/>
          <w:marTop w:val="0"/>
          <w:marBottom w:val="0"/>
          <w:divBdr>
            <w:top w:val="none" w:sz="0" w:space="0" w:color="auto"/>
            <w:left w:val="none" w:sz="0" w:space="0" w:color="auto"/>
            <w:bottom w:val="none" w:sz="0" w:space="0" w:color="auto"/>
            <w:right w:val="none" w:sz="0" w:space="0" w:color="auto"/>
          </w:divBdr>
        </w:div>
      </w:divsChild>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31911257">
      <w:bodyDiv w:val="1"/>
      <w:marLeft w:val="0"/>
      <w:marRight w:val="0"/>
      <w:marTop w:val="0"/>
      <w:marBottom w:val="0"/>
      <w:divBdr>
        <w:top w:val="none" w:sz="0" w:space="0" w:color="auto"/>
        <w:left w:val="none" w:sz="0" w:space="0" w:color="auto"/>
        <w:bottom w:val="none" w:sz="0" w:space="0" w:color="auto"/>
        <w:right w:val="none" w:sz="0" w:space="0" w:color="auto"/>
      </w:divBdr>
      <w:divsChild>
        <w:div w:id="1875654602">
          <w:marLeft w:val="0"/>
          <w:marRight w:val="0"/>
          <w:marTop w:val="0"/>
          <w:marBottom w:val="0"/>
          <w:divBdr>
            <w:top w:val="none" w:sz="0" w:space="0" w:color="auto"/>
            <w:left w:val="none" w:sz="0" w:space="0" w:color="auto"/>
            <w:bottom w:val="none" w:sz="0" w:space="0" w:color="auto"/>
            <w:right w:val="none" w:sz="0" w:space="0" w:color="auto"/>
          </w:divBdr>
        </w:div>
      </w:divsChild>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localhost:8080/apn/swagger-ui.html" TargetMode="External"/><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ocalhost:8080/apn/swagger-ui.html"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4710C"/>
    <w:rsid w:val="000B0A9E"/>
    <w:rsid w:val="000B0B80"/>
    <w:rsid w:val="001431C6"/>
    <w:rsid w:val="0033769D"/>
    <w:rsid w:val="00351D8E"/>
    <w:rsid w:val="00387396"/>
    <w:rsid w:val="00462202"/>
    <w:rsid w:val="00491839"/>
    <w:rsid w:val="004C38AB"/>
    <w:rsid w:val="00546ECD"/>
    <w:rsid w:val="00564C3F"/>
    <w:rsid w:val="00581D3D"/>
    <w:rsid w:val="00625659"/>
    <w:rsid w:val="00666955"/>
    <w:rsid w:val="00832BCB"/>
    <w:rsid w:val="00884ADB"/>
    <w:rsid w:val="00965C7B"/>
    <w:rsid w:val="00A9204B"/>
    <w:rsid w:val="00B063F0"/>
    <w:rsid w:val="00BA6A6C"/>
    <w:rsid w:val="00C15EE6"/>
    <w:rsid w:val="00C71BF5"/>
    <w:rsid w:val="00CE00B6"/>
    <w:rsid w:val="00D0747A"/>
    <w:rsid w:val="00D47CB7"/>
    <w:rsid w:val="00D56FDC"/>
    <w:rsid w:val="00E63B40"/>
    <w:rsid w:val="00E81239"/>
    <w:rsid w:val="00F153F9"/>
    <w:rsid w:val="00F72E02"/>
    <w:rsid w:val="00F9173A"/>
    <w:rsid w:val="00FA3DDF"/>
    <w:rsid w:val="00FC3BEB"/>
    <w:rsid w:val="00FD5F37"/>
    <w:rsid w:val="00FE5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604299-093C-4222-9DB1-7EEAD4E85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5529</Words>
  <Characters>31517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2</cp:revision>
  <cp:lastPrinted>2020-06-05T17:08:00Z</cp:lastPrinted>
  <dcterms:created xsi:type="dcterms:W3CDTF">2020-06-14T06:49:00Z</dcterms:created>
  <dcterms:modified xsi:type="dcterms:W3CDTF">2020-06-14T06:49:00Z</dcterms:modified>
</cp:coreProperties>
</file>