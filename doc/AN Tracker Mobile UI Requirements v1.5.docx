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67FCD" w14:textId="7C0CF946" w:rsidR="00F735C5" w:rsidRPr="00DB2824" w:rsidRDefault="00F735C5" w:rsidP="00DB2824">
      <w:pPr>
        <w:rPr>
          <w:lang w:val="en-IN"/>
        </w:rPr>
      </w:pPr>
      <w:r w:rsidRPr="00DB2824">
        <w:rPr>
          <w:lang w:val="en-IN"/>
        </w:rPr>
        <w:t>Last Updated: 04May2020</w:t>
      </w:r>
    </w:p>
    <w:p w14:paraId="18C3DA5C" w14:textId="7EAE5187" w:rsidR="00F735C5" w:rsidRPr="00DB2824" w:rsidRDefault="00D6548C" w:rsidP="00DB2824">
      <w:pPr>
        <w:rPr>
          <w:lang w:val="en-IN"/>
        </w:rPr>
      </w:pPr>
      <w:r>
        <w:rPr>
          <w:lang w:val="en-IN"/>
        </w:rPr>
        <w:t>What is updated: API</w:t>
      </w:r>
    </w:p>
    <w:p w14:paraId="5B89EF25" w14:textId="77777777" w:rsidR="00F735C5" w:rsidRDefault="00F735C5" w:rsidP="00810D66">
      <w:pPr>
        <w:pStyle w:val="Heading1"/>
        <w:jc w:val="center"/>
        <w:rPr>
          <w:sz w:val="44"/>
          <w:szCs w:val="44"/>
          <w:u w:val="single"/>
          <w:lang w:val="en-IN"/>
        </w:rPr>
      </w:pPr>
    </w:p>
    <w:p w14:paraId="5F43C6EF" w14:textId="6AA1C831" w:rsidR="00810D66" w:rsidRPr="00A44C45" w:rsidRDefault="00810D66" w:rsidP="00810D66">
      <w:pPr>
        <w:pStyle w:val="Heading1"/>
        <w:jc w:val="center"/>
        <w:rPr>
          <w:sz w:val="44"/>
          <w:szCs w:val="44"/>
          <w:u w:val="single"/>
          <w:lang w:val="en-IN"/>
        </w:rPr>
      </w:pPr>
      <w:r w:rsidRPr="00A44C45">
        <w:rPr>
          <w:sz w:val="44"/>
          <w:szCs w:val="44"/>
          <w:u w:val="single"/>
          <w:lang w:val="en-IN"/>
        </w:rPr>
        <w:t>AN Tracker Mobile UI Requirements</w:t>
      </w:r>
    </w:p>
    <w:p w14:paraId="483D2279" w14:textId="09100CB9" w:rsidR="00810D66" w:rsidRPr="00810D66" w:rsidRDefault="00810D66" w:rsidP="00810D66">
      <w:pPr>
        <w:rPr>
          <w:lang w:val="en-IN"/>
        </w:rPr>
      </w:pPr>
    </w:p>
    <w:p w14:paraId="2B2018BA" w14:textId="63A02ECB" w:rsidR="00810D66" w:rsidRDefault="00810D66" w:rsidP="00810D66">
      <w:pPr>
        <w:pStyle w:val="Heading1"/>
        <w:rPr>
          <w:lang w:val="en-IN"/>
        </w:rPr>
      </w:pPr>
      <w:r>
        <w:rPr>
          <w:lang w:val="en-IN"/>
        </w:rPr>
        <w:t xml:space="preserve">Preface: </w:t>
      </w:r>
    </w:p>
    <w:p w14:paraId="133008ED" w14:textId="0026A932" w:rsidR="00810D66" w:rsidRPr="00810D66" w:rsidRDefault="00810D66" w:rsidP="00810D66">
      <w:pPr>
        <w:rPr>
          <w:lang w:val="en-IN"/>
        </w:rPr>
      </w:pPr>
      <w:r>
        <w:rPr>
          <w:lang w:val="en-IN"/>
        </w:rPr>
        <w:t xml:space="preserve">This is the requirements document for AN Tracker Mobile UI. This document provide the guidance and suggestion for development of andriod mobile app. The mobile app will only store data locally (on phone memory) which is required for interaction with backend. The backend of this app is cloud based service which will be available through REST API. </w:t>
      </w:r>
    </w:p>
    <w:p w14:paraId="05173B84" w14:textId="2617FDB5" w:rsidR="00BE4D4C" w:rsidRDefault="0000645D" w:rsidP="00657363">
      <w:pPr>
        <w:rPr>
          <w:b/>
          <w:color w:val="ED7D31" w:themeColor="accent2"/>
          <w:lang w:val="en-IN"/>
        </w:rPr>
      </w:pPr>
      <w:r w:rsidRPr="0000645D">
        <w:rPr>
          <w:b/>
          <w:color w:val="ED7D31" w:themeColor="accent2"/>
          <w:lang w:val="en-IN"/>
        </w:rPr>
        <w:t xml:space="preserve">Please make sure to go through the UI Design Principal to understand the overall requirements. </w:t>
      </w:r>
    </w:p>
    <w:p w14:paraId="016CD82F" w14:textId="56EB3C2F" w:rsidR="00BF10D3" w:rsidRPr="0000645D" w:rsidRDefault="00BF10D3" w:rsidP="00657363">
      <w:pPr>
        <w:rPr>
          <w:b/>
          <w:color w:val="ED7D31" w:themeColor="accent2"/>
          <w:lang w:val="en-IN"/>
        </w:rPr>
      </w:pPr>
      <w:r>
        <w:rPr>
          <w:b/>
          <w:color w:val="ED7D31" w:themeColor="accent2"/>
          <w:lang w:val="en-IN"/>
        </w:rPr>
        <w:t xml:space="preserve">The priority of the work in terms of UI develoment </w:t>
      </w:r>
      <w:r w:rsidR="00BE0CA1">
        <w:rPr>
          <w:b/>
          <w:color w:val="ED7D31" w:themeColor="accent2"/>
          <w:lang w:val="en-IN"/>
        </w:rPr>
        <w:t xml:space="preserve">currently </w:t>
      </w:r>
      <w:r>
        <w:rPr>
          <w:b/>
          <w:color w:val="ED7D31" w:themeColor="accent2"/>
          <w:lang w:val="en-IN"/>
        </w:rPr>
        <w:t xml:space="preserve">is to develop – all </w:t>
      </w:r>
      <w:r w:rsidR="00BE0CA1">
        <w:rPr>
          <w:b/>
          <w:color w:val="ED7D31" w:themeColor="accent2"/>
          <w:lang w:val="en-IN"/>
        </w:rPr>
        <w:t>“</w:t>
      </w:r>
      <w:r>
        <w:rPr>
          <w:b/>
          <w:color w:val="ED7D31" w:themeColor="accent2"/>
          <w:lang w:val="en-IN"/>
        </w:rPr>
        <w:t>create</w:t>
      </w:r>
      <w:r w:rsidR="00BE0CA1">
        <w:rPr>
          <w:b/>
          <w:color w:val="ED7D31" w:themeColor="accent2"/>
          <w:lang w:val="en-IN"/>
        </w:rPr>
        <w:t>”</w:t>
      </w:r>
      <w:r w:rsidR="00FC7FA6">
        <w:rPr>
          <w:b/>
          <w:color w:val="ED7D31" w:themeColor="accent2"/>
          <w:lang w:val="en-IN"/>
        </w:rPr>
        <w:t xml:space="preserve"> related</w:t>
      </w:r>
      <w:r>
        <w:rPr>
          <w:b/>
          <w:color w:val="ED7D31" w:themeColor="accent2"/>
          <w:lang w:val="en-IN"/>
        </w:rPr>
        <w:t xml:space="preserve"> screens.</w:t>
      </w:r>
      <w:r w:rsidR="0097402E">
        <w:rPr>
          <w:b/>
          <w:color w:val="ED7D31" w:themeColor="accent2"/>
          <w:lang w:val="en-IN"/>
        </w:rPr>
        <w:t xml:space="preserve"> T</w:t>
      </w:r>
      <w:r>
        <w:rPr>
          <w:b/>
          <w:color w:val="ED7D31" w:themeColor="accent2"/>
          <w:lang w:val="en-IN"/>
        </w:rPr>
        <w:t xml:space="preserve">he </w:t>
      </w:r>
      <w:r w:rsidR="0097402E">
        <w:rPr>
          <w:b/>
          <w:color w:val="ED7D31" w:themeColor="accent2"/>
          <w:lang w:val="en-IN"/>
        </w:rPr>
        <w:t>“</w:t>
      </w:r>
      <w:r>
        <w:rPr>
          <w:b/>
          <w:color w:val="ED7D31" w:themeColor="accent2"/>
          <w:lang w:val="en-IN"/>
        </w:rPr>
        <w:t>view</w:t>
      </w:r>
      <w:r w:rsidR="0097402E">
        <w:rPr>
          <w:b/>
          <w:color w:val="ED7D31" w:themeColor="accent2"/>
          <w:lang w:val="en-IN"/>
        </w:rPr>
        <w:t xml:space="preserve"> or l</w:t>
      </w:r>
      <w:r>
        <w:rPr>
          <w:b/>
          <w:color w:val="ED7D31" w:themeColor="accent2"/>
          <w:lang w:val="en-IN"/>
        </w:rPr>
        <w:t>ist</w:t>
      </w:r>
      <w:r w:rsidR="0097402E">
        <w:rPr>
          <w:b/>
          <w:color w:val="ED7D31" w:themeColor="accent2"/>
          <w:lang w:val="en-IN"/>
        </w:rPr>
        <w:t>”</w:t>
      </w:r>
      <w:r>
        <w:rPr>
          <w:b/>
          <w:color w:val="ED7D31" w:themeColor="accent2"/>
          <w:lang w:val="en-IN"/>
        </w:rPr>
        <w:t xml:space="preserve"> screens may change</w:t>
      </w:r>
      <w:r w:rsidR="00D20C8E">
        <w:rPr>
          <w:b/>
          <w:color w:val="ED7D31" w:themeColor="accent2"/>
          <w:lang w:val="en-IN"/>
        </w:rPr>
        <w:t xml:space="preserve">. </w:t>
      </w:r>
    </w:p>
    <w:p w14:paraId="6752ECD3" w14:textId="3470D6E6" w:rsidR="0022284A" w:rsidRPr="006903E6" w:rsidRDefault="0022284A" w:rsidP="006903E6">
      <w:pPr>
        <w:pStyle w:val="Heading1"/>
        <w:rPr>
          <w:lang w:val="en-IN"/>
        </w:rPr>
      </w:pPr>
      <w:r w:rsidRPr="006903E6">
        <w:rPr>
          <w:lang w:val="en-IN"/>
        </w:rPr>
        <w:t>UI Design Principal</w:t>
      </w:r>
    </w:p>
    <w:p w14:paraId="73544B7E" w14:textId="77777777" w:rsidR="0022284A" w:rsidRPr="000E39C6" w:rsidRDefault="0022284A" w:rsidP="0022284A">
      <w:pPr>
        <w:pStyle w:val="ListParagraph"/>
        <w:numPr>
          <w:ilvl w:val="0"/>
          <w:numId w:val="10"/>
        </w:numPr>
        <w:rPr>
          <w:color w:val="000000" w:themeColor="text1"/>
          <w:lang w:val="en-IN"/>
        </w:rPr>
      </w:pPr>
      <w:r w:rsidRPr="0022284A">
        <w:rPr>
          <w:color w:val="000000" w:themeColor="text1"/>
          <w:lang w:val="en-IN"/>
        </w:rPr>
        <w:t>UI will be kept simple by showing only required field for creating various objects, if user want to add more details he can click on “Advanced” or similar link/button on the form.</w:t>
      </w:r>
    </w:p>
    <w:p w14:paraId="03E10FBF" w14:textId="19518F2F" w:rsidR="0022284A" w:rsidRDefault="0000645D" w:rsidP="0022284A">
      <w:pPr>
        <w:pStyle w:val="ListParagraph"/>
        <w:numPr>
          <w:ilvl w:val="0"/>
          <w:numId w:val="10"/>
        </w:numPr>
        <w:rPr>
          <w:color w:val="000000" w:themeColor="text1"/>
          <w:lang w:val="en-IN"/>
        </w:rPr>
      </w:pPr>
      <w:r>
        <w:rPr>
          <w:color w:val="000000" w:themeColor="text1"/>
          <w:lang w:val="en-IN"/>
        </w:rPr>
        <w:t>Frequently used data (e.g logged-in employee-id)</w:t>
      </w:r>
      <w:r w:rsidR="009B18C6">
        <w:rPr>
          <w:color w:val="000000" w:themeColor="text1"/>
          <w:lang w:val="en-IN"/>
        </w:rPr>
        <w:t xml:space="preserve"> will be stored in the </w:t>
      </w:r>
      <w:r>
        <w:rPr>
          <w:color w:val="000000" w:themeColor="text1"/>
          <w:lang w:val="en-IN"/>
        </w:rPr>
        <w:t xml:space="preserve">mobile </w:t>
      </w:r>
      <w:r w:rsidR="009B18C6">
        <w:rPr>
          <w:color w:val="000000" w:themeColor="text1"/>
          <w:lang w:val="en-IN"/>
        </w:rPr>
        <w:t xml:space="preserve">cache. </w:t>
      </w:r>
      <w:r w:rsidR="00B91F8D">
        <w:rPr>
          <w:color w:val="000000" w:themeColor="text1"/>
          <w:lang w:val="en-IN"/>
        </w:rPr>
        <w:t>The details given in the next section.</w:t>
      </w:r>
    </w:p>
    <w:p w14:paraId="0035C02F" w14:textId="43D88A95" w:rsidR="000E0606" w:rsidRDefault="00810D66" w:rsidP="0022284A">
      <w:pPr>
        <w:pStyle w:val="ListParagraph"/>
        <w:numPr>
          <w:ilvl w:val="0"/>
          <w:numId w:val="10"/>
        </w:numPr>
        <w:rPr>
          <w:color w:val="000000" w:themeColor="text1"/>
          <w:lang w:val="en-IN"/>
        </w:rPr>
      </w:pPr>
      <w:r>
        <w:rPr>
          <w:color w:val="000000" w:themeColor="text1"/>
          <w:lang w:val="en-IN"/>
        </w:rPr>
        <w:t>Wherever</w:t>
      </w:r>
      <w:r w:rsidR="000E0606">
        <w:rPr>
          <w:color w:val="000000" w:themeColor="text1"/>
          <w:lang w:val="en-IN"/>
        </w:rPr>
        <w:t xml:space="preserve"> date is applicable show the </w:t>
      </w:r>
      <w:r>
        <w:rPr>
          <w:color w:val="000000" w:themeColor="text1"/>
          <w:lang w:val="en-IN"/>
        </w:rPr>
        <w:t>calendar</w:t>
      </w:r>
      <w:r w:rsidR="000E0606">
        <w:rPr>
          <w:color w:val="000000" w:themeColor="text1"/>
          <w:lang w:val="en-IN"/>
        </w:rPr>
        <w:t xml:space="preserve"> menu and also populate the current date for data entry ease.</w:t>
      </w:r>
    </w:p>
    <w:p w14:paraId="284C2FD8" w14:textId="049D5039" w:rsidR="00581823" w:rsidRDefault="00581823" w:rsidP="0022284A">
      <w:pPr>
        <w:pStyle w:val="ListParagraph"/>
        <w:numPr>
          <w:ilvl w:val="0"/>
          <w:numId w:val="10"/>
        </w:numPr>
        <w:rPr>
          <w:color w:val="000000" w:themeColor="text1"/>
          <w:lang w:val="en-IN"/>
        </w:rPr>
      </w:pPr>
      <w:r>
        <w:rPr>
          <w:color w:val="000000" w:themeColor="text1"/>
          <w:lang w:val="en-IN"/>
        </w:rPr>
        <w:t xml:space="preserve">All the UI </w:t>
      </w:r>
      <w:r w:rsidR="00810D66">
        <w:rPr>
          <w:color w:val="000000" w:themeColor="text1"/>
          <w:lang w:val="en-IN"/>
        </w:rPr>
        <w:t>labels</w:t>
      </w:r>
      <w:r>
        <w:rPr>
          <w:color w:val="000000" w:themeColor="text1"/>
          <w:lang w:val="en-IN"/>
        </w:rPr>
        <w:t xml:space="preserve">/messages prompts should be internationalized, </w:t>
      </w:r>
      <w:r w:rsidR="00810D66">
        <w:rPr>
          <w:color w:val="000000" w:themeColor="text1"/>
          <w:lang w:val="en-IN"/>
        </w:rPr>
        <w:t>i.e.</w:t>
      </w:r>
      <w:r>
        <w:rPr>
          <w:color w:val="000000" w:themeColor="text1"/>
          <w:lang w:val="en-IN"/>
        </w:rPr>
        <w:t xml:space="preserve"> the UI should support multiple languages and for that</w:t>
      </w:r>
      <w:r w:rsidR="009836D5">
        <w:rPr>
          <w:color w:val="000000" w:themeColor="text1"/>
          <w:lang w:val="en-IN"/>
        </w:rPr>
        <w:t>,</w:t>
      </w:r>
      <w:r>
        <w:rPr>
          <w:color w:val="000000" w:themeColor="text1"/>
          <w:lang w:val="en-IN"/>
        </w:rPr>
        <w:t xml:space="preserve"> instead of actual </w:t>
      </w:r>
      <w:r w:rsidR="00810D66">
        <w:rPr>
          <w:color w:val="000000" w:themeColor="text1"/>
          <w:lang w:val="en-IN"/>
        </w:rPr>
        <w:t>label</w:t>
      </w:r>
      <w:r>
        <w:rPr>
          <w:color w:val="000000" w:themeColor="text1"/>
          <w:lang w:val="en-IN"/>
        </w:rPr>
        <w:t>/message, a key will be used as a placeholders</w:t>
      </w:r>
      <w:r w:rsidR="009836D5">
        <w:rPr>
          <w:color w:val="000000" w:themeColor="text1"/>
          <w:lang w:val="en-IN"/>
        </w:rPr>
        <w:t xml:space="preserve"> on the forms. The placeholders will be replaced with </w:t>
      </w:r>
      <w:r w:rsidR="00573A07">
        <w:rPr>
          <w:color w:val="000000" w:themeColor="text1"/>
          <w:lang w:val="en-IN"/>
        </w:rPr>
        <w:t xml:space="preserve">the language specific transalation. </w:t>
      </w:r>
    </w:p>
    <w:p w14:paraId="202B1363" w14:textId="38B56FA7" w:rsidR="00810D66" w:rsidRDefault="007253D0" w:rsidP="00810D66">
      <w:pPr>
        <w:pStyle w:val="ListParagraph"/>
        <w:numPr>
          <w:ilvl w:val="0"/>
          <w:numId w:val="10"/>
        </w:numPr>
        <w:rPr>
          <w:color w:val="000000" w:themeColor="text1"/>
          <w:lang w:val="en-IN"/>
        </w:rPr>
      </w:pPr>
      <w:r>
        <w:rPr>
          <w:color w:val="000000" w:themeColor="text1"/>
          <w:lang w:val="en-IN"/>
        </w:rPr>
        <w:t xml:space="preserve">The mandatory field on the screen will be marked with *. This is not shown in the wireframes (mock screens given the document) . </w:t>
      </w:r>
    </w:p>
    <w:p w14:paraId="23892E1D" w14:textId="1A1210C9" w:rsidR="00737960" w:rsidRDefault="00737960" w:rsidP="00810D66">
      <w:pPr>
        <w:pStyle w:val="ListParagraph"/>
        <w:numPr>
          <w:ilvl w:val="0"/>
          <w:numId w:val="10"/>
        </w:numPr>
        <w:rPr>
          <w:color w:val="000000" w:themeColor="text1"/>
          <w:lang w:val="en-IN"/>
        </w:rPr>
      </w:pPr>
      <w:r>
        <w:rPr>
          <w:color w:val="000000" w:themeColor="text1"/>
          <w:lang w:val="en-IN"/>
        </w:rPr>
        <w:t xml:space="preserve">The field validation related errors/warning message should be shown inline with the field itself. </w:t>
      </w:r>
    </w:p>
    <w:p w14:paraId="6BE9B121" w14:textId="33BD448B" w:rsidR="00E559CB" w:rsidRDefault="00E559CB" w:rsidP="00E559CB">
      <w:pPr>
        <w:pStyle w:val="ListParagraph"/>
        <w:numPr>
          <w:ilvl w:val="0"/>
          <w:numId w:val="10"/>
        </w:numPr>
        <w:rPr>
          <w:color w:val="000000" w:themeColor="text1"/>
          <w:lang w:val="en-IN"/>
        </w:rPr>
      </w:pPr>
      <w:r>
        <w:rPr>
          <w:color w:val="000000" w:themeColor="text1"/>
          <w:lang w:val="en-IN"/>
        </w:rPr>
        <w:t>The successful creation/failure</w:t>
      </w:r>
      <w:r w:rsidR="00CB62B1">
        <w:rPr>
          <w:color w:val="000000" w:themeColor="text1"/>
          <w:lang w:val="en-IN"/>
        </w:rPr>
        <w:t xml:space="preserve"> (</w:t>
      </w:r>
      <w:r w:rsidR="007F7EB8">
        <w:rPr>
          <w:color w:val="000000" w:themeColor="text1"/>
          <w:lang w:val="en-IN"/>
        </w:rPr>
        <w:t xml:space="preserve">e.g </w:t>
      </w:r>
      <w:r w:rsidR="00CB62B1">
        <w:rPr>
          <w:color w:val="000000" w:themeColor="text1"/>
          <w:lang w:val="en-IN"/>
        </w:rPr>
        <w:t>Employee created successfully)</w:t>
      </w:r>
      <w:r>
        <w:rPr>
          <w:color w:val="000000" w:themeColor="text1"/>
          <w:lang w:val="en-IN"/>
        </w:rPr>
        <w:t xml:space="preserve"> message can be shown on the top of the </w:t>
      </w:r>
      <w:r w:rsidR="003640A4">
        <w:rPr>
          <w:color w:val="000000" w:themeColor="text1"/>
          <w:lang w:val="en-IN"/>
        </w:rPr>
        <w:t>form</w:t>
      </w:r>
      <w:r>
        <w:rPr>
          <w:color w:val="000000" w:themeColor="text1"/>
          <w:lang w:val="en-IN"/>
        </w:rPr>
        <w:t xml:space="preserve">. </w:t>
      </w:r>
    </w:p>
    <w:p w14:paraId="7EFB5CB6" w14:textId="47C4C71C" w:rsidR="00CA3CB9" w:rsidRDefault="00CA3CB9" w:rsidP="00E559CB">
      <w:pPr>
        <w:pStyle w:val="ListParagraph"/>
        <w:numPr>
          <w:ilvl w:val="0"/>
          <w:numId w:val="10"/>
        </w:numPr>
        <w:rPr>
          <w:color w:val="000000" w:themeColor="text1"/>
          <w:lang w:val="en-IN"/>
        </w:rPr>
      </w:pPr>
      <w:r>
        <w:rPr>
          <w:color w:val="000000" w:themeColor="text1"/>
          <w:lang w:val="en-IN"/>
        </w:rPr>
        <w:t>Please make sure to use spell check during UI development for all menu/error/messages</w:t>
      </w:r>
    </w:p>
    <w:p w14:paraId="631755F6" w14:textId="1882622B" w:rsidR="00EA72B1" w:rsidRDefault="00EA72B1" w:rsidP="00E559CB">
      <w:pPr>
        <w:pStyle w:val="ListParagraph"/>
        <w:numPr>
          <w:ilvl w:val="0"/>
          <w:numId w:val="10"/>
        </w:numPr>
        <w:rPr>
          <w:color w:val="000000" w:themeColor="text1"/>
          <w:lang w:val="en-IN"/>
        </w:rPr>
      </w:pPr>
      <w:r>
        <w:rPr>
          <w:color w:val="000000" w:themeColor="text1"/>
          <w:lang w:val="en-IN"/>
        </w:rPr>
        <w:t xml:space="preserve">All list (i.e list customer, list invoice..) </w:t>
      </w:r>
      <w:r w:rsidR="00A9436A">
        <w:rPr>
          <w:color w:val="000000" w:themeColor="text1"/>
          <w:lang w:val="en-IN"/>
        </w:rPr>
        <w:t xml:space="preserve">related pages should support pagination (10 items per page) </w:t>
      </w:r>
    </w:p>
    <w:p w14:paraId="5CFCD5A6" w14:textId="6A829EA6" w:rsidR="00A11349" w:rsidRDefault="00A11349" w:rsidP="00E559CB">
      <w:pPr>
        <w:pStyle w:val="ListParagraph"/>
        <w:numPr>
          <w:ilvl w:val="0"/>
          <w:numId w:val="10"/>
        </w:numPr>
        <w:rPr>
          <w:color w:val="000000" w:themeColor="text1"/>
          <w:lang w:val="en-IN"/>
        </w:rPr>
      </w:pPr>
      <w:r>
        <w:rPr>
          <w:color w:val="000000" w:themeColor="text1"/>
          <w:lang w:val="en-IN"/>
        </w:rPr>
        <w:t>Show fields which are not empty (e.g. if CGST,SGST,IGST,</w:t>
      </w:r>
      <w:r w:rsidR="00D6244B">
        <w:rPr>
          <w:color w:val="000000" w:themeColor="text1"/>
          <w:lang w:val="en-IN"/>
        </w:rPr>
        <w:t xml:space="preserve"> NetAmount</w:t>
      </w:r>
      <w:r>
        <w:rPr>
          <w:color w:val="000000" w:themeColor="text1"/>
          <w:lang w:val="en-IN"/>
        </w:rPr>
        <w:t xml:space="preserve"> is empty</w:t>
      </w:r>
      <w:r w:rsidR="002215F3">
        <w:rPr>
          <w:color w:val="000000" w:themeColor="text1"/>
          <w:lang w:val="en-IN"/>
        </w:rPr>
        <w:t xml:space="preserve"> or 0</w:t>
      </w:r>
      <w:r>
        <w:rPr>
          <w:color w:val="000000" w:themeColor="text1"/>
          <w:lang w:val="en-IN"/>
        </w:rPr>
        <w:t xml:space="preserve"> then do not show) </w:t>
      </w:r>
    </w:p>
    <w:p w14:paraId="300D2DEF" w14:textId="2E6B4911" w:rsidR="00980C8B" w:rsidRDefault="00980C8B" w:rsidP="00E559CB">
      <w:pPr>
        <w:pStyle w:val="ListParagraph"/>
        <w:numPr>
          <w:ilvl w:val="0"/>
          <w:numId w:val="10"/>
        </w:numPr>
        <w:rPr>
          <w:color w:val="000000" w:themeColor="text1"/>
          <w:lang w:val="en-IN"/>
        </w:rPr>
      </w:pPr>
      <w:r>
        <w:rPr>
          <w:color w:val="000000" w:themeColor="text1"/>
          <w:lang w:val="en-IN"/>
        </w:rPr>
        <w:t>Almost all search pages, the defualt date range would be 5</w:t>
      </w:r>
      <w:r w:rsidR="004F2270">
        <w:rPr>
          <w:color w:val="000000" w:themeColor="text1"/>
          <w:lang w:val="en-IN"/>
        </w:rPr>
        <w:t xml:space="preserve"> days</w:t>
      </w:r>
      <w:r w:rsidR="000E7437">
        <w:rPr>
          <w:color w:val="000000" w:themeColor="text1"/>
          <w:lang w:val="en-IN"/>
        </w:rPr>
        <w:t xml:space="preserve"> to display records</w:t>
      </w:r>
    </w:p>
    <w:p w14:paraId="7BCCC58D" w14:textId="77777777" w:rsidR="00980C8B" w:rsidRDefault="00980C8B" w:rsidP="00E559CB">
      <w:pPr>
        <w:pStyle w:val="ListParagraph"/>
        <w:numPr>
          <w:ilvl w:val="0"/>
          <w:numId w:val="10"/>
        </w:numPr>
        <w:rPr>
          <w:color w:val="000000" w:themeColor="text1"/>
          <w:lang w:val="en-IN"/>
        </w:rPr>
      </w:pPr>
    </w:p>
    <w:p w14:paraId="421AAEB5" w14:textId="77777777" w:rsidR="00E559CB" w:rsidRPr="00810D66" w:rsidRDefault="00E559CB" w:rsidP="00E559CB">
      <w:pPr>
        <w:pStyle w:val="ListParagraph"/>
        <w:rPr>
          <w:color w:val="000000" w:themeColor="text1"/>
          <w:lang w:val="en-IN"/>
        </w:rPr>
      </w:pPr>
    </w:p>
    <w:p w14:paraId="39513ECB" w14:textId="77777777" w:rsidR="00810D66" w:rsidRPr="000E39C6" w:rsidRDefault="00810D66" w:rsidP="001E72DC">
      <w:pPr>
        <w:pStyle w:val="ListParagraph"/>
        <w:rPr>
          <w:color w:val="000000" w:themeColor="text1"/>
          <w:lang w:val="en-IN"/>
        </w:rPr>
      </w:pPr>
    </w:p>
    <w:p w14:paraId="2DC5E0A8" w14:textId="7D36EEA8" w:rsidR="00F15A63" w:rsidRPr="006903E6" w:rsidRDefault="00F15A63" w:rsidP="00F15A63">
      <w:pPr>
        <w:pStyle w:val="Heading1"/>
        <w:rPr>
          <w:lang w:val="en-IN"/>
        </w:rPr>
      </w:pPr>
      <w:r>
        <w:rPr>
          <w:lang w:val="en-IN"/>
        </w:rPr>
        <w:lastRenderedPageBreak/>
        <w:t>Following Items will be cached</w:t>
      </w:r>
      <w:r w:rsidRPr="006903E6">
        <w:rPr>
          <w:lang w:val="en-IN"/>
        </w:rPr>
        <w:t xml:space="preserve">: </w:t>
      </w:r>
    </w:p>
    <w:tbl>
      <w:tblPr>
        <w:tblStyle w:val="TableGrid"/>
        <w:tblW w:w="0" w:type="auto"/>
        <w:tblLook w:val="04A0" w:firstRow="1" w:lastRow="0" w:firstColumn="1" w:lastColumn="0" w:noHBand="0" w:noVBand="1"/>
      </w:tblPr>
      <w:tblGrid>
        <w:gridCol w:w="4508"/>
        <w:gridCol w:w="4508"/>
      </w:tblGrid>
      <w:tr w:rsidR="007032E1" w14:paraId="0765E74A" w14:textId="77777777" w:rsidTr="007032E1">
        <w:tc>
          <w:tcPr>
            <w:tcW w:w="4508" w:type="dxa"/>
          </w:tcPr>
          <w:p w14:paraId="7A6FA222" w14:textId="77777777" w:rsidR="007032E1" w:rsidRDefault="007032E1" w:rsidP="00657363">
            <w:pPr>
              <w:rPr>
                <w:b/>
                <w:color w:val="FF0000"/>
                <w:lang w:val="en-IN"/>
              </w:rPr>
            </w:pPr>
            <w:r>
              <w:rPr>
                <w:b/>
                <w:color w:val="FF0000"/>
                <w:lang w:val="en-IN"/>
              </w:rPr>
              <w:t>Important / Global Object</w:t>
            </w:r>
          </w:p>
        </w:tc>
        <w:tc>
          <w:tcPr>
            <w:tcW w:w="4508" w:type="dxa"/>
          </w:tcPr>
          <w:p w14:paraId="27ABDDBA" w14:textId="77777777" w:rsidR="007032E1" w:rsidRDefault="007032E1" w:rsidP="00657363">
            <w:pPr>
              <w:rPr>
                <w:b/>
                <w:color w:val="FF0000"/>
                <w:lang w:val="en-IN"/>
              </w:rPr>
            </w:pPr>
            <w:r>
              <w:rPr>
                <w:b/>
                <w:color w:val="FF0000"/>
                <w:lang w:val="en-IN"/>
              </w:rPr>
              <w:t>Description/Design</w:t>
            </w:r>
          </w:p>
        </w:tc>
      </w:tr>
      <w:tr w:rsidR="001C7EFD" w14:paraId="7DB6CAE1" w14:textId="77777777" w:rsidTr="007032E1">
        <w:tc>
          <w:tcPr>
            <w:tcW w:w="4508" w:type="dxa"/>
          </w:tcPr>
          <w:p w14:paraId="715C1B16" w14:textId="5DD94133" w:rsidR="001C7EFD" w:rsidRPr="00BF2E6B" w:rsidRDefault="001C7EFD" w:rsidP="001C7EFD">
            <w:pPr>
              <w:rPr>
                <w:color w:val="000000" w:themeColor="text1"/>
                <w:lang w:val="en-IN"/>
              </w:rPr>
            </w:pPr>
            <w:r>
              <w:rPr>
                <w:color w:val="000000" w:themeColor="text1"/>
                <w:lang w:val="en-IN"/>
              </w:rPr>
              <w:t>LoggedInEmployeeID</w:t>
            </w:r>
          </w:p>
        </w:tc>
        <w:tc>
          <w:tcPr>
            <w:tcW w:w="4508" w:type="dxa"/>
          </w:tcPr>
          <w:p w14:paraId="72A731D8" w14:textId="77777777" w:rsidR="001C7EFD" w:rsidRDefault="001C7EFD" w:rsidP="001C7EFD">
            <w:pPr>
              <w:pStyle w:val="ListParagraph"/>
              <w:numPr>
                <w:ilvl w:val="0"/>
                <w:numId w:val="8"/>
              </w:numPr>
              <w:rPr>
                <w:color w:val="000000" w:themeColor="text1"/>
                <w:lang w:val="en-IN"/>
              </w:rPr>
            </w:pPr>
            <w:r>
              <w:rPr>
                <w:color w:val="000000" w:themeColor="text1"/>
                <w:lang w:val="en-IN"/>
              </w:rPr>
              <w:t>EmployeeID of the logged-in user</w:t>
            </w:r>
          </w:p>
          <w:p w14:paraId="758801B7" w14:textId="77777777" w:rsidR="001C7EFD" w:rsidRDefault="001C7EFD" w:rsidP="003F2E12">
            <w:pPr>
              <w:pStyle w:val="ListParagraph"/>
              <w:rPr>
                <w:color w:val="000000" w:themeColor="text1"/>
                <w:lang w:val="en-IN"/>
              </w:rPr>
            </w:pPr>
          </w:p>
        </w:tc>
      </w:tr>
      <w:tr w:rsidR="001C7EFD" w14:paraId="348FEC28" w14:textId="77777777" w:rsidTr="007032E1">
        <w:tc>
          <w:tcPr>
            <w:tcW w:w="4508" w:type="dxa"/>
          </w:tcPr>
          <w:p w14:paraId="6B66B6A1" w14:textId="77777777" w:rsidR="001C7EFD" w:rsidRPr="00BF2E6B" w:rsidRDefault="001C7EFD" w:rsidP="001C7EFD">
            <w:pPr>
              <w:rPr>
                <w:color w:val="000000" w:themeColor="text1"/>
                <w:lang w:val="en-IN"/>
              </w:rPr>
            </w:pPr>
            <w:r w:rsidRPr="00BF2E6B">
              <w:rPr>
                <w:color w:val="000000" w:themeColor="text1"/>
                <w:lang w:val="en-IN"/>
              </w:rPr>
              <w:t>CreatedById</w:t>
            </w:r>
          </w:p>
        </w:tc>
        <w:tc>
          <w:tcPr>
            <w:tcW w:w="4508" w:type="dxa"/>
          </w:tcPr>
          <w:p w14:paraId="5E7939E5" w14:textId="6626D49E" w:rsidR="001C7EFD" w:rsidRPr="00102DD6" w:rsidRDefault="001C7EFD" w:rsidP="001C7EFD">
            <w:pPr>
              <w:pStyle w:val="ListParagraph"/>
              <w:numPr>
                <w:ilvl w:val="0"/>
                <w:numId w:val="8"/>
              </w:numPr>
              <w:rPr>
                <w:color w:val="000000" w:themeColor="text1"/>
                <w:lang w:val="en-IN"/>
              </w:rPr>
            </w:pPr>
            <w:r>
              <w:rPr>
                <w:color w:val="000000" w:themeColor="text1"/>
                <w:lang w:val="en-IN"/>
              </w:rPr>
              <w:t xml:space="preserve">Same as </w:t>
            </w:r>
            <w:r w:rsidRPr="00102DD6">
              <w:rPr>
                <w:color w:val="000000" w:themeColor="text1"/>
                <w:lang w:val="en-IN"/>
              </w:rPr>
              <w:t>LoggedinEmployeeID</w:t>
            </w:r>
          </w:p>
          <w:p w14:paraId="6BAEE652"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2FC6D9B7" w14:textId="77777777" w:rsidR="001C7EFD" w:rsidRDefault="001C7EFD" w:rsidP="001C7EFD">
            <w:pPr>
              <w:pStyle w:val="ListParagraph"/>
              <w:numPr>
                <w:ilvl w:val="0"/>
                <w:numId w:val="8"/>
              </w:numPr>
              <w:rPr>
                <w:color w:val="000000" w:themeColor="text1"/>
                <w:lang w:val="en-IN"/>
              </w:rPr>
            </w:pPr>
            <w:r>
              <w:rPr>
                <w:color w:val="000000" w:themeColor="text1"/>
                <w:lang w:val="en-IN"/>
              </w:rPr>
              <w:t>Hidden on Mobile UI</w:t>
            </w:r>
          </w:p>
          <w:p w14:paraId="7A9B1A1E"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2B45EC88" w14:textId="77777777" w:rsidR="001C7EFD" w:rsidRPr="00BF2E6B" w:rsidRDefault="001C7EFD" w:rsidP="001C7EFD">
            <w:pPr>
              <w:rPr>
                <w:color w:val="000000" w:themeColor="text1"/>
                <w:lang w:val="en-IN"/>
              </w:rPr>
            </w:pPr>
          </w:p>
        </w:tc>
      </w:tr>
      <w:tr w:rsidR="001C7EFD" w14:paraId="687BEE07" w14:textId="77777777" w:rsidTr="007032E1">
        <w:tc>
          <w:tcPr>
            <w:tcW w:w="4508" w:type="dxa"/>
          </w:tcPr>
          <w:p w14:paraId="106390B4" w14:textId="77777777" w:rsidR="001C7EFD" w:rsidRPr="00BF2E6B" w:rsidRDefault="001C7EFD" w:rsidP="001C7EFD">
            <w:pPr>
              <w:rPr>
                <w:color w:val="000000" w:themeColor="text1"/>
                <w:lang w:val="en-IN"/>
              </w:rPr>
            </w:pPr>
            <w:r>
              <w:rPr>
                <w:color w:val="000000" w:themeColor="text1"/>
                <w:lang w:val="en-IN"/>
              </w:rPr>
              <w:t>OrgID</w:t>
            </w:r>
          </w:p>
        </w:tc>
        <w:tc>
          <w:tcPr>
            <w:tcW w:w="4508" w:type="dxa"/>
          </w:tcPr>
          <w:p w14:paraId="56B2F885" w14:textId="77777777" w:rsidR="001C7EFD" w:rsidRPr="00102DD6" w:rsidRDefault="001C7EFD" w:rsidP="001C7EFD">
            <w:pPr>
              <w:pStyle w:val="ListParagraph"/>
              <w:numPr>
                <w:ilvl w:val="0"/>
                <w:numId w:val="8"/>
              </w:numPr>
              <w:rPr>
                <w:color w:val="000000" w:themeColor="text1"/>
                <w:lang w:val="en-IN"/>
              </w:rPr>
            </w:pPr>
            <w:r w:rsidRPr="00102DD6">
              <w:rPr>
                <w:color w:val="000000" w:themeColor="text1"/>
                <w:lang w:val="en-IN"/>
              </w:rPr>
              <w:t>Logged in</w:t>
            </w:r>
            <w:r>
              <w:rPr>
                <w:color w:val="000000" w:themeColor="text1"/>
                <w:lang w:val="en-IN"/>
              </w:rPr>
              <w:t xml:space="preserve"> user’s Organization Id</w:t>
            </w:r>
          </w:p>
          <w:p w14:paraId="2AF4E9D3"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10BAFF86"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Hidden on Mobile UI</w:t>
            </w:r>
          </w:p>
          <w:p w14:paraId="70E9702C"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4681468A" w14:textId="77777777" w:rsidR="001C7EFD" w:rsidRPr="00BF2E6B" w:rsidRDefault="001C7EFD" w:rsidP="001C7EFD">
            <w:pPr>
              <w:rPr>
                <w:color w:val="000000" w:themeColor="text1"/>
                <w:lang w:val="en-IN"/>
              </w:rPr>
            </w:pPr>
          </w:p>
        </w:tc>
      </w:tr>
      <w:tr w:rsidR="001C7EFD" w14:paraId="228900BE" w14:textId="77777777" w:rsidTr="007032E1">
        <w:tc>
          <w:tcPr>
            <w:tcW w:w="4508" w:type="dxa"/>
          </w:tcPr>
          <w:p w14:paraId="756770D6" w14:textId="77777777" w:rsidR="001C7EFD" w:rsidRPr="00BF2E6B" w:rsidRDefault="001C7EFD" w:rsidP="001C7EFD">
            <w:pPr>
              <w:rPr>
                <w:color w:val="000000" w:themeColor="text1"/>
                <w:lang w:val="en-IN"/>
              </w:rPr>
            </w:pPr>
            <w:r>
              <w:rPr>
                <w:color w:val="000000" w:themeColor="text1"/>
                <w:lang w:val="en-IN"/>
              </w:rPr>
              <w:t>City</w:t>
            </w:r>
          </w:p>
        </w:tc>
        <w:tc>
          <w:tcPr>
            <w:tcW w:w="4508" w:type="dxa"/>
          </w:tcPr>
          <w:p w14:paraId="1C60A9F8"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 xml:space="preserve">List of Cities </w:t>
            </w:r>
          </w:p>
          <w:p w14:paraId="43655C0C"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Store in the cache</w:t>
            </w:r>
          </w:p>
        </w:tc>
      </w:tr>
      <w:tr w:rsidR="001C7EFD" w14:paraId="7CA66F59" w14:textId="77777777" w:rsidTr="007032E1">
        <w:tc>
          <w:tcPr>
            <w:tcW w:w="4508" w:type="dxa"/>
          </w:tcPr>
          <w:p w14:paraId="7CEE3E54" w14:textId="3B6C1A93" w:rsidR="001C7EFD" w:rsidRDefault="001C7EFD" w:rsidP="001C7EFD">
            <w:pPr>
              <w:rPr>
                <w:color w:val="000000" w:themeColor="text1"/>
                <w:lang w:val="en-IN"/>
              </w:rPr>
            </w:pPr>
            <w:r>
              <w:rPr>
                <w:color w:val="000000" w:themeColor="text1"/>
                <w:lang w:val="en-IN"/>
              </w:rPr>
              <w:t xml:space="preserve">Customer/Vendor </w:t>
            </w:r>
          </w:p>
        </w:tc>
        <w:tc>
          <w:tcPr>
            <w:tcW w:w="4508" w:type="dxa"/>
          </w:tcPr>
          <w:p w14:paraId="5ADA1D64" w14:textId="7A518C2A" w:rsidR="001C7EFD" w:rsidRPr="00EF5895" w:rsidRDefault="001C7EFD" w:rsidP="001C7EFD">
            <w:pPr>
              <w:pStyle w:val="ListParagraph"/>
              <w:numPr>
                <w:ilvl w:val="0"/>
                <w:numId w:val="9"/>
              </w:numPr>
              <w:rPr>
                <w:color w:val="000000" w:themeColor="text1"/>
                <w:lang w:val="en-IN"/>
              </w:rPr>
            </w:pPr>
            <w:r>
              <w:rPr>
                <w:color w:val="000000" w:themeColor="text1"/>
                <w:lang w:val="en-IN"/>
              </w:rPr>
              <w:t xml:space="preserve">Customer/Vendor accounts which are needed on many screens are cached in the mobile app. </w:t>
            </w:r>
          </w:p>
        </w:tc>
      </w:tr>
      <w:tr w:rsidR="001C7EFD" w14:paraId="4B94D970" w14:textId="77777777" w:rsidTr="007032E1">
        <w:tc>
          <w:tcPr>
            <w:tcW w:w="4508" w:type="dxa"/>
          </w:tcPr>
          <w:p w14:paraId="180AAA5C" w14:textId="77777777" w:rsidR="001C7EFD" w:rsidRDefault="001C7EFD" w:rsidP="001C7EFD">
            <w:pPr>
              <w:rPr>
                <w:color w:val="000000" w:themeColor="text1"/>
                <w:lang w:val="en-IN"/>
              </w:rPr>
            </w:pPr>
            <w:r>
              <w:rPr>
                <w:color w:val="000000" w:themeColor="text1"/>
                <w:lang w:val="en-IN"/>
              </w:rPr>
              <w:t>ExpenseCategory</w:t>
            </w:r>
          </w:p>
        </w:tc>
        <w:tc>
          <w:tcPr>
            <w:tcW w:w="4508" w:type="dxa"/>
          </w:tcPr>
          <w:p w14:paraId="6C365D2B" w14:textId="77777777" w:rsidR="001C7EFD" w:rsidRDefault="001C7EFD" w:rsidP="001C7EFD">
            <w:pPr>
              <w:pStyle w:val="ListParagraph"/>
              <w:numPr>
                <w:ilvl w:val="0"/>
                <w:numId w:val="9"/>
              </w:numPr>
              <w:rPr>
                <w:color w:val="000000" w:themeColor="text1"/>
                <w:lang w:val="en-IN"/>
              </w:rPr>
            </w:pPr>
            <w:r>
              <w:rPr>
                <w:color w:val="000000" w:themeColor="text1"/>
                <w:lang w:val="en-IN"/>
              </w:rPr>
              <w:t>List of Expense Category</w:t>
            </w:r>
          </w:p>
          <w:p w14:paraId="7CA11AFA" w14:textId="77777777" w:rsidR="001C7EFD" w:rsidRDefault="001C7EFD" w:rsidP="001C7EFD">
            <w:pPr>
              <w:pStyle w:val="ListParagraph"/>
              <w:numPr>
                <w:ilvl w:val="0"/>
                <w:numId w:val="9"/>
              </w:numPr>
              <w:rPr>
                <w:color w:val="000000" w:themeColor="text1"/>
                <w:lang w:val="en-IN"/>
              </w:rPr>
            </w:pPr>
            <w:r>
              <w:rPr>
                <w:color w:val="000000" w:themeColor="text1"/>
                <w:lang w:val="en-IN"/>
              </w:rPr>
              <w:t>It will be cached.</w:t>
            </w:r>
          </w:p>
        </w:tc>
      </w:tr>
    </w:tbl>
    <w:p w14:paraId="439FECD8" w14:textId="77777777" w:rsidR="00C914DA" w:rsidRDefault="00C914DA" w:rsidP="00C914DA">
      <w:pPr>
        <w:pStyle w:val="Heading1"/>
        <w:rPr>
          <w:lang w:val="en-IN"/>
        </w:rPr>
      </w:pPr>
      <w:r>
        <w:rPr>
          <w:lang w:val="en-IN"/>
        </w:rPr>
        <w:t>UI Forms</w:t>
      </w:r>
    </w:p>
    <w:p w14:paraId="694DF5A7" w14:textId="77777777" w:rsidR="00C914DA" w:rsidRDefault="00C914DA" w:rsidP="00C914DA">
      <w:pPr>
        <w:rPr>
          <w:lang w:val="en-IN"/>
        </w:rPr>
      </w:pPr>
    </w:p>
    <w:p w14:paraId="6ED60A0A" w14:textId="385ADDC9" w:rsidR="00075C64" w:rsidRDefault="00075C64" w:rsidP="00075C64">
      <w:pPr>
        <w:pStyle w:val="Heading2"/>
        <w:rPr>
          <w:lang w:val="en-IN"/>
        </w:rPr>
      </w:pPr>
      <w:r>
        <w:rPr>
          <w:lang w:val="en-IN"/>
        </w:rPr>
        <w:t>Login</w:t>
      </w:r>
    </w:p>
    <w:p w14:paraId="14283E47" w14:textId="3F1FBEC9" w:rsidR="002542BA" w:rsidRDefault="002542BA" w:rsidP="003B25E0">
      <w:pPr>
        <w:rPr>
          <w:lang w:val="en-IN"/>
        </w:rPr>
      </w:pPr>
      <w:r>
        <w:rPr>
          <w:lang w:val="en-IN"/>
        </w:rPr>
        <w:t>Requirements:  User onces entered the credentials, the app should not ask the information. It should be logged in already like Amazon, Paytm etc</w:t>
      </w:r>
      <w:r w:rsidR="00B9794A">
        <w:rPr>
          <w:lang w:val="en-IN"/>
        </w:rPr>
        <w:t xml:space="preserve"> untill it is logged out by the backend.</w:t>
      </w:r>
    </w:p>
    <w:p w14:paraId="180B5CDF" w14:textId="419D9E24" w:rsidR="003B25E0" w:rsidRDefault="00DB03DD" w:rsidP="003B25E0">
      <w:pPr>
        <w:rPr>
          <w:noProof/>
        </w:rPr>
      </w:pPr>
      <w:r w:rsidRPr="00DB03DD">
        <w:rPr>
          <w:noProof/>
        </w:rPr>
        <w:t xml:space="preserve"> </w:t>
      </w:r>
      <w:r w:rsidR="00DE18D7" w:rsidRPr="00DE18D7">
        <w:rPr>
          <w:noProof/>
        </w:rPr>
        <w:t xml:space="preserve"> </w:t>
      </w:r>
      <w:r w:rsidR="003C0F9C">
        <w:rPr>
          <w:noProof/>
        </w:rPr>
        <w:drawing>
          <wp:inline distT="0" distB="0" distL="0" distR="0" wp14:anchorId="380E7CAF" wp14:editId="1C39411B">
            <wp:extent cx="5731510" cy="222567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5675"/>
                    </a:xfrm>
                    <a:prstGeom prst="rect">
                      <a:avLst/>
                    </a:prstGeom>
                  </pic:spPr>
                </pic:pic>
              </a:graphicData>
            </a:graphic>
          </wp:inline>
        </w:drawing>
      </w:r>
    </w:p>
    <w:p w14:paraId="271FAE33" w14:textId="77777777" w:rsidR="00A83BA8" w:rsidRDefault="00A83BA8"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6C008F" w14:paraId="7AE54D15" w14:textId="77777777" w:rsidTr="006C008F">
        <w:tc>
          <w:tcPr>
            <w:tcW w:w="3005" w:type="dxa"/>
          </w:tcPr>
          <w:p w14:paraId="1992B31D" w14:textId="49CC98B9" w:rsidR="006C008F" w:rsidRPr="006C008F" w:rsidRDefault="006C008F" w:rsidP="003B25E0">
            <w:pPr>
              <w:rPr>
                <w:b/>
                <w:bCs/>
                <w:lang w:val="en-IN"/>
              </w:rPr>
            </w:pPr>
            <w:r w:rsidRPr="006C008F">
              <w:rPr>
                <w:b/>
                <w:bCs/>
                <w:lang w:val="en-IN"/>
              </w:rPr>
              <w:t>Field</w:t>
            </w:r>
          </w:p>
        </w:tc>
        <w:tc>
          <w:tcPr>
            <w:tcW w:w="3005" w:type="dxa"/>
          </w:tcPr>
          <w:p w14:paraId="2BEE290B" w14:textId="73101A1E" w:rsidR="006C008F" w:rsidRPr="006C008F" w:rsidRDefault="006C008F" w:rsidP="003B25E0">
            <w:pPr>
              <w:rPr>
                <w:b/>
                <w:bCs/>
                <w:lang w:val="en-IN"/>
              </w:rPr>
            </w:pPr>
            <w:r w:rsidRPr="006C008F">
              <w:rPr>
                <w:b/>
                <w:bCs/>
                <w:lang w:val="en-IN"/>
              </w:rPr>
              <w:t>Validations</w:t>
            </w:r>
          </w:p>
        </w:tc>
        <w:tc>
          <w:tcPr>
            <w:tcW w:w="3006" w:type="dxa"/>
          </w:tcPr>
          <w:p w14:paraId="6AA945BD" w14:textId="7E21984E" w:rsidR="006C008F" w:rsidRPr="00566441" w:rsidRDefault="00566441" w:rsidP="003B25E0">
            <w:pPr>
              <w:rPr>
                <w:b/>
                <w:bCs/>
                <w:lang w:val="en-IN"/>
              </w:rPr>
            </w:pPr>
            <w:r w:rsidRPr="00566441">
              <w:rPr>
                <w:b/>
                <w:bCs/>
                <w:lang w:val="en-IN"/>
              </w:rPr>
              <w:t xml:space="preserve">On </w:t>
            </w:r>
            <w:r w:rsidR="00DD0540" w:rsidRPr="00566441">
              <w:rPr>
                <w:b/>
                <w:bCs/>
                <w:lang w:val="en-IN"/>
              </w:rPr>
              <w:t>Action</w:t>
            </w:r>
          </w:p>
        </w:tc>
      </w:tr>
      <w:tr w:rsidR="00DD0540" w14:paraId="6075D4BB" w14:textId="77777777" w:rsidTr="006C008F">
        <w:tc>
          <w:tcPr>
            <w:tcW w:w="3005" w:type="dxa"/>
          </w:tcPr>
          <w:p w14:paraId="49CB0E46" w14:textId="0A2E6E6E" w:rsidR="00DD0540" w:rsidRDefault="00DD0540" w:rsidP="003B25E0">
            <w:pPr>
              <w:rPr>
                <w:lang w:val="en-IN"/>
              </w:rPr>
            </w:pPr>
            <w:r>
              <w:rPr>
                <w:lang w:val="en-IN"/>
              </w:rPr>
              <w:t>Registered Mobile Number</w:t>
            </w:r>
          </w:p>
        </w:tc>
        <w:tc>
          <w:tcPr>
            <w:tcW w:w="3005" w:type="dxa"/>
          </w:tcPr>
          <w:p w14:paraId="0DEF5FC9" w14:textId="20FAE0E4" w:rsidR="00DD0540" w:rsidRDefault="00DD0540" w:rsidP="003B25E0">
            <w:pPr>
              <w:rPr>
                <w:lang w:val="en-IN"/>
              </w:rPr>
            </w:pPr>
            <w:r>
              <w:rPr>
                <w:lang w:val="en-IN"/>
              </w:rPr>
              <w:t>Not Empty and 10 digit mobile number</w:t>
            </w:r>
          </w:p>
        </w:tc>
        <w:tc>
          <w:tcPr>
            <w:tcW w:w="3006" w:type="dxa"/>
            <w:vMerge w:val="restart"/>
          </w:tcPr>
          <w:p w14:paraId="333A5905" w14:textId="142B26C2" w:rsidR="00DD0540" w:rsidRDefault="008E4BF9" w:rsidP="00B70CE4">
            <w:pPr>
              <w:jc w:val="center"/>
              <w:rPr>
                <w:lang w:val="en-IN"/>
              </w:rPr>
            </w:pPr>
            <w:r>
              <w:rPr>
                <w:lang w:val="en-IN"/>
              </w:rPr>
              <w:t>Login</w:t>
            </w:r>
          </w:p>
        </w:tc>
      </w:tr>
      <w:tr w:rsidR="00DD0540" w14:paraId="47D0613C" w14:textId="77777777" w:rsidTr="006C008F">
        <w:tc>
          <w:tcPr>
            <w:tcW w:w="3005" w:type="dxa"/>
          </w:tcPr>
          <w:p w14:paraId="2E43218F" w14:textId="567A9DC5" w:rsidR="00DD0540" w:rsidRDefault="00DD0540" w:rsidP="003B25E0">
            <w:pPr>
              <w:rPr>
                <w:lang w:val="en-IN"/>
              </w:rPr>
            </w:pPr>
          </w:p>
        </w:tc>
        <w:tc>
          <w:tcPr>
            <w:tcW w:w="3005" w:type="dxa"/>
          </w:tcPr>
          <w:p w14:paraId="606B35E0" w14:textId="390363DF" w:rsidR="00DD0540" w:rsidRDefault="00DD0540" w:rsidP="003B25E0">
            <w:pPr>
              <w:rPr>
                <w:lang w:val="en-IN"/>
              </w:rPr>
            </w:pPr>
          </w:p>
        </w:tc>
        <w:tc>
          <w:tcPr>
            <w:tcW w:w="3006" w:type="dxa"/>
            <w:vMerge/>
          </w:tcPr>
          <w:p w14:paraId="0BFEC4CB" w14:textId="77777777" w:rsidR="00DD0540" w:rsidRDefault="00DD0540" w:rsidP="003B25E0">
            <w:pPr>
              <w:rPr>
                <w:lang w:val="en-IN"/>
              </w:rPr>
            </w:pPr>
          </w:p>
        </w:tc>
      </w:tr>
      <w:tr w:rsidR="00DD0540" w14:paraId="51A3F505" w14:textId="77777777" w:rsidTr="006C008F">
        <w:tc>
          <w:tcPr>
            <w:tcW w:w="3005" w:type="dxa"/>
          </w:tcPr>
          <w:p w14:paraId="2086EED8" w14:textId="521B4750" w:rsidR="00DD0540" w:rsidRDefault="00DD0540" w:rsidP="003B25E0">
            <w:pPr>
              <w:rPr>
                <w:lang w:val="en-IN"/>
              </w:rPr>
            </w:pPr>
          </w:p>
        </w:tc>
        <w:tc>
          <w:tcPr>
            <w:tcW w:w="3005" w:type="dxa"/>
          </w:tcPr>
          <w:p w14:paraId="7385A6BD" w14:textId="7B8BB814" w:rsidR="00DD0540" w:rsidRDefault="00DD0540" w:rsidP="003B25E0">
            <w:pPr>
              <w:rPr>
                <w:lang w:val="en-IN"/>
              </w:rPr>
            </w:pPr>
          </w:p>
        </w:tc>
        <w:tc>
          <w:tcPr>
            <w:tcW w:w="3006" w:type="dxa"/>
            <w:vMerge/>
          </w:tcPr>
          <w:p w14:paraId="695A8B6E" w14:textId="77777777" w:rsidR="00DD0540" w:rsidRDefault="00DD0540" w:rsidP="003B25E0">
            <w:pPr>
              <w:rPr>
                <w:lang w:val="en-IN"/>
              </w:rPr>
            </w:pPr>
          </w:p>
        </w:tc>
      </w:tr>
    </w:tbl>
    <w:p w14:paraId="24E76571" w14:textId="77777777" w:rsidR="006C008F" w:rsidRDefault="006C008F"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D33C54" w14:paraId="45FC54E8" w14:textId="77777777" w:rsidTr="00D33C54">
        <w:tc>
          <w:tcPr>
            <w:tcW w:w="3005" w:type="dxa"/>
          </w:tcPr>
          <w:p w14:paraId="37802D62" w14:textId="1B65BFB5" w:rsidR="00D33C54" w:rsidRPr="00021D7B" w:rsidRDefault="00D33C54" w:rsidP="003B25E0">
            <w:pPr>
              <w:rPr>
                <w:b/>
                <w:bCs/>
                <w:lang w:val="en-IN"/>
              </w:rPr>
            </w:pPr>
            <w:r w:rsidRPr="00021D7B">
              <w:rPr>
                <w:b/>
                <w:bCs/>
                <w:lang w:val="en-IN"/>
              </w:rPr>
              <w:t>On Action</w:t>
            </w:r>
          </w:p>
        </w:tc>
        <w:tc>
          <w:tcPr>
            <w:tcW w:w="3005" w:type="dxa"/>
          </w:tcPr>
          <w:p w14:paraId="4B59DCBF" w14:textId="69CD23BF" w:rsidR="00D33C54" w:rsidRPr="00021D7B" w:rsidRDefault="00D33C54" w:rsidP="003B25E0">
            <w:pPr>
              <w:rPr>
                <w:b/>
                <w:bCs/>
                <w:lang w:val="en-IN"/>
              </w:rPr>
            </w:pPr>
            <w:r w:rsidRPr="00021D7B">
              <w:rPr>
                <w:b/>
                <w:bCs/>
                <w:lang w:val="en-IN"/>
              </w:rPr>
              <w:t>What to do</w:t>
            </w:r>
          </w:p>
        </w:tc>
        <w:tc>
          <w:tcPr>
            <w:tcW w:w="3006" w:type="dxa"/>
          </w:tcPr>
          <w:p w14:paraId="5176648D" w14:textId="01901341" w:rsidR="00D33C54" w:rsidRPr="00021D7B" w:rsidRDefault="00D33C54" w:rsidP="003B25E0">
            <w:pPr>
              <w:rPr>
                <w:b/>
                <w:bCs/>
                <w:lang w:val="en-IN"/>
              </w:rPr>
            </w:pPr>
            <w:r w:rsidRPr="00021D7B">
              <w:rPr>
                <w:b/>
                <w:bCs/>
                <w:lang w:val="en-IN"/>
              </w:rPr>
              <w:t>API to use</w:t>
            </w:r>
          </w:p>
        </w:tc>
      </w:tr>
      <w:tr w:rsidR="00D33C54" w14:paraId="55F93F46" w14:textId="77777777" w:rsidTr="00D33C54">
        <w:tc>
          <w:tcPr>
            <w:tcW w:w="3005" w:type="dxa"/>
          </w:tcPr>
          <w:p w14:paraId="09DC235F" w14:textId="3A21C64F" w:rsidR="00D33C54" w:rsidRDefault="00021D7B" w:rsidP="003B25E0">
            <w:pPr>
              <w:rPr>
                <w:lang w:val="en-IN"/>
              </w:rPr>
            </w:pPr>
            <w:r>
              <w:rPr>
                <w:lang w:val="en-IN"/>
              </w:rPr>
              <w:t>Login</w:t>
            </w:r>
          </w:p>
        </w:tc>
        <w:tc>
          <w:tcPr>
            <w:tcW w:w="3005" w:type="dxa"/>
          </w:tcPr>
          <w:p w14:paraId="5D45B42C" w14:textId="3CC1A608" w:rsidR="00D33C54" w:rsidRDefault="00D33C54" w:rsidP="003B25E0">
            <w:pPr>
              <w:rPr>
                <w:lang w:val="en-IN"/>
              </w:rPr>
            </w:pPr>
          </w:p>
        </w:tc>
        <w:tc>
          <w:tcPr>
            <w:tcW w:w="3006" w:type="dxa"/>
          </w:tcPr>
          <w:p w14:paraId="561DF2D2" w14:textId="77777777" w:rsidR="00D33C54" w:rsidRDefault="00D33C54" w:rsidP="003B25E0">
            <w:pPr>
              <w:rPr>
                <w:lang w:val="en-IN"/>
              </w:rPr>
            </w:pPr>
          </w:p>
        </w:tc>
      </w:tr>
    </w:tbl>
    <w:p w14:paraId="48AE32E0" w14:textId="2979DFE0" w:rsidR="006903E6" w:rsidRDefault="006903E6" w:rsidP="003B25E0">
      <w:pPr>
        <w:rPr>
          <w:lang w:val="en-IN"/>
        </w:rPr>
      </w:pPr>
    </w:p>
    <w:p w14:paraId="438E4A8C" w14:textId="77777777" w:rsidR="00D33C54" w:rsidRDefault="00D33C54" w:rsidP="003B25E0">
      <w:pPr>
        <w:rPr>
          <w:lang w:val="en-IN"/>
        </w:rPr>
      </w:pPr>
    </w:p>
    <w:p w14:paraId="04963324" w14:textId="4F3E1479" w:rsidR="00DD4DEF" w:rsidRDefault="005113F0" w:rsidP="003B25E0">
      <w:pPr>
        <w:rPr>
          <w:lang w:val="en-IN"/>
        </w:rPr>
      </w:pPr>
      <w:r>
        <w:rPr>
          <w:lang w:val="en-IN"/>
        </w:rPr>
        <w:t>Login with Mobile Number Only with OTP</w:t>
      </w:r>
      <w:r w:rsidR="002E4E97">
        <w:rPr>
          <w:lang w:val="en-IN"/>
        </w:rPr>
        <w:t xml:space="preserve"> (Please note that other fields are grayed</w:t>
      </w:r>
      <w:r w:rsidR="00522873">
        <w:rPr>
          <w:lang w:val="en-IN"/>
        </w:rPr>
        <w:t>-</w:t>
      </w:r>
      <w:r w:rsidR="002E4E97">
        <w:rPr>
          <w:lang w:val="en-IN"/>
        </w:rPr>
        <w:t xml:space="preserve">out) </w:t>
      </w:r>
    </w:p>
    <w:p w14:paraId="3993861D" w14:textId="1BA453D8" w:rsidR="00DD4DEF" w:rsidRDefault="004C326D" w:rsidP="003B25E0">
      <w:pPr>
        <w:rPr>
          <w:lang w:val="en-IN"/>
        </w:rPr>
      </w:pPr>
      <w:r>
        <w:rPr>
          <w:noProof/>
        </w:rPr>
        <w:drawing>
          <wp:inline distT="0" distB="0" distL="0" distR="0" wp14:anchorId="775BFC7F" wp14:editId="47478AF6">
            <wp:extent cx="5731510" cy="5471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71160"/>
                    </a:xfrm>
                    <a:prstGeom prst="rect">
                      <a:avLst/>
                    </a:prstGeom>
                  </pic:spPr>
                </pic:pic>
              </a:graphicData>
            </a:graphic>
          </wp:inline>
        </w:drawing>
      </w:r>
    </w:p>
    <w:p w14:paraId="12D11F5B" w14:textId="19027D97" w:rsidR="00DD4DEF" w:rsidRDefault="00DD4DEF" w:rsidP="003B25E0">
      <w:pPr>
        <w:rPr>
          <w:lang w:val="en-IN"/>
        </w:rPr>
      </w:pPr>
    </w:p>
    <w:p w14:paraId="0F98BF0F" w14:textId="4CFD8AEC" w:rsidR="005113F0" w:rsidRDefault="005113F0" w:rsidP="003B25E0">
      <w:pPr>
        <w:rPr>
          <w:lang w:val="en-IN"/>
        </w:rPr>
      </w:pPr>
    </w:p>
    <w:p w14:paraId="35C76D95" w14:textId="77777777" w:rsidR="005113F0" w:rsidRPr="003B25E0" w:rsidRDefault="005113F0" w:rsidP="003B25E0">
      <w:pPr>
        <w:rPr>
          <w:lang w:val="en-IN"/>
        </w:rPr>
      </w:pPr>
    </w:p>
    <w:p w14:paraId="06F690B6" w14:textId="77777777" w:rsidR="00075C64" w:rsidRDefault="00973DD7" w:rsidP="006A2D25">
      <w:pPr>
        <w:pStyle w:val="Heading2"/>
        <w:rPr>
          <w:lang w:val="en-IN"/>
        </w:rPr>
      </w:pPr>
      <w:r>
        <w:rPr>
          <w:lang w:val="en-IN"/>
        </w:rPr>
        <w:t>Dashboard</w:t>
      </w:r>
    </w:p>
    <w:p w14:paraId="3C1A4459" w14:textId="6F691265" w:rsidR="00723D94" w:rsidRDefault="00443A85" w:rsidP="00C914DA">
      <w:pPr>
        <w:rPr>
          <w:lang w:val="en-IN"/>
        </w:rPr>
      </w:pPr>
      <w:r>
        <w:rPr>
          <w:lang w:val="en-IN"/>
        </w:rPr>
        <w:t xml:space="preserve">Special Instuction: </w:t>
      </w:r>
    </w:p>
    <w:p w14:paraId="2CF3A314" w14:textId="50BA4D65" w:rsidR="00443A85" w:rsidRPr="00443A85" w:rsidRDefault="00443A85" w:rsidP="00443A85">
      <w:pPr>
        <w:pStyle w:val="ListParagraph"/>
        <w:numPr>
          <w:ilvl w:val="0"/>
          <w:numId w:val="18"/>
        </w:numPr>
        <w:rPr>
          <w:lang w:val="en-IN"/>
        </w:rPr>
      </w:pPr>
      <w:r>
        <w:rPr>
          <w:lang w:val="en-IN"/>
        </w:rPr>
        <w:lastRenderedPageBreak/>
        <w:t xml:space="preserve">All the dashboard items should be developed independently. Meaning in future, we can set visibility </w:t>
      </w:r>
      <w:r w:rsidR="00106A38">
        <w:rPr>
          <w:lang w:val="en-IN"/>
        </w:rPr>
        <w:t xml:space="preserve">for each boxes. The box should be visible to the logged-in user or not. </w:t>
      </w:r>
    </w:p>
    <w:p w14:paraId="56BCE6F1" w14:textId="514D4814" w:rsidR="00723D94" w:rsidRDefault="00723D94" w:rsidP="00C914DA">
      <w:pPr>
        <w:rPr>
          <w:lang w:val="en-IN"/>
        </w:rPr>
      </w:pPr>
    </w:p>
    <w:p w14:paraId="6A4866E6" w14:textId="03B19DC3" w:rsidR="001667A0" w:rsidRDefault="001667A0" w:rsidP="00C914DA">
      <w:pPr>
        <w:rPr>
          <w:lang w:val="en-IN"/>
        </w:rPr>
      </w:pPr>
    </w:p>
    <w:p w14:paraId="4FFDEA86" w14:textId="68007BF3" w:rsidR="001667A0" w:rsidRDefault="00C34D1C" w:rsidP="00C914DA">
      <w:pPr>
        <w:rPr>
          <w:lang w:val="en-IN"/>
        </w:rPr>
      </w:pPr>
      <w:r w:rsidRPr="00C34D1C">
        <w:rPr>
          <w:noProof/>
        </w:rPr>
        <w:t xml:space="preserve"> </w:t>
      </w:r>
      <w:r>
        <w:rPr>
          <w:noProof/>
        </w:rPr>
        <w:drawing>
          <wp:inline distT="0" distB="0" distL="0" distR="0" wp14:anchorId="78F24E0C" wp14:editId="51B8748F">
            <wp:extent cx="5731510" cy="69545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54520"/>
                    </a:xfrm>
                    <a:prstGeom prst="rect">
                      <a:avLst/>
                    </a:prstGeom>
                  </pic:spPr>
                </pic:pic>
              </a:graphicData>
            </a:graphic>
          </wp:inline>
        </w:drawing>
      </w:r>
    </w:p>
    <w:p w14:paraId="27F498DF" w14:textId="77777777" w:rsidR="00973DD7" w:rsidRDefault="00973DD7" w:rsidP="00C914DA">
      <w:pPr>
        <w:rPr>
          <w:lang w:val="en-IN"/>
        </w:rPr>
      </w:pPr>
    </w:p>
    <w:p w14:paraId="3DA92FCA" w14:textId="35E5C0F0" w:rsidR="006A2D25" w:rsidRDefault="006A2D25" w:rsidP="00C914DA">
      <w:pPr>
        <w:rPr>
          <w:lang w:val="en-IN"/>
        </w:rPr>
      </w:pPr>
    </w:p>
    <w:p w14:paraId="346BA7F7" w14:textId="77777777" w:rsidR="004E40FD" w:rsidRDefault="004E40FD" w:rsidP="00C914DA">
      <w:pPr>
        <w:rPr>
          <w:lang w:val="en-IN"/>
        </w:rPr>
      </w:pPr>
    </w:p>
    <w:p w14:paraId="21176B5A" w14:textId="77777777" w:rsidR="004E40FD" w:rsidRDefault="004E40FD" w:rsidP="00C914DA">
      <w:pPr>
        <w:rPr>
          <w:lang w:val="en-IN"/>
        </w:rPr>
      </w:pPr>
    </w:p>
    <w:p w14:paraId="1A7E0D27" w14:textId="77777777" w:rsidR="004E40FD" w:rsidRDefault="004E40FD" w:rsidP="00C914DA">
      <w:pPr>
        <w:rPr>
          <w:lang w:val="en-IN"/>
        </w:rPr>
      </w:pPr>
    </w:p>
    <w:p w14:paraId="70CB4025" w14:textId="77777777" w:rsidR="00C54716" w:rsidRDefault="00C54716" w:rsidP="00C54716">
      <w:pPr>
        <w:pStyle w:val="Heading2"/>
        <w:rPr>
          <w:lang w:val="en-IN"/>
        </w:rPr>
      </w:pPr>
      <w:r>
        <w:rPr>
          <w:lang w:val="en-IN"/>
        </w:rPr>
        <w:t>Create Customer</w:t>
      </w:r>
    </w:p>
    <w:p w14:paraId="4068C760" w14:textId="00630FB2" w:rsidR="002E2E76" w:rsidRPr="002E2E76" w:rsidRDefault="002E2E76" w:rsidP="002E2E76">
      <w:pPr>
        <w:rPr>
          <w:lang w:val="en-IN"/>
        </w:rPr>
      </w:pPr>
      <w:r>
        <w:rPr>
          <w:lang w:val="en-IN"/>
        </w:rPr>
        <w:t>We will show basic form</w:t>
      </w:r>
      <w:r w:rsidR="003F2E12">
        <w:rPr>
          <w:lang w:val="en-IN"/>
        </w:rPr>
        <w:t>. I</w:t>
      </w:r>
      <w:r>
        <w:rPr>
          <w:lang w:val="en-IN"/>
        </w:rPr>
        <w:t>f end-user want</w:t>
      </w:r>
      <w:r w:rsidR="008B4ECD">
        <w:rPr>
          <w:lang w:val="en-IN"/>
        </w:rPr>
        <w:t>s</w:t>
      </w:r>
      <w:r>
        <w:rPr>
          <w:lang w:val="en-IN"/>
        </w:rPr>
        <w:t xml:space="preserve"> to see more fields then he/she </w:t>
      </w:r>
      <w:r w:rsidR="000C7102">
        <w:rPr>
          <w:lang w:val="en-IN"/>
        </w:rPr>
        <w:t>can</w:t>
      </w:r>
      <w:r>
        <w:rPr>
          <w:lang w:val="en-IN"/>
        </w:rPr>
        <w:t xml:space="preserve"> click on “Advanced”</w:t>
      </w:r>
      <w:r w:rsidR="00954EBC">
        <w:rPr>
          <w:lang w:val="en-IN"/>
        </w:rPr>
        <w:t>. Its basically one screen only but we are not showing all the fields by-default to not to scare the end-user.</w:t>
      </w:r>
    </w:p>
    <w:p w14:paraId="0EB57223" w14:textId="6C0B58DF" w:rsidR="00760A28" w:rsidRDefault="00F66C4C" w:rsidP="00442E97">
      <w:pPr>
        <w:rPr>
          <w:noProof/>
        </w:rPr>
      </w:pPr>
      <w:r>
        <w:rPr>
          <w:noProof/>
        </w:rPr>
        <w:drawing>
          <wp:inline distT="0" distB="0" distL="0" distR="0" wp14:anchorId="69DB7464" wp14:editId="16A34B28">
            <wp:extent cx="5731510" cy="34378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7890"/>
                    </a:xfrm>
                    <a:prstGeom prst="rect">
                      <a:avLst/>
                    </a:prstGeom>
                  </pic:spPr>
                </pic:pic>
              </a:graphicData>
            </a:graphic>
          </wp:inline>
        </w:drawing>
      </w:r>
    </w:p>
    <w:p w14:paraId="64761E81" w14:textId="77777777" w:rsidR="00660CDA" w:rsidRDefault="00660CDA" w:rsidP="00442E97">
      <w:pPr>
        <w:rPr>
          <w:noProof/>
        </w:rPr>
      </w:pPr>
    </w:p>
    <w:p w14:paraId="5BA1E710" w14:textId="6D2A3297" w:rsidR="008F5036" w:rsidRDefault="008F5036" w:rsidP="00442E97">
      <w:pPr>
        <w:rPr>
          <w:noProof/>
        </w:rPr>
      </w:pPr>
    </w:p>
    <w:tbl>
      <w:tblPr>
        <w:tblStyle w:val="TableGrid"/>
        <w:tblW w:w="0" w:type="auto"/>
        <w:tblLook w:val="04A0" w:firstRow="1" w:lastRow="0" w:firstColumn="1" w:lastColumn="0" w:noHBand="0" w:noVBand="1"/>
      </w:tblPr>
      <w:tblGrid>
        <w:gridCol w:w="3005"/>
        <w:gridCol w:w="3005"/>
        <w:gridCol w:w="3006"/>
      </w:tblGrid>
      <w:tr w:rsidR="008F5036" w14:paraId="4397896F" w14:textId="77777777" w:rsidTr="009836D5">
        <w:tc>
          <w:tcPr>
            <w:tcW w:w="3005" w:type="dxa"/>
          </w:tcPr>
          <w:p w14:paraId="6C2E2D67" w14:textId="77777777" w:rsidR="008F5036" w:rsidRPr="006C008F" w:rsidRDefault="008F5036" w:rsidP="009836D5">
            <w:pPr>
              <w:rPr>
                <w:b/>
                <w:bCs/>
                <w:lang w:val="en-IN"/>
              </w:rPr>
            </w:pPr>
            <w:r w:rsidRPr="006C008F">
              <w:rPr>
                <w:b/>
                <w:bCs/>
                <w:lang w:val="en-IN"/>
              </w:rPr>
              <w:t>Field</w:t>
            </w:r>
          </w:p>
        </w:tc>
        <w:tc>
          <w:tcPr>
            <w:tcW w:w="3005" w:type="dxa"/>
          </w:tcPr>
          <w:p w14:paraId="4290BE5B" w14:textId="77777777" w:rsidR="008F5036" w:rsidRPr="006C008F" w:rsidRDefault="008F5036" w:rsidP="009836D5">
            <w:pPr>
              <w:rPr>
                <w:b/>
                <w:bCs/>
                <w:lang w:val="en-IN"/>
              </w:rPr>
            </w:pPr>
            <w:r w:rsidRPr="006C008F">
              <w:rPr>
                <w:b/>
                <w:bCs/>
                <w:lang w:val="en-IN"/>
              </w:rPr>
              <w:t>Validations</w:t>
            </w:r>
          </w:p>
        </w:tc>
        <w:tc>
          <w:tcPr>
            <w:tcW w:w="3006" w:type="dxa"/>
          </w:tcPr>
          <w:p w14:paraId="45E37F4D" w14:textId="77777777" w:rsidR="008F5036" w:rsidRPr="00566441" w:rsidRDefault="008F5036" w:rsidP="009836D5">
            <w:pPr>
              <w:rPr>
                <w:b/>
                <w:bCs/>
                <w:lang w:val="en-IN"/>
              </w:rPr>
            </w:pPr>
            <w:r w:rsidRPr="00566441">
              <w:rPr>
                <w:b/>
                <w:bCs/>
                <w:lang w:val="en-IN"/>
              </w:rPr>
              <w:t>On Action</w:t>
            </w:r>
          </w:p>
        </w:tc>
      </w:tr>
      <w:tr w:rsidR="00B24059" w14:paraId="7044807F" w14:textId="77777777" w:rsidTr="009836D5">
        <w:tc>
          <w:tcPr>
            <w:tcW w:w="3005" w:type="dxa"/>
          </w:tcPr>
          <w:p w14:paraId="278046B6" w14:textId="54C36527" w:rsidR="00B24059" w:rsidRDefault="00B24059" w:rsidP="009836D5">
            <w:pPr>
              <w:rPr>
                <w:lang w:val="en-IN"/>
              </w:rPr>
            </w:pPr>
            <w:r>
              <w:rPr>
                <w:lang w:val="en-IN"/>
              </w:rPr>
              <w:t>Name*</w:t>
            </w:r>
          </w:p>
        </w:tc>
        <w:tc>
          <w:tcPr>
            <w:tcW w:w="3005" w:type="dxa"/>
          </w:tcPr>
          <w:p w14:paraId="7F25705B" w14:textId="0E0564F6" w:rsidR="00B24059" w:rsidRDefault="00B24059" w:rsidP="009836D5">
            <w:pPr>
              <w:rPr>
                <w:lang w:val="en-IN"/>
              </w:rPr>
            </w:pPr>
            <w:r>
              <w:rPr>
                <w:lang w:val="en-IN"/>
              </w:rPr>
              <w:t>Not Empty – atleast 2 characters</w:t>
            </w:r>
          </w:p>
        </w:tc>
        <w:tc>
          <w:tcPr>
            <w:tcW w:w="3006" w:type="dxa"/>
            <w:vMerge w:val="restart"/>
          </w:tcPr>
          <w:p w14:paraId="5A5454C2" w14:textId="38C4B2CE" w:rsidR="00B24059" w:rsidRDefault="00B24059" w:rsidP="009836D5">
            <w:pPr>
              <w:jc w:val="center"/>
              <w:rPr>
                <w:lang w:val="en-IN"/>
              </w:rPr>
            </w:pPr>
            <w:r>
              <w:rPr>
                <w:lang w:val="en-IN"/>
              </w:rPr>
              <w:t>Save</w:t>
            </w:r>
          </w:p>
        </w:tc>
      </w:tr>
      <w:tr w:rsidR="00B24059" w14:paraId="10472377" w14:textId="77777777" w:rsidTr="009836D5">
        <w:tc>
          <w:tcPr>
            <w:tcW w:w="3005" w:type="dxa"/>
          </w:tcPr>
          <w:p w14:paraId="0F02892B" w14:textId="670C6B66" w:rsidR="00B24059" w:rsidRDefault="00B24059" w:rsidP="009836D5">
            <w:pPr>
              <w:rPr>
                <w:lang w:val="en-IN"/>
              </w:rPr>
            </w:pPr>
            <w:r>
              <w:rPr>
                <w:lang w:val="en-IN"/>
              </w:rPr>
              <w:t>City/Village *</w:t>
            </w:r>
          </w:p>
        </w:tc>
        <w:tc>
          <w:tcPr>
            <w:tcW w:w="3005" w:type="dxa"/>
          </w:tcPr>
          <w:p w14:paraId="40A66BD4" w14:textId="6A53EEF4" w:rsidR="00B24059" w:rsidRDefault="00B24059" w:rsidP="009836D5">
            <w:pPr>
              <w:rPr>
                <w:lang w:val="en-IN"/>
              </w:rPr>
            </w:pPr>
            <w:r>
              <w:rPr>
                <w:lang w:val="en-IN"/>
              </w:rPr>
              <w:t>Not Empty</w:t>
            </w:r>
          </w:p>
          <w:p w14:paraId="3102F84F" w14:textId="77777777" w:rsidR="00B24059" w:rsidRDefault="00B24059" w:rsidP="009836D5">
            <w:pPr>
              <w:rPr>
                <w:lang w:val="en-IN"/>
              </w:rPr>
            </w:pPr>
          </w:p>
          <w:p w14:paraId="6F54E201" w14:textId="435F78B4" w:rsidR="00B24059" w:rsidRDefault="00B24059" w:rsidP="009836D5">
            <w:pPr>
              <w:rPr>
                <w:lang w:val="en-IN"/>
              </w:rPr>
            </w:pPr>
            <w:r>
              <w:rPr>
                <w:lang w:val="en-IN"/>
              </w:rPr>
              <w:t>Auto Type Search – after two characters</w:t>
            </w:r>
          </w:p>
        </w:tc>
        <w:tc>
          <w:tcPr>
            <w:tcW w:w="3006" w:type="dxa"/>
            <w:vMerge/>
          </w:tcPr>
          <w:p w14:paraId="266F20B9" w14:textId="77777777" w:rsidR="00B24059" w:rsidRDefault="00B24059" w:rsidP="009836D5">
            <w:pPr>
              <w:rPr>
                <w:lang w:val="en-IN"/>
              </w:rPr>
            </w:pPr>
          </w:p>
        </w:tc>
      </w:tr>
      <w:tr w:rsidR="00B24059" w14:paraId="34CFD2BF" w14:textId="77777777" w:rsidTr="009836D5">
        <w:tc>
          <w:tcPr>
            <w:tcW w:w="3005" w:type="dxa"/>
          </w:tcPr>
          <w:p w14:paraId="14283FEF" w14:textId="628106EA" w:rsidR="00B24059" w:rsidRDefault="00B24059" w:rsidP="009836D5">
            <w:pPr>
              <w:rPr>
                <w:lang w:val="en-IN"/>
              </w:rPr>
            </w:pPr>
            <w:r>
              <w:rPr>
                <w:lang w:val="en-IN"/>
              </w:rPr>
              <w:t>Mobile Number*</w:t>
            </w:r>
          </w:p>
        </w:tc>
        <w:tc>
          <w:tcPr>
            <w:tcW w:w="3005" w:type="dxa"/>
          </w:tcPr>
          <w:p w14:paraId="67297409" w14:textId="3DB965D3" w:rsidR="00B24059" w:rsidRDefault="00B24059" w:rsidP="009836D5">
            <w:pPr>
              <w:rPr>
                <w:lang w:val="en-IN"/>
              </w:rPr>
            </w:pPr>
            <w:r>
              <w:rPr>
                <w:lang w:val="en-IN"/>
              </w:rPr>
              <w:t xml:space="preserve">Not Empty – 10 digit number </w:t>
            </w:r>
          </w:p>
        </w:tc>
        <w:tc>
          <w:tcPr>
            <w:tcW w:w="3006" w:type="dxa"/>
            <w:vMerge/>
          </w:tcPr>
          <w:p w14:paraId="3C5570A9" w14:textId="77777777" w:rsidR="00B24059" w:rsidRDefault="00B24059" w:rsidP="009836D5">
            <w:pPr>
              <w:rPr>
                <w:lang w:val="en-IN"/>
              </w:rPr>
            </w:pPr>
          </w:p>
        </w:tc>
      </w:tr>
      <w:tr w:rsidR="00B24059" w14:paraId="58D11D63" w14:textId="77777777" w:rsidTr="009836D5">
        <w:tc>
          <w:tcPr>
            <w:tcW w:w="3005" w:type="dxa"/>
          </w:tcPr>
          <w:p w14:paraId="4D5FF57F" w14:textId="5EB2A947" w:rsidR="00B24059" w:rsidRPr="00C92A10" w:rsidRDefault="00B24059" w:rsidP="009836D5">
            <w:pPr>
              <w:rPr>
                <w:noProof/>
              </w:rPr>
            </w:pPr>
            <w:r>
              <w:rPr>
                <w:noProof/>
              </w:rPr>
              <w:t xml:space="preserve">GST Number  </w:t>
            </w:r>
          </w:p>
        </w:tc>
        <w:tc>
          <w:tcPr>
            <w:tcW w:w="3005" w:type="dxa"/>
          </w:tcPr>
          <w:p w14:paraId="7559F8DA" w14:textId="6D08B545" w:rsidR="00B24059" w:rsidRDefault="00B24059" w:rsidP="009836D5">
            <w:pPr>
              <w:rPr>
                <w:lang w:val="en-IN"/>
              </w:rPr>
            </w:pPr>
            <w:r>
              <w:rPr>
                <w:noProof/>
              </w:rPr>
              <w:t>15 character</w:t>
            </w:r>
          </w:p>
        </w:tc>
        <w:tc>
          <w:tcPr>
            <w:tcW w:w="3006" w:type="dxa"/>
            <w:vMerge/>
          </w:tcPr>
          <w:p w14:paraId="17ACBCBB" w14:textId="77777777" w:rsidR="00B24059" w:rsidRDefault="00B24059" w:rsidP="009836D5">
            <w:pPr>
              <w:rPr>
                <w:lang w:val="en-IN"/>
              </w:rPr>
            </w:pPr>
          </w:p>
        </w:tc>
      </w:tr>
      <w:tr w:rsidR="00B24059" w14:paraId="0BC1DE10" w14:textId="77777777" w:rsidTr="009836D5">
        <w:tc>
          <w:tcPr>
            <w:tcW w:w="3005" w:type="dxa"/>
          </w:tcPr>
          <w:p w14:paraId="168D38CC" w14:textId="69C78E81" w:rsidR="00B24059" w:rsidRDefault="00B24059" w:rsidP="009836D5">
            <w:pPr>
              <w:rPr>
                <w:noProof/>
              </w:rPr>
            </w:pPr>
            <w:r>
              <w:rPr>
                <w:noProof/>
              </w:rPr>
              <w:t>Mobile2</w:t>
            </w:r>
          </w:p>
        </w:tc>
        <w:tc>
          <w:tcPr>
            <w:tcW w:w="3005" w:type="dxa"/>
          </w:tcPr>
          <w:p w14:paraId="42C8A587" w14:textId="309EF4C6" w:rsidR="00B24059" w:rsidRDefault="00B24059" w:rsidP="009836D5">
            <w:pPr>
              <w:rPr>
                <w:noProof/>
              </w:rPr>
            </w:pPr>
            <w:r>
              <w:rPr>
                <w:lang w:val="en-IN"/>
              </w:rPr>
              <w:t>10 digit number</w:t>
            </w:r>
          </w:p>
        </w:tc>
        <w:tc>
          <w:tcPr>
            <w:tcW w:w="3006" w:type="dxa"/>
            <w:vMerge/>
          </w:tcPr>
          <w:p w14:paraId="26830775" w14:textId="77777777" w:rsidR="00B24059" w:rsidRDefault="00B24059" w:rsidP="009836D5">
            <w:pPr>
              <w:rPr>
                <w:lang w:val="en-IN"/>
              </w:rPr>
            </w:pPr>
          </w:p>
        </w:tc>
      </w:tr>
      <w:tr w:rsidR="00B24059" w14:paraId="79E778AA" w14:textId="77777777" w:rsidTr="009836D5">
        <w:tc>
          <w:tcPr>
            <w:tcW w:w="3005" w:type="dxa"/>
          </w:tcPr>
          <w:p w14:paraId="59B10971" w14:textId="77777777" w:rsidR="00B24059" w:rsidRDefault="00B24059" w:rsidP="009836D5">
            <w:pPr>
              <w:rPr>
                <w:noProof/>
              </w:rPr>
            </w:pPr>
          </w:p>
        </w:tc>
        <w:tc>
          <w:tcPr>
            <w:tcW w:w="3005" w:type="dxa"/>
          </w:tcPr>
          <w:p w14:paraId="77C40F76" w14:textId="77777777" w:rsidR="00B24059" w:rsidRDefault="00B24059" w:rsidP="009836D5">
            <w:pPr>
              <w:rPr>
                <w:lang w:val="en-IN"/>
              </w:rPr>
            </w:pPr>
          </w:p>
        </w:tc>
        <w:tc>
          <w:tcPr>
            <w:tcW w:w="3006" w:type="dxa"/>
            <w:vMerge/>
          </w:tcPr>
          <w:p w14:paraId="379212C9" w14:textId="77777777" w:rsidR="00B24059" w:rsidRDefault="00B24059" w:rsidP="009836D5">
            <w:pPr>
              <w:rPr>
                <w:lang w:val="en-IN"/>
              </w:rPr>
            </w:pPr>
          </w:p>
        </w:tc>
      </w:tr>
    </w:tbl>
    <w:p w14:paraId="06E3CCA3" w14:textId="0708DA47" w:rsidR="008F5036" w:rsidRDefault="008F5036" w:rsidP="00442E97">
      <w:pPr>
        <w:rPr>
          <w:noProof/>
        </w:rPr>
      </w:pPr>
    </w:p>
    <w:p w14:paraId="79AA9361" w14:textId="3AF51B9B" w:rsidR="00365171" w:rsidRDefault="00365171" w:rsidP="00442E97">
      <w:pPr>
        <w:rPr>
          <w:noProof/>
        </w:rPr>
      </w:pPr>
    </w:p>
    <w:p w14:paraId="6830CD7E" w14:textId="33483FDA" w:rsidR="00DC5C6B" w:rsidRDefault="00DC5C6B" w:rsidP="00442E97">
      <w:pPr>
        <w:rPr>
          <w:noProof/>
        </w:rPr>
      </w:pPr>
    </w:p>
    <w:p w14:paraId="75C6694E" w14:textId="57C2D0BE" w:rsidR="00DC5C6B" w:rsidRDefault="00DC5C6B" w:rsidP="00442E97">
      <w:pPr>
        <w:rPr>
          <w:noProof/>
        </w:rPr>
      </w:pPr>
    </w:p>
    <w:tbl>
      <w:tblPr>
        <w:tblStyle w:val="TableGrid"/>
        <w:tblW w:w="0" w:type="auto"/>
        <w:tblLook w:val="04A0" w:firstRow="1" w:lastRow="0" w:firstColumn="1" w:lastColumn="0" w:noHBand="0" w:noVBand="1"/>
      </w:tblPr>
      <w:tblGrid>
        <w:gridCol w:w="3005"/>
        <w:gridCol w:w="3005"/>
        <w:gridCol w:w="3006"/>
      </w:tblGrid>
      <w:tr w:rsidR="00365171" w14:paraId="586DAC34" w14:textId="77777777" w:rsidTr="009836D5">
        <w:tc>
          <w:tcPr>
            <w:tcW w:w="3005" w:type="dxa"/>
          </w:tcPr>
          <w:p w14:paraId="0EDFFD32" w14:textId="77777777" w:rsidR="00365171" w:rsidRPr="00021D7B" w:rsidRDefault="00365171" w:rsidP="009836D5">
            <w:pPr>
              <w:rPr>
                <w:b/>
                <w:bCs/>
                <w:lang w:val="en-IN"/>
              </w:rPr>
            </w:pPr>
            <w:r w:rsidRPr="00021D7B">
              <w:rPr>
                <w:b/>
                <w:bCs/>
                <w:lang w:val="en-IN"/>
              </w:rPr>
              <w:lastRenderedPageBreak/>
              <w:t>On Action</w:t>
            </w:r>
          </w:p>
        </w:tc>
        <w:tc>
          <w:tcPr>
            <w:tcW w:w="3005" w:type="dxa"/>
          </w:tcPr>
          <w:p w14:paraId="42011FBC" w14:textId="77777777" w:rsidR="00365171" w:rsidRPr="00021D7B" w:rsidRDefault="00365171" w:rsidP="009836D5">
            <w:pPr>
              <w:rPr>
                <w:b/>
                <w:bCs/>
                <w:lang w:val="en-IN"/>
              </w:rPr>
            </w:pPr>
            <w:r w:rsidRPr="00021D7B">
              <w:rPr>
                <w:b/>
                <w:bCs/>
                <w:lang w:val="en-IN"/>
              </w:rPr>
              <w:t>What to do</w:t>
            </w:r>
          </w:p>
        </w:tc>
        <w:tc>
          <w:tcPr>
            <w:tcW w:w="3006" w:type="dxa"/>
          </w:tcPr>
          <w:p w14:paraId="402B4E75" w14:textId="77777777" w:rsidR="00365171" w:rsidRPr="00021D7B" w:rsidRDefault="00365171" w:rsidP="009836D5">
            <w:pPr>
              <w:rPr>
                <w:b/>
                <w:bCs/>
                <w:lang w:val="en-IN"/>
              </w:rPr>
            </w:pPr>
            <w:r w:rsidRPr="00021D7B">
              <w:rPr>
                <w:b/>
                <w:bCs/>
                <w:lang w:val="en-IN"/>
              </w:rPr>
              <w:t>API to use</w:t>
            </w:r>
          </w:p>
        </w:tc>
      </w:tr>
      <w:tr w:rsidR="00365171" w14:paraId="3C4B03C5" w14:textId="77777777" w:rsidTr="009836D5">
        <w:tc>
          <w:tcPr>
            <w:tcW w:w="3005" w:type="dxa"/>
          </w:tcPr>
          <w:p w14:paraId="363562D8" w14:textId="77777777" w:rsidR="00365171" w:rsidRPr="002E4C4F" w:rsidRDefault="00365171" w:rsidP="009836D5">
            <w:pPr>
              <w:rPr>
                <w:color w:val="FF0000"/>
                <w:lang w:val="en-IN"/>
                <w:rPrChange w:id="0" w:author="nyadav.idmworks@outlook.com" w:date="2020-05-09T22:52:00Z">
                  <w:rPr>
                    <w:lang w:val="en-IN"/>
                  </w:rPr>
                </w:rPrChange>
              </w:rPr>
            </w:pPr>
            <w:r w:rsidRPr="002E4C4F">
              <w:rPr>
                <w:color w:val="FF0000"/>
                <w:lang w:val="en-IN"/>
                <w:rPrChange w:id="1" w:author="nyadav.idmworks@outlook.com" w:date="2020-05-09T22:52:00Z">
                  <w:rPr>
                    <w:lang w:val="en-IN"/>
                  </w:rPr>
                </w:rPrChange>
              </w:rPr>
              <w:t xml:space="preserve">City/Village </w:t>
            </w:r>
          </w:p>
          <w:p w14:paraId="470BBE87" w14:textId="77777777" w:rsidR="00F73689" w:rsidRPr="002E4C4F" w:rsidRDefault="00F73689" w:rsidP="009836D5">
            <w:pPr>
              <w:rPr>
                <w:color w:val="FF0000"/>
                <w:lang w:val="en-IN"/>
                <w:rPrChange w:id="2" w:author="nyadav.idmworks@outlook.com" w:date="2020-05-09T22:52:00Z">
                  <w:rPr>
                    <w:lang w:val="en-IN"/>
                  </w:rPr>
                </w:rPrChange>
              </w:rPr>
            </w:pPr>
          </w:p>
          <w:p w14:paraId="02742E98" w14:textId="048BBB33" w:rsidR="00F73689" w:rsidRPr="002E4C4F" w:rsidRDefault="00F73689" w:rsidP="009836D5">
            <w:pPr>
              <w:rPr>
                <w:color w:val="FF0000"/>
                <w:lang w:val="en-IN"/>
                <w:rPrChange w:id="3" w:author="nyadav.idmworks@outlook.com" w:date="2020-05-09T22:52:00Z">
                  <w:rPr>
                    <w:lang w:val="en-IN"/>
                  </w:rPr>
                </w:rPrChange>
              </w:rPr>
            </w:pPr>
            <w:r w:rsidRPr="002E4C4F">
              <w:rPr>
                <w:color w:val="FF0000"/>
                <w:lang w:val="en-IN"/>
                <w:rPrChange w:id="4" w:author="nyadav.idmworks@outlook.com" w:date="2020-05-09T22:52:00Z">
                  <w:rPr>
                    <w:lang w:val="en-IN"/>
                  </w:rPr>
                </w:rPrChange>
              </w:rPr>
              <w:t xml:space="preserve">Type </w:t>
            </w:r>
            <w:del w:id="5" w:author="nyadav.idmworks@outlook.com" w:date="2020-05-09T22:48:00Z">
              <w:r w:rsidRPr="002E4C4F" w:rsidDel="00EE1588">
                <w:rPr>
                  <w:color w:val="FF0000"/>
                  <w:lang w:val="en-IN"/>
                  <w:rPrChange w:id="6" w:author="nyadav.idmworks@outlook.com" w:date="2020-05-09T22:52:00Z">
                    <w:rPr>
                      <w:lang w:val="en-IN"/>
                    </w:rPr>
                  </w:rPrChange>
                </w:rPr>
                <w:delText>2</w:delText>
              </w:r>
            </w:del>
            <w:ins w:id="7" w:author="nyadav.idmworks@outlook.com" w:date="2020-05-09T22:49:00Z">
              <w:r w:rsidR="008F0D1B" w:rsidRPr="002E4C4F">
                <w:rPr>
                  <w:color w:val="FF0000"/>
                  <w:lang w:val="en-IN"/>
                  <w:rPrChange w:id="8" w:author="nyadav.idmworks@outlook.com" w:date="2020-05-09T22:52:00Z">
                    <w:rPr>
                      <w:lang w:val="en-IN"/>
                    </w:rPr>
                  </w:rPrChange>
                </w:rPr>
                <w:t>2</w:t>
              </w:r>
            </w:ins>
            <w:r w:rsidRPr="002E4C4F">
              <w:rPr>
                <w:color w:val="FF0000"/>
                <w:lang w:val="en-IN"/>
                <w:rPrChange w:id="9" w:author="nyadav.idmworks@outlook.com" w:date="2020-05-09T22:52:00Z">
                  <w:rPr>
                    <w:lang w:val="en-IN"/>
                  </w:rPr>
                </w:rPrChange>
              </w:rPr>
              <w:t xml:space="preserve"> character – auto search</w:t>
            </w:r>
          </w:p>
        </w:tc>
        <w:tc>
          <w:tcPr>
            <w:tcW w:w="3005" w:type="dxa"/>
          </w:tcPr>
          <w:p w14:paraId="3E2C3FAE" w14:textId="0A342248" w:rsidR="00365171" w:rsidRPr="002E4C4F" w:rsidRDefault="005D0D21" w:rsidP="009836D5">
            <w:pPr>
              <w:rPr>
                <w:color w:val="FF0000"/>
                <w:lang w:val="en-IN"/>
                <w:rPrChange w:id="10" w:author="nyadav.idmworks@outlook.com" w:date="2020-05-09T22:52:00Z">
                  <w:rPr>
                    <w:lang w:val="en-IN"/>
                  </w:rPr>
                </w:rPrChange>
              </w:rPr>
            </w:pPr>
            <w:r w:rsidRPr="002E4C4F">
              <w:rPr>
                <w:color w:val="FF0000"/>
                <w:lang w:val="en-IN"/>
                <w:rPrChange w:id="11" w:author="nyadav.idmworks@outlook.com" w:date="2020-05-09T22:52:00Z">
                  <w:rPr>
                    <w:lang w:val="en-IN"/>
                  </w:rPr>
                </w:rPrChange>
              </w:rPr>
              <w:t>Search City/Village from the list</w:t>
            </w:r>
          </w:p>
        </w:tc>
        <w:tc>
          <w:tcPr>
            <w:tcW w:w="3006" w:type="dxa"/>
          </w:tcPr>
          <w:p w14:paraId="4293D479" w14:textId="2CD6E81E" w:rsidR="00365171" w:rsidRPr="002E4C4F" w:rsidRDefault="002E4C4F" w:rsidP="009836D5">
            <w:pPr>
              <w:rPr>
                <w:color w:val="FF0000"/>
                <w:lang w:val="en-IN"/>
                <w:rPrChange w:id="12" w:author="nyadav.idmworks@outlook.com" w:date="2020-05-09T22:52:00Z">
                  <w:rPr>
                    <w:lang w:val="en-IN"/>
                  </w:rPr>
                </w:rPrChange>
              </w:rPr>
            </w:pPr>
            <w:ins w:id="13" w:author="nyadav.idmworks@outlook.com" w:date="2020-05-09T22:51:00Z">
              <w:r w:rsidRPr="002E4C4F">
                <w:rPr>
                  <w:color w:val="FF0000"/>
                  <w:lang w:val="en-IN"/>
                  <w:rPrChange w:id="14" w:author="nyadav.idmworks@outlook.com" w:date="2020-05-09T22:52:00Z">
                    <w:rPr>
                      <w:lang w:val="en-IN"/>
                    </w:rPr>
                  </w:rPrChange>
                </w:rPr>
                <w:fldChar w:fldCharType="begin"/>
              </w:r>
              <w:r w:rsidRPr="002E4C4F">
                <w:rPr>
                  <w:color w:val="FF0000"/>
                  <w:lang w:val="en-IN"/>
                  <w:rPrChange w:id="15" w:author="nyadav.idmworks@outlook.com" w:date="2020-05-09T22:52:00Z">
                    <w:rPr>
                      <w:lang w:val="en-IN"/>
                    </w:rPr>
                  </w:rPrChange>
                </w:rPr>
                <w:instrText xml:space="preserve"> REF _Ref39957133 \h </w:instrText>
              </w:r>
            </w:ins>
            <w:r w:rsidRPr="002E4C4F">
              <w:rPr>
                <w:color w:val="FF0000"/>
                <w:lang w:val="en-IN"/>
                <w:rPrChange w:id="16" w:author="nyadav.idmworks@outlook.com" w:date="2020-05-09T22:52:00Z">
                  <w:rPr>
                    <w:color w:val="FF0000"/>
                    <w:lang w:val="en-IN"/>
                  </w:rPr>
                </w:rPrChange>
              </w:rPr>
            </w:r>
            <w:r w:rsidRPr="002E4C4F">
              <w:rPr>
                <w:color w:val="FF0000"/>
                <w:lang w:val="en-IN"/>
                <w:rPrChange w:id="17" w:author="nyadav.idmworks@outlook.com" w:date="2020-05-09T22:52:00Z">
                  <w:rPr>
                    <w:lang w:val="en-IN"/>
                  </w:rPr>
                </w:rPrChange>
              </w:rPr>
              <w:fldChar w:fldCharType="separate"/>
            </w:r>
            <w:ins w:id="18" w:author="nyadav.idmworks@outlook.com" w:date="2020-05-09T22:51:00Z">
              <w:r w:rsidRPr="002E4C4F">
                <w:rPr>
                  <w:rFonts w:asciiTheme="majorHAnsi" w:eastAsiaTheme="majorEastAsia" w:hAnsiTheme="majorHAnsi" w:cstheme="majorBidi"/>
                  <w:color w:val="FF0000"/>
                  <w:sz w:val="26"/>
                  <w:szCs w:val="26"/>
                  <w:lang w:val="en-IN"/>
                  <w:rPrChange w:id="19" w:author="nyadav.idmworks@outlook.com" w:date="2020-05-09T22:52:00Z">
                    <w:rPr>
                      <w:rFonts w:asciiTheme="majorHAnsi" w:eastAsiaTheme="majorEastAsia" w:hAnsiTheme="majorHAnsi" w:cstheme="majorBidi"/>
                      <w:color w:val="2F5496" w:themeColor="accent1" w:themeShade="BF"/>
                      <w:sz w:val="26"/>
                      <w:szCs w:val="26"/>
                      <w:lang w:val="en-IN"/>
                    </w:rPr>
                  </w:rPrChange>
                </w:rPr>
                <w:t>/uilist/</w:t>
              </w:r>
              <w:r w:rsidRPr="002E4C4F">
                <w:rPr>
                  <w:rFonts w:asciiTheme="majorHAnsi" w:eastAsiaTheme="majorEastAsia" w:hAnsiTheme="majorHAnsi" w:cstheme="majorBidi"/>
                  <w:color w:val="FF0000"/>
                  <w:sz w:val="26"/>
                  <w:szCs w:val="26"/>
                  <w:lang w:val="en-IN"/>
                  <w:rPrChange w:id="20" w:author="nyadav.idmworks@outlook.com" w:date="2020-05-09T22:52:00Z">
                    <w:rPr>
                      <w:rFonts w:ascii="JetBrains Mono" w:hAnsi="JetBrains Mono"/>
                      <w:color w:val="067D17"/>
                    </w:rPr>
                  </w:rPrChange>
                </w:rPr>
                <w:t>getCities</w:t>
              </w:r>
              <w:r w:rsidRPr="002E4C4F">
                <w:rPr>
                  <w:color w:val="FF0000"/>
                  <w:lang w:val="en-IN"/>
                  <w:rPrChange w:id="21" w:author="nyadav.idmworks@outlook.com" w:date="2020-05-09T22:52:00Z">
                    <w:rPr>
                      <w:lang w:val="en-IN"/>
                    </w:rPr>
                  </w:rPrChange>
                </w:rPr>
                <w:fldChar w:fldCharType="end"/>
              </w:r>
            </w:ins>
          </w:p>
        </w:tc>
      </w:tr>
      <w:tr w:rsidR="00A11816" w14:paraId="0AF100E3" w14:textId="77777777" w:rsidTr="009836D5">
        <w:tc>
          <w:tcPr>
            <w:tcW w:w="3005" w:type="dxa"/>
          </w:tcPr>
          <w:p w14:paraId="77BEDF57" w14:textId="7875F872" w:rsidR="00A11816" w:rsidRPr="00DB2824" w:rsidRDefault="00A11816" w:rsidP="009836D5">
            <w:pPr>
              <w:rPr>
                <w:color w:val="FF0000"/>
                <w:lang w:val="en-IN"/>
              </w:rPr>
            </w:pPr>
            <w:r w:rsidRPr="00DB2824">
              <w:rPr>
                <w:color w:val="FF0000"/>
                <w:lang w:val="en-IN"/>
              </w:rPr>
              <w:t>Save</w:t>
            </w:r>
          </w:p>
        </w:tc>
        <w:tc>
          <w:tcPr>
            <w:tcW w:w="3005" w:type="dxa"/>
          </w:tcPr>
          <w:p w14:paraId="708AFEA5" w14:textId="233AD280" w:rsidR="00A11816" w:rsidRPr="00DB2824" w:rsidRDefault="00A11816" w:rsidP="009836D5">
            <w:pPr>
              <w:rPr>
                <w:color w:val="FF0000"/>
                <w:lang w:val="en-IN"/>
              </w:rPr>
            </w:pPr>
            <w:r w:rsidRPr="00DB2824">
              <w:rPr>
                <w:color w:val="FF0000"/>
                <w:lang w:val="en-IN"/>
              </w:rPr>
              <w:t>Create Customer</w:t>
            </w:r>
          </w:p>
        </w:tc>
        <w:tc>
          <w:tcPr>
            <w:tcW w:w="3006" w:type="dxa"/>
          </w:tcPr>
          <w:p w14:paraId="1F57EB77" w14:textId="1A14D608" w:rsidR="00A11816" w:rsidRPr="00DB2824" w:rsidRDefault="000C5244" w:rsidP="009836D5">
            <w:pPr>
              <w:rPr>
                <w:color w:val="FF0000"/>
                <w:lang w:val="en-IN"/>
              </w:rPr>
            </w:pPr>
            <w:r w:rsidRPr="00DB2824">
              <w:rPr>
                <w:color w:val="FF0000"/>
                <w:lang w:val="en-IN"/>
              </w:rPr>
              <w:fldChar w:fldCharType="begin"/>
            </w:r>
            <w:r w:rsidRPr="00DB2824">
              <w:rPr>
                <w:color w:val="FF0000"/>
                <w:lang w:val="en-IN"/>
              </w:rPr>
              <w:instrText xml:space="preserve"> REF _Ref39505862 \h </w:instrText>
            </w:r>
            <w:r w:rsidRPr="00DB2824">
              <w:rPr>
                <w:color w:val="FF0000"/>
                <w:lang w:val="en-IN"/>
              </w:rPr>
            </w:r>
            <w:r w:rsidRPr="00DB2824">
              <w:rPr>
                <w:color w:val="FF0000"/>
                <w:lang w:val="en-IN"/>
              </w:rPr>
              <w:fldChar w:fldCharType="separate"/>
            </w:r>
            <w:r w:rsidRPr="00DB2824">
              <w:rPr>
                <w:color w:val="FF0000"/>
                <w:lang w:val="en-IN"/>
              </w:rPr>
              <w:t>/customer/create</w:t>
            </w:r>
            <w:r w:rsidRPr="00DB2824">
              <w:rPr>
                <w:color w:val="FF0000"/>
                <w:lang w:val="en-IN"/>
              </w:rPr>
              <w:fldChar w:fldCharType="end"/>
            </w:r>
          </w:p>
        </w:tc>
      </w:tr>
      <w:tr w:rsidR="00660CDA" w14:paraId="1F0C8DA3" w14:textId="77777777" w:rsidTr="009836D5">
        <w:tc>
          <w:tcPr>
            <w:tcW w:w="3005" w:type="dxa"/>
          </w:tcPr>
          <w:p w14:paraId="18419252" w14:textId="78360A63" w:rsidR="00660CDA" w:rsidRPr="002E4C4F" w:rsidRDefault="00660CDA" w:rsidP="009836D5">
            <w:pPr>
              <w:rPr>
                <w:color w:val="FF0000"/>
                <w:lang w:val="en-IN"/>
                <w:rPrChange w:id="22" w:author="nyadav.idmworks@outlook.com" w:date="2020-05-09T22:52:00Z">
                  <w:rPr>
                    <w:lang w:val="en-IN"/>
                  </w:rPr>
                </w:rPrChange>
              </w:rPr>
            </w:pPr>
            <w:r w:rsidRPr="002E4C4F">
              <w:rPr>
                <w:color w:val="FF0000"/>
                <w:lang w:val="en-IN"/>
                <w:rPrChange w:id="23" w:author="nyadav.idmworks@outlook.com" w:date="2020-05-09T22:52:00Z">
                  <w:rPr>
                    <w:lang w:val="en-IN"/>
                  </w:rPr>
                </w:rPrChange>
              </w:rPr>
              <w:t>Add City</w:t>
            </w:r>
          </w:p>
        </w:tc>
        <w:tc>
          <w:tcPr>
            <w:tcW w:w="3005" w:type="dxa"/>
          </w:tcPr>
          <w:p w14:paraId="26971B92" w14:textId="59CBD899" w:rsidR="00660CDA" w:rsidRPr="002E4C4F" w:rsidRDefault="009E1439" w:rsidP="009836D5">
            <w:pPr>
              <w:rPr>
                <w:color w:val="FF0000"/>
                <w:lang w:val="en-IN"/>
                <w:rPrChange w:id="24" w:author="nyadav.idmworks@outlook.com" w:date="2020-05-09T22:52:00Z">
                  <w:rPr>
                    <w:lang w:val="en-IN"/>
                  </w:rPr>
                </w:rPrChange>
              </w:rPr>
            </w:pPr>
            <w:r w:rsidRPr="002E4C4F">
              <w:rPr>
                <w:color w:val="FF0000"/>
                <w:lang w:val="en-IN"/>
                <w:rPrChange w:id="25" w:author="nyadav.idmworks@outlook.com" w:date="2020-05-09T22:52:00Z">
                  <w:rPr>
                    <w:lang w:val="en-IN"/>
                  </w:rPr>
                </w:rPrChange>
              </w:rPr>
              <w:t>Open popup to add city</w:t>
            </w:r>
          </w:p>
        </w:tc>
        <w:tc>
          <w:tcPr>
            <w:tcW w:w="3006" w:type="dxa"/>
          </w:tcPr>
          <w:p w14:paraId="0E098A55" w14:textId="5880A92A" w:rsidR="00660CDA" w:rsidRPr="002E4C4F" w:rsidRDefault="002E4C4F" w:rsidP="009836D5">
            <w:pPr>
              <w:rPr>
                <w:color w:val="FF0000"/>
                <w:lang w:val="en-IN"/>
                <w:rPrChange w:id="26" w:author="nyadav.idmworks@outlook.com" w:date="2020-05-09T22:52:00Z">
                  <w:rPr>
                    <w:lang w:val="en-IN"/>
                  </w:rPr>
                </w:rPrChange>
              </w:rPr>
            </w:pPr>
            <w:ins w:id="27" w:author="nyadav.idmworks@outlook.com" w:date="2020-05-09T22:52:00Z">
              <w:r w:rsidRPr="002E4C4F">
                <w:rPr>
                  <w:color w:val="FF0000"/>
                  <w:lang w:val="en-IN"/>
                  <w:rPrChange w:id="28" w:author="nyadav.idmworks@outlook.com" w:date="2020-05-09T22:52:00Z">
                    <w:rPr>
                      <w:lang w:val="en-IN"/>
                    </w:rPr>
                  </w:rPrChange>
                </w:rPr>
                <w:fldChar w:fldCharType="begin"/>
              </w:r>
              <w:r w:rsidRPr="002E4C4F">
                <w:rPr>
                  <w:color w:val="FF0000"/>
                  <w:lang w:val="en-IN"/>
                  <w:rPrChange w:id="29" w:author="nyadav.idmworks@outlook.com" w:date="2020-05-09T22:52:00Z">
                    <w:rPr>
                      <w:lang w:val="en-IN"/>
                    </w:rPr>
                  </w:rPrChange>
                </w:rPr>
                <w:instrText xml:space="preserve"> REF _Ref39957140 \h </w:instrText>
              </w:r>
            </w:ins>
            <w:r w:rsidRPr="002E4C4F">
              <w:rPr>
                <w:color w:val="FF0000"/>
                <w:lang w:val="en-IN"/>
                <w:rPrChange w:id="30" w:author="nyadav.idmworks@outlook.com" w:date="2020-05-09T22:52:00Z">
                  <w:rPr>
                    <w:color w:val="FF0000"/>
                    <w:lang w:val="en-IN"/>
                  </w:rPr>
                </w:rPrChange>
              </w:rPr>
            </w:r>
            <w:r w:rsidRPr="002E4C4F">
              <w:rPr>
                <w:color w:val="FF0000"/>
                <w:lang w:val="en-IN"/>
                <w:rPrChange w:id="31" w:author="nyadav.idmworks@outlook.com" w:date="2020-05-09T22:52:00Z">
                  <w:rPr>
                    <w:lang w:val="en-IN"/>
                  </w:rPr>
                </w:rPrChange>
              </w:rPr>
              <w:fldChar w:fldCharType="separate"/>
            </w:r>
            <w:ins w:id="32" w:author="nyadav.idmworks@outlook.com" w:date="2020-05-09T22:52:00Z">
              <w:r w:rsidRPr="002E4C4F">
                <w:rPr>
                  <w:rFonts w:asciiTheme="majorHAnsi" w:eastAsiaTheme="majorEastAsia" w:hAnsiTheme="majorHAnsi" w:cstheme="majorBidi"/>
                  <w:color w:val="FF0000"/>
                  <w:sz w:val="26"/>
                  <w:szCs w:val="26"/>
                  <w:lang w:val="en-IN"/>
                  <w:rPrChange w:id="33" w:author="nyadav.idmworks@outlook.com" w:date="2020-05-09T22:52:00Z">
                    <w:rPr>
                      <w:rFonts w:asciiTheme="majorHAnsi" w:eastAsiaTheme="majorEastAsia" w:hAnsiTheme="majorHAnsi" w:cstheme="majorBidi"/>
                      <w:color w:val="2F5496" w:themeColor="accent1" w:themeShade="BF"/>
                      <w:sz w:val="26"/>
                      <w:szCs w:val="26"/>
                      <w:lang w:val="en-IN"/>
                    </w:rPr>
                  </w:rPrChange>
                </w:rPr>
                <w:t>/uilist/</w:t>
              </w:r>
              <w:r w:rsidRPr="002E4C4F">
                <w:rPr>
                  <w:rFonts w:asciiTheme="majorHAnsi" w:hAnsiTheme="majorHAnsi"/>
                  <w:color w:val="FF0000"/>
                  <w:lang w:val="en-IN"/>
                  <w:rPrChange w:id="34" w:author="nyadav.idmworks@outlook.com" w:date="2020-05-09T22:52:00Z">
                    <w:rPr>
                      <w:rFonts w:ascii="JetBrains Mono" w:hAnsi="JetBrains Mono"/>
                      <w:color w:val="067D17"/>
                    </w:rPr>
                  </w:rPrChange>
                </w:rPr>
                <w:t>createCity</w:t>
              </w:r>
              <w:r w:rsidRPr="002E4C4F">
                <w:rPr>
                  <w:color w:val="FF0000"/>
                  <w:lang w:val="en-IN"/>
                  <w:rPrChange w:id="35" w:author="nyadav.idmworks@outlook.com" w:date="2020-05-09T22:52:00Z">
                    <w:rPr>
                      <w:lang w:val="en-IN"/>
                    </w:rPr>
                  </w:rPrChange>
                </w:rPr>
                <w:fldChar w:fldCharType="end"/>
              </w:r>
            </w:ins>
          </w:p>
        </w:tc>
      </w:tr>
      <w:tr w:rsidR="0086302E" w14:paraId="033475EE" w14:textId="77777777" w:rsidTr="009836D5">
        <w:trPr>
          <w:ins w:id="36" w:author="nyadav.idmworks@outlook.com" w:date="2020-05-09T22:52:00Z"/>
        </w:trPr>
        <w:tc>
          <w:tcPr>
            <w:tcW w:w="3005" w:type="dxa"/>
          </w:tcPr>
          <w:p w14:paraId="5AFA1FFA" w14:textId="63FDDEED" w:rsidR="0086302E" w:rsidRPr="008E1389" w:rsidRDefault="0086302E" w:rsidP="009836D5">
            <w:pPr>
              <w:rPr>
                <w:ins w:id="37" w:author="nyadav.idmworks@outlook.com" w:date="2020-05-09T22:52:00Z"/>
                <w:color w:val="FF0000"/>
                <w:lang w:val="en-IN"/>
              </w:rPr>
            </w:pPr>
            <w:ins w:id="38" w:author="nyadav.idmworks@outlook.com" w:date="2020-05-09T22:52:00Z">
              <w:r>
                <w:rPr>
                  <w:color w:val="FF0000"/>
                  <w:lang w:val="en-IN"/>
                </w:rPr>
                <w:t xml:space="preserve">State </w:t>
              </w:r>
            </w:ins>
          </w:p>
        </w:tc>
        <w:tc>
          <w:tcPr>
            <w:tcW w:w="3005" w:type="dxa"/>
          </w:tcPr>
          <w:p w14:paraId="48A994C8" w14:textId="381A6298" w:rsidR="0086302E" w:rsidRPr="008E1389" w:rsidRDefault="0086302E" w:rsidP="009836D5">
            <w:pPr>
              <w:rPr>
                <w:ins w:id="39" w:author="nyadav.idmworks@outlook.com" w:date="2020-05-09T22:52:00Z"/>
                <w:color w:val="FF0000"/>
                <w:lang w:val="en-IN"/>
              </w:rPr>
            </w:pPr>
            <w:ins w:id="40" w:author="nyadav.idmworks@outlook.com" w:date="2020-05-09T22:52:00Z">
              <w:r>
                <w:rPr>
                  <w:color w:val="FF0000"/>
                  <w:lang w:val="en-IN"/>
                </w:rPr>
                <w:t>Show UI level list of states</w:t>
              </w:r>
            </w:ins>
          </w:p>
        </w:tc>
        <w:tc>
          <w:tcPr>
            <w:tcW w:w="3006" w:type="dxa"/>
          </w:tcPr>
          <w:p w14:paraId="2CBDAA21" w14:textId="43F535C9" w:rsidR="0086302E" w:rsidRPr="008E1389" w:rsidRDefault="00BE15B9" w:rsidP="009836D5">
            <w:pPr>
              <w:rPr>
                <w:ins w:id="41" w:author="nyadav.idmworks@outlook.com" w:date="2020-05-09T22:52:00Z"/>
                <w:color w:val="FF0000"/>
                <w:lang w:val="en-IN"/>
              </w:rPr>
            </w:pPr>
            <w:ins w:id="42" w:author="nyadav.idmworks@outlook.com" w:date="2020-05-09T22:52:00Z">
              <w:r>
                <w:rPr>
                  <w:color w:val="FF0000"/>
                  <w:lang w:val="en-IN"/>
                </w:rPr>
                <w:t xml:space="preserve">No need to call server </w:t>
              </w:r>
            </w:ins>
            <w:ins w:id="43" w:author="nyadav.idmworks@outlook.com" w:date="2020-05-09T22:53:00Z">
              <w:r>
                <w:rPr>
                  <w:color w:val="FF0000"/>
                  <w:lang w:val="en-IN"/>
                </w:rPr>
                <w:t>for this</w:t>
              </w:r>
            </w:ins>
          </w:p>
        </w:tc>
      </w:tr>
    </w:tbl>
    <w:p w14:paraId="2EAF1C5E" w14:textId="77777777" w:rsidR="00365171" w:rsidRDefault="00365171" w:rsidP="00442E97">
      <w:pPr>
        <w:rPr>
          <w:noProof/>
        </w:rPr>
      </w:pPr>
    </w:p>
    <w:p w14:paraId="0D6BB85F" w14:textId="10D999B2" w:rsidR="00760A28" w:rsidRDefault="00A95465" w:rsidP="00442E97">
      <w:pPr>
        <w:rPr>
          <w:b/>
          <w:bCs/>
          <w:lang w:val="en-IN"/>
        </w:rPr>
      </w:pPr>
      <w:r w:rsidRPr="001F4A22">
        <w:rPr>
          <w:b/>
          <w:bCs/>
          <w:lang w:val="en-IN"/>
        </w:rPr>
        <w:t>Add City</w:t>
      </w:r>
    </w:p>
    <w:p w14:paraId="06EA0494" w14:textId="3C7BEFDC" w:rsidR="00A95465" w:rsidRDefault="00823011" w:rsidP="00442E97">
      <w:pPr>
        <w:rPr>
          <w:b/>
          <w:bCs/>
          <w:lang w:val="en-IN"/>
        </w:rPr>
      </w:pPr>
      <w:r>
        <w:rPr>
          <w:noProof/>
        </w:rPr>
        <w:drawing>
          <wp:inline distT="0" distB="0" distL="0" distR="0" wp14:anchorId="79ADADAD" wp14:editId="16ECAF20">
            <wp:extent cx="3162300" cy="1571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1571625"/>
                    </a:xfrm>
                    <a:prstGeom prst="rect">
                      <a:avLst/>
                    </a:prstGeom>
                  </pic:spPr>
                </pic:pic>
              </a:graphicData>
            </a:graphic>
          </wp:inline>
        </w:drawing>
      </w:r>
    </w:p>
    <w:p w14:paraId="5406CF9D" w14:textId="77777777" w:rsidR="00A95465" w:rsidRPr="001F4A22" w:rsidRDefault="00A95465" w:rsidP="00442E97">
      <w:pPr>
        <w:rPr>
          <w:b/>
          <w:bCs/>
          <w:lang w:val="en-IN"/>
        </w:rPr>
      </w:pPr>
    </w:p>
    <w:p w14:paraId="788CCCA1" w14:textId="48D67D22" w:rsidR="00C54716" w:rsidRDefault="008C4C4C" w:rsidP="00C54716">
      <w:pPr>
        <w:pStyle w:val="Heading2"/>
        <w:rPr>
          <w:lang w:val="en-IN"/>
        </w:rPr>
      </w:pPr>
      <w:r>
        <w:rPr>
          <w:lang w:val="en-IN"/>
        </w:rPr>
        <w:t>List</w:t>
      </w:r>
      <w:r w:rsidR="00C54716">
        <w:rPr>
          <w:lang w:val="en-IN"/>
        </w:rPr>
        <w:t xml:space="preserve"> Customer</w:t>
      </w:r>
      <w:r w:rsidR="0089604C">
        <w:rPr>
          <w:lang w:val="en-IN"/>
        </w:rPr>
        <w:t>/Vendor</w:t>
      </w:r>
    </w:p>
    <w:p w14:paraId="4C933E90" w14:textId="77777777" w:rsidR="00EC580E" w:rsidRDefault="00EC580E" w:rsidP="00EC580E">
      <w:pPr>
        <w:rPr>
          <w:lang w:val="en-IN"/>
        </w:rPr>
      </w:pPr>
    </w:p>
    <w:p w14:paraId="2B2D381D" w14:textId="5EED4B92" w:rsidR="00EC580E" w:rsidRPr="00EC580E" w:rsidRDefault="009323FF" w:rsidP="00EC580E">
      <w:pPr>
        <w:rPr>
          <w:lang w:val="en-IN"/>
        </w:rPr>
      </w:pPr>
      <w:r>
        <w:rPr>
          <w:noProof/>
        </w:rPr>
        <w:drawing>
          <wp:inline distT="0" distB="0" distL="0" distR="0" wp14:anchorId="0FE9228D" wp14:editId="7DDF2541">
            <wp:extent cx="390525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3409950"/>
                    </a:xfrm>
                    <a:prstGeom prst="rect">
                      <a:avLst/>
                    </a:prstGeom>
                  </pic:spPr>
                </pic:pic>
              </a:graphicData>
            </a:graphic>
          </wp:inline>
        </w:drawing>
      </w:r>
    </w:p>
    <w:p w14:paraId="00CE8821" w14:textId="77777777" w:rsidR="00C54716" w:rsidRDefault="00C54716" w:rsidP="00442E97">
      <w:pPr>
        <w:rPr>
          <w:lang w:val="en-IN"/>
        </w:rPr>
      </w:pPr>
    </w:p>
    <w:p w14:paraId="0E491A6E" w14:textId="343281E1" w:rsidR="00EC580E" w:rsidRPr="000D0B24" w:rsidRDefault="00EC580E" w:rsidP="00442E97">
      <w:pPr>
        <w:rPr>
          <w:b/>
          <w:bCs/>
          <w:lang w:val="en-IN"/>
        </w:rPr>
      </w:pPr>
      <w:r w:rsidRPr="000D0B24">
        <w:rPr>
          <w:b/>
          <w:bCs/>
          <w:lang w:val="en-IN"/>
        </w:rPr>
        <w:t xml:space="preserve">Search Panel below: </w:t>
      </w:r>
    </w:p>
    <w:p w14:paraId="5061FA67" w14:textId="77777777" w:rsidR="00455553" w:rsidRDefault="00455553" w:rsidP="00442E97">
      <w:pPr>
        <w:rPr>
          <w:noProof/>
        </w:rPr>
      </w:pPr>
    </w:p>
    <w:p w14:paraId="1E6DB344" w14:textId="77777777" w:rsidR="00455553" w:rsidRDefault="00455553" w:rsidP="00442E97">
      <w:pPr>
        <w:rPr>
          <w:noProof/>
        </w:rPr>
      </w:pPr>
    </w:p>
    <w:p w14:paraId="473FECFA" w14:textId="77777777" w:rsidR="00455553" w:rsidRDefault="00455553" w:rsidP="00442E97">
      <w:pPr>
        <w:rPr>
          <w:noProof/>
        </w:rPr>
      </w:pPr>
    </w:p>
    <w:p w14:paraId="2AC5008D" w14:textId="77777777" w:rsidR="00455553" w:rsidRDefault="00455553" w:rsidP="00442E97">
      <w:pPr>
        <w:rPr>
          <w:noProof/>
        </w:rPr>
      </w:pPr>
    </w:p>
    <w:p w14:paraId="04D28375" w14:textId="77777777" w:rsidR="00455553" w:rsidRDefault="00455553" w:rsidP="00442E97">
      <w:pPr>
        <w:rPr>
          <w:noProof/>
        </w:rPr>
      </w:pPr>
    </w:p>
    <w:p w14:paraId="654C2704" w14:textId="7646AB5F" w:rsidR="002F6999" w:rsidRDefault="00925469" w:rsidP="00442E97">
      <w:pPr>
        <w:rPr>
          <w:noProof/>
        </w:rPr>
      </w:pPr>
      <w:r>
        <w:rPr>
          <w:noProof/>
        </w:rPr>
        <w:drawing>
          <wp:inline distT="0" distB="0" distL="0" distR="0" wp14:anchorId="786A9350" wp14:editId="2BA24BC4">
            <wp:extent cx="5731510" cy="33508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0895"/>
                    </a:xfrm>
                    <a:prstGeom prst="rect">
                      <a:avLst/>
                    </a:prstGeom>
                  </pic:spPr>
                </pic:pic>
              </a:graphicData>
            </a:graphic>
          </wp:inline>
        </w:drawing>
      </w:r>
      <w:r w:rsidDel="002F6999">
        <w:rPr>
          <w:noProof/>
        </w:rPr>
        <w:t xml:space="preserve"> </w:t>
      </w:r>
    </w:p>
    <w:p w14:paraId="633A757E" w14:textId="6EB6E86B" w:rsidR="00455553" w:rsidRDefault="00455553" w:rsidP="00442E97">
      <w:pPr>
        <w:rPr>
          <w:noProof/>
        </w:rPr>
      </w:pPr>
      <w:r>
        <w:rPr>
          <w:noProof/>
        </w:rPr>
        <w:t>Balance: Positive / Negative</w:t>
      </w:r>
    </w:p>
    <w:p w14:paraId="79FF3B44" w14:textId="49B27908" w:rsidR="00455553" w:rsidRDefault="00DA2828" w:rsidP="00442E97">
      <w:pPr>
        <w:rPr>
          <w:lang w:val="en-IN"/>
        </w:rPr>
      </w:pPr>
      <w:r>
        <w:rPr>
          <w:lang w:val="en-IN"/>
        </w:rPr>
        <w:t>City/Firm/Name: Auto type search</w:t>
      </w:r>
    </w:p>
    <w:p w14:paraId="5AAD36F0" w14:textId="77777777" w:rsidR="00EC580E" w:rsidRPr="000D0B24" w:rsidRDefault="00EC580E" w:rsidP="00442E97">
      <w:pPr>
        <w:rPr>
          <w:b/>
          <w:bCs/>
          <w:noProof/>
        </w:rPr>
      </w:pPr>
      <w:r w:rsidRPr="000D0B24">
        <w:rPr>
          <w:b/>
          <w:bCs/>
          <w:noProof/>
        </w:rPr>
        <w:t xml:space="preserve">List Panel Explaination below: </w:t>
      </w:r>
    </w:p>
    <w:tbl>
      <w:tblPr>
        <w:tblStyle w:val="TableGrid"/>
        <w:tblW w:w="0" w:type="auto"/>
        <w:tblLook w:val="04A0" w:firstRow="1" w:lastRow="0" w:firstColumn="1" w:lastColumn="0" w:noHBand="0" w:noVBand="1"/>
      </w:tblPr>
      <w:tblGrid>
        <w:gridCol w:w="4508"/>
        <w:gridCol w:w="4508"/>
      </w:tblGrid>
      <w:tr w:rsidR="009B1361" w14:paraId="464A4F93" w14:textId="77777777" w:rsidTr="009B1361">
        <w:tc>
          <w:tcPr>
            <w:tcW w:w="4508" w:type="dxa"/>
          </w:tcPr>
          <w:p w14:paraId="5A539D1C" w14:textId="04A6D635" w:rsidR="009B1361" w:rsidRDefault="009B1361" w:rsidP="00442E97">
            <w:pPr>
              <w:rPr>
                <w:lang w:val="en-IN"/>
              </w:rPr>
            </w:pPr>
            <w:r>
              <w:rPr>
                <w:lang w:val="en-IN"/>
              </w:rPr>
              <w:t>ABC Entrprise (9158900354)</w:t>
            </w:r>
          </w:p>
        </w:tc>
        <w:tc>
          <w:tcPr>
            <w:tcW w:w="4508" w:type="dxa"/>
          </w:tcPr>
          <w:p w14:paraId="54BF3468" w14:textId="7C8C5E18" w:rsidR="009B1361" w:rsidRDefault="009B1361" w:rsidP="00442E97">
            <w:pPr>
              <w:rPr>
                <w:lang w:val="en-IN"/>
              </w:rPr>
            </w:pPr>
            <w:r>
              <w:rPr>
                <w:lang w:val="en-IN"/>
              </w:rPr>
              <w:t>“Firm Name” (“Mobile Number”)</w:t>
            </w:r>
          </w:p>
        </w:tc>
      </w:tr>
      <w:tr w:rsidR="009B1361" w14:paraId="74E92AC1" w14:textId="77777777" w:rsidTr="009B1361">
        <w:tc>
          <w:tcPr>
            <w:tcW w:w="4508" w:type="dxa"/>
          </w:tcPr>
          <w:p w14:paraId="2BDB936B" w14:textId="5ED195CF" w:rsidR="009B1361" w:rsidRDefault="009B1361" w:rsidP="00442E97">
            <w:pPr>
              <w:rPr>
                <w:lang w:val="en-IN"/>
              </w:rPr>
            </w:pPr>
            <w:r>
              <w:rPr>
                <w:lang w:val="en-IN"/>
              </w:rPr>
              <w:t xml:space="preserve">Mhow Madhya Pradesh </w:t>
            </w:r>
          </w:p>
        </w:tc>
        <w:tc>
          <w:tcPr>
            <w:tcW w:w="4508" w:type="dxa"/>
          </w:tcPr>
          <w:p w14:paraId="21B3419F" w14:textId="498B915B" w:rsidR="009B1361" w:rsidRDefault="009B1361" w:rsidP="00442E97">
            <w:pPr>
              <w:rPr>
                <w:lang w:val="en-IN"/>
              </w:rPr>
            </w:pPr>
            <w:r>
              <w:rPr>
                <w:lang w:val="en-IN"/>
              </w:rPr>
              <w:t>“City Name” “State”</w:t>
            </w:r>
          </w:p>
        </w:tc>
      </w:tr>
      <w:tr w:rsidR="000B4E58" w14:paraId="7F46A494" w14:textId="77777777" w:rsidTr="009B1361">
        <w:tc>
          <w:tcPr>
            <w:tcW w:w="4508" w:type="dxa"/>
          </w:tcPr>
          <w:p w14:paraId="25F0276F" w14:textId="3159C14C" w:rsidR="000B4E58" w:rsidRDefault="000B4E58" w:rsidP="00442E97">
            <w:pPr>
              <w:rPr>
                <w:lang w:val="en-IN"/>
              </w:rPr>
            </w:pPr>
            <w:r>
              <w:rPr>
                <w:lang w:val="en-IN"/>
              </w:rPr>
              <w:t>Mr Nitin Shewale</w:t>
            </w:r>
          </w:p>
        </w:tc>
        <w:tc>
          <w:tcPr>
            <w:tcW w:w="4508" w:type="dxa"/>
          </w:tcPr>
          <w:p w14:paraId="09258407" w14:textId="7CDE9CA1" w:rsidR="000B4E58" w:rsidRDefault="000B4E58" w:rsidP="00442E97">
            <w:pPr>
              <w:rPr>
                <w:lang w:val="en-IN"/>
              </w:rPr>
            </w:pPr>
            <w:r>
              <w:rPr>
                <w:lang w:val="en-IN"/>
              </w:rPr>
              <w:t>“Name” only display when “firmname” and “name” different</w:t>
            </w:r>
          </w:p>
        </w:tc>
      </w:tr>
    </w:tbl>
    <w:p w14:paraId="42218E0C" w14:textId="246B3DCE" w:rsidR="008868BF" w:rsidRDefault="008868BF" w:rsidP="00442E97">
      <w:pPr>
        <w:rPr>
          <w:lang w:val="en-IN"/>
        </w:rPr>
      </w:pPr>
    </w:p>
    <w:p w14:paraId="1C533BAD" w14:textId="3CB7E01B" w:rsidR="00D563F6" w:rsidRDefault="00D563F6"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5F4E36" w14:paraId="19CEDC16" w14:textId="77777777" w:rsidTr="005D7048">
        <w:tc>
          <w:tcPr>
            <w:tcW w:w="3005" w:type="dxa"/>
          </w:tcPr>
          <w:p w14:paraId="7BC4287A" w14:textId="77777777" w:rsidR="005F4E36" w:rsidRPr="00021D7B" w:rsidRDefault="005F4E36" w:rsidP="005D7048">
            <w:pPr>
              <w:rPr>
                <w:b/>
                <w:bCs/>
                <w:lang w:val="en-IN"/>
              </w:rPr>
            </w:pPr>
            <w:r w:rsidRPr="00021D7B">
              <w:rPr>
                <w:b/>
                <w:bCs/>
                <w:lang w:val="en-IN"/>
              </w:rPr>
              <w:t>On Action</w:t>
            </w:r>
          </w:p>
        </w:tc>
        <w:tc>
          <w:tcPr>
            <w:tcW w:w="3005" w:type="dxa"/>
          </w:tcPr>
          <w:p w14:paraId="2F51D5EB" w14:textId="77777777" w:rsidR="005F4E36" w:rsidRPr="00021D7B" w:rsidRDefault="005F4E36" w:rsidP="005D7048">
            <w:pPr>
              <w:rPr>
                <w:b/>
                <w:bCs/>
                <w:lang w:val="en-IN"/>
              </w:rPr>
            </w:pPr>
            <w:r w:rsidRPr="00021D7B">
              <w:rPr>
                <w:b/>
                <w:bCs/>
                <w:lang w:val="en-IN"/>
              </w:rPr>
              <w:t>What to do</w:t>
            </w:r>
          </w:p>
        </w:tc>
        <w:tc>
          <w:tcPr>
            <w:tcW w:w="3006" w:type="dxa"/>
          </w:tcPr>
          <w:p w14:paraId="71886D1D" w14:textId="77777777" w:rsidR="005F4E36" w:rsidRPr="00021D7B" w:rsidRDefault="005F4E36" w:rsidP="005D7048">
            <w:pPr>
              <w:rPr>
                <w:b/>
                <w:bCs/>
                <w:lang w:val="en-IN"/>
              </w:rPr>
            </w:pPr>
            <w:r w:rsidRPr="00021D7B">
              <w:rPr>
                <w:b/>
                <w:bCs/>
                <w:lang w:val="en-IN"/>
              </w:rPr>
              <w:t>API to use</w:t>
            </w:r>
          </w:p>
        </w:tc>
      </w:tr>
      <w:tr w:rsidR="005F4E36" w14:paraId="154936C5" w14:textId="77777777" w:rsidTr="005D7048">
        <w:tc>
          <w:tcPr>
            <w:tcW w:w="3005" w:type="dxa"/>
          </w:tcPr>
          <w:p w14:paraId="4240E579" w14:textId="7A077303" w:rsidR="005F4E36" w:rsidRDefault="00FD29E5" w:rsidP="005D7048">
            <w:pPr>
              <w:rPr>
                <w:lang w:val="en-IN"/>
              </w:rPr>
            </w:pPr>
            <w:r>
              <w:rPr>
                <w:lang w:val="en-IN"/>
              </w:rPr>
              <w:t>Auto Search (FirmName, Name, City)</w:t>
            </w:r>
          </w:p>
        </w:tc>
        <w:tc>
          <w:tcPr>
            <w:tcW w:w="3005" w:type="dxa"/>
          </w:tcPr>
          <w:p w14:paraId="4EB033D7" w14:textId="549EDAAB" w:rsidR="005F4E36" w:rsidRDefault="00FD29E5" w:rsidP="005D7048">
            <w:pPr>
              <w:rPr>
                <w:lang w:val="en-IN"/>
              </w:rPr>
            </w:pPr>
            <w:r>
              <w:rPr>
                <w:lang w:val="en-IN"/>
              </w:rPr>
              <w:t>Auto type the available things</w:t>
            </w:r>
          </w:p>
        </w:tc>
        <w:tc>
          <w:tcPr>
            <w:tcW w:w="3006" w:type="dxa"/>
          </w:tcPr>
          <w:p w14:paraId="58C193A0" w14:textId="77777777" w:rsidR="005F4E36" w:rsidRDefault="005F4E36" w:rsidP="005D7048">
            <w:pPr>
              <w:rPr>
                <w:lang w:val="en-IN"/>
              </w:rPr>
            </w:pPr>
          </w:p>
        </w:tc>
      </w:tr>
      <w:tr w:rsidR="005F4E36" w14:paraId="0707B6B1" w14:textId="77777777" w:rsidTr="005D7048">
        <w:tc>
          <w:tcPr>
            <w:tcW w:w="3005" w:type="dxa"/>
          </w:tcPr>
          <w:p w14:paraId="34C6EEA5" w14:textId="08AFBC4F" w:rsidR="005F4E36" w:rsidRDefault="00FD29E5" w:rsidP="005D7048">
            <w:pPr>
              <w:rPr>
                <w:lang w:val="en-IN"/>
              </w:rPr>
            </w:pPr>
            <w:r>
              <w:rPr>
                <w:lang w:val="en-IN"/>
              </w:rPr>
              <w:t>Search</w:t>
            </w:r>
          </w:p>
        </w:tc>
        <w:tc>
          <w:tcPr>
            <w:tcW w:w="3005" w:type="dxa"/>
          </w:tcPr>
          <w:p w14:paraId="4EBE09EE" w14:textId="528CB9EA" w:rsidR="005F4E36" w:rsidRDefault="00FD29E5" w:rsidP="005D7048">
            <w:pPr>
              <w:rPr>
                <w:lang w:val="en-IN"/>
              </w:rPr>
            </w:pPr>
            <w:r>
              <w:rPr>
                <w:lang w:val="en-IN"/>
              </w:rPr>
              <w:t>Do a customer/vendor search</w:t>
            </w:r>
          </w:p>
        </w:tc>
        <w:tc>
          <w:tcPr>
            <w:tcW w:w="3006" w:type="dxa"/>
          </w:tcPr>
          <w:p w14:paraId="6B8FCF11" w14:textId="77777777" w:rsidR="005F4E36" w:rsidRDefault="005F4E36" w:rsidP="005D7048">
            <w:pPr>
              <w:rPr>
                <w:lang w:val="en-IN"/>
              </w:rPr>
            </w:pPr>
          </w:p>
        </w:tc>
      </w:tr>
      <w:tr w:rsidR="005F4E36" w14:paraId="32B24D4A" w14:textId="77777777" w:rsidTr="005D7048">
        <w:tc>
          <w:tcPr>
            <w:tcW w:w="3005" w:type="dxa"/>
          </w:tcPr>
          <w:p w14:paraId="4DF84CFC" w14:textId="6EEA0EFC" w:rsidR="005F4E36" w:rsidRDefault="00FD29E5" w:rsidP="005D7048">
            <w:pPr>
              <w:rPr>
                <w:lang w:val="en-IN"/>
              </w:rPr>
            </w:pPr>
            <w:r>
              <w:rPr>
                <w:lang w:val="en-IN"/>
              </w:rPr>
              <w:t>Mobile Number Update</w:t>
            </w:r>
          </w:p>
        </w:tc>
        <w:tc>
          <w:tcPr>
            <w:tcW w:w="3005" w:type="dxa"/>
          </w:tcPr>
          <w:p w14:paraId="49AE5196" w14:textId="745481E7" w:rsidR="005F4E36" w:rsidRDefault="00FD29E5" w:rsidP="005D7048">
            <w:pPr>
              <w:rPr>
                <w:lang w:val="en-IN"/>
              </w:rPr>
            </w:pPr>
            <w:r>
              <w:rPr>
                <w:lang w:val="en-IN"/>
              </w:rPr>
              <w:t>Do mobile number update</w:t>
            </w:r>
          </w:p>
        </w:tc>
        <w:tc>
          <w:tcPr>
            <w:tcW w:w="3006" w:type="dxa"/>
          </w:tcPr>
          <w:p w14:paraId="3F7CD2DD" w14:textId="77777777" w:rsidR="005F4E36" w:rsidRDefault="005F4E36" w:rsidP="005D7048">
            <w:pPr>
              <w:rPr>
                <w:lang w:val="en-IN"/>
              </w:rPr>
            </w:pPr>
          </w:p>
        </w:tc>
      </w:tr>
      <w:tr w:rsidR="00FD29E5" w14:paraId="1306BA65" w14:textId="77777777" w:rsidTr="005D7048">
        <w:tc>
          <w:tcPr>
            <w:tcW w:w="3005" w:type="dxa"/>
          </w:tcPr>
          <w:p w14:paraId="10E85454" w14:textId="0CE07A3C" w:rsidR="00FD29E5" w:rsidRDefault="00FD29E5" w:rsidP="005D7048">
            <w:pPr>
              <w:rPr>
                <w:lang w:val="en-IN"/>
              </w:rPr>
            </w:pPr>
            <w:r>
              <w:rPr>
                <w:lang w:val="en-IN"/>
              </w:rPr>
              <w:t>Send Payment Reminder?</w:t>
            </w:r>
          </w:p>
        </w:tc>
        <w:tc>
          <w:tcPr>
            <w:tcW w:w="3005" w:type="dxa"/>
          </w:tcPr>
          <w:p w14:paraId="3BF7C3A7" w14:textId="0B9BA248" w:rsidR="00FD29E5" w:rsidRDefault="00FD29E5" w:rsidP="005D7048">
            <w:pPr>
              <w:rPr>
                <w:lang w:val="en-IN"/>
              </w:rPr>
            </w:pPr>
            <w:r>
              <w:rPr>
                <w:lang w:val="en-IN"/>
              </w:rPr>
              <w:t>On/Off</w:t>
            </w:r>
          </w:p>
        </w:tc>
        <w:tc>
          <w:tcPr>
            <w:tcW w:w="3006" w:type="dxa"/>
          </w:tcPr>
          <w:p w14:paraId="2B19ACCB" w14:textId="77777777" w:rsidR="00FD29E5" w:rsidRDefault="00FD29E5" w:rsidP="005D7048">
            <w:pPr>
              <w:rPr>
                <w:lang w:val="en-IN"/>
              </w:rPr>
            </w:pPr>
          </w:p>
        </w:tc>
      </w:tr>
    </w:tbl>
    <w:p w14:paraId="751D2FEA" w14:textId="77777777" w:rsidR="005F4E36" w:rsidRDefault="005F4E36" w:rsidP="00442E97">
      <w:pPr>
        <w:rPr>
          <w:lang w:val="en-IN"/>
        </w:rPr>
      </w:pPr>
    </w:p>
    <w:p w14:paraId="4025231B" w14:textId="77777777" w:rsidR="00D563F6" w:rsidRDefault="00D563F6" w:rsidP="00442E97">
      <w:pPr>
        <w:rPr>
          <w:lang w:val="en-IN"/>
        </w:rPr>
      </w:pPr>
    </w:p>
    <w:p w14:paraId="6BC092AE" w14:textId="77777777" w:rsidR="00142C5C" w:rsidRDefault="00142C5C" w:rsidP="00142C5C">
      <w:pPr>
        <w:pStyle w:val="Heading2"/>
        <w:rPr>
          <w:lang w:val="en-IN"/>
        </w:rPr>
      </w:pPr>
      <w:r>
        <w:rPr>
          <w:lang w:val="en-IN"/>
        </w:rPr>
        <w:lastRenderedPageBreak/>
        <w:t>Delivery Create</w:t>
      </w:r>
    </w:p>
    <w:p w14:paraId="55C80F2D" w14:textId="55C11875" w:rsidR="000C0709" w:rsidRDefault="00142C5C" w:rsidP="00442E97">
      <w:pPr>
        <w:rPr>
          <w:lang w:val="en-IN"/>
        </w:rPr>
      </w:pPr>
      <w:r>
        <w:rPr>
          <w:noProof/>
        </w:rPr>
        <w:drawing>
          <wp:inline distT="0" distB="0" distL="0" distR="0" wp14:anchorId="0E65832B" wp14:editId="6765CE74">
            <wp:extent cx="5632704" cy="2446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395" cy="2458045"/>
                    </a:xfrm>
                    <a:prstGeom prst="rect">
                      <a:avLst/>
                    </a:prstGeom>
                  </pic:spPr>
                </pic:pic>
              </a:graphicData>
            </a:graphic>
          </wp:inline>
        </w:drawing>
      </w:r>
    </w:p>
    <w:p w14:paraId="6BD426B4" w14:textId="77777777" w:rsidR="00290123" w:rsidRDefault="0029012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3E611C" w14:paraId="2A258721" w14:textId="77777777" w:rsidTr="009836D5">
        <w:tc>
          <w:tcPr>
            <w:tcW w:w="3005" w:type="dxa"/>
          </w:tcPr>
          <w:p w14:paraId="6B04480B" w14:textId="77777777" w:rsidR="003E611C" w:rsidRPr="006C008F" w:rsidRDefault="003E611C" w:rsidP="009836D5">
            <w:pPr>
              <w:rPr>
                <w:b/>
                <w:bCs/>
                <w:lang w:val="en-IN"/>
              </w:rPr>
            </w:pPr>
            <w:r w:rsidRPr="006C008F">
              <w:rPr>
                <w:b/>
                <w:bCs/>
                <w:lang w:val="en-IN"/>
              </w:rPr>
              <w:t>Field</w:t>
            </w:r>
          </w:p>
        </w:tc>
        <w:tc>
          <w:tcPr>
            <w:tcW w:w="3005" w:type="dxa"/>
          </w:tcPr>
          <w:p w14:paraId="1E4CB327" w14:textId="77777777" w:rsidR="003E611C" w:rsidRPr="006C008F" w:rsidRDefault="003E611C" w:rsidP="009836D5">
            <w:pPr>
              <w:rPr>
                <w:b/>
                <w:bCs/>
                <w:lang w:val="en-IN"/>
              </w:rPr>
            </w:pPr>
            <w:r w:rsidRPr="006C008F">
              <w:rPr>
                <w:b/>
                <w:bCs/>
                <w:lang w:val="en-IN"/>
              </w:rPr>
              <w:t>Validations</w:t>
            </w:r>
          </w:p>
        </w:tc>
        <w:tc>
          <w:tcPr>
            <w:tcW w:w="3006" w:type="dxa"/>
          </w:tcPr>
          <w:p w14:paraId="7F819B08" w14:textId="77777777" w:rsidR="003E611C" w:rsidRPr="00566441" w:rsidRDefault="003E611C" w:rsidP="009836D5">
            <w:pPr>
              <w:rPr>
                <w:b/>
                <w:bCs/>
                <w:lang w:val="en-IN"/>
              </w:rPr>
            </w:pPr>
            <w:r w:rsidRPr="00566441">
              <w:rPr>
                <w:b/>
                <w:bCs/>
                <w:lang w:val="en-IN"/>
              </w:rPr>
              <w:t>On Action</w:t>
            </w:r>
          </w:p>
        </w:tc>
      </w:tr>
      <w:tr w:rsidR="003E611C" w14:paraId="5483896D" w14:textId="77777777" w:rsidTr="009836D5">
        <w:tc>
          <w:tcPr>
            <w:tcW w:w="3005" w:type="dxa"/>
          </w:tcPr>
          <w:p w14:paraId="7CBDD553" w14:textId="31BE2A20" w:rsidR="003E611C" w:rsidRDefault="00E4746E" w:rsidP="009836D5">
            <w:pPr>
              <w:rPr>
                <w:lang w:val="en-IN"/>
              </w:rPr>
            </w:pPr>
            <w:r>
              <w:rPr>
                <w:lang w:val="en-IN"/>
              </w:rPr>
              <w:t>Date</w:t>
            </w:r>
            <w:r w:rsidR="003E611C">
              <w:rPr>
                <w:lang w:val="en-IN"/>
              </w:rPr>
              <w:t>*</w:t>
            </w:r>
          </w:p>
        </w:tc>
        <w:tc>
          <w:tcPr>
            <w:tcW w:w="3005" w:type="dxa"/>
          </w:tcPr>
          <w:p w14:paraId="184B8647" w14:textId="77777777" w:rsidR="003E611C" w:rsidRDefault="003E611C" w:rsidP="009836D5">
            <w:pPr>
              <w:rPr>
                <w:lang w:val="en-IN"/>
              </w:rPr>
            </w:pPr>
            <w:r>
              <w:rPr>
                <w:lang w:val="en-IN"/>
              </w:rPr>
              <w:t xml:space="preserve">Not Empty </w:t>
            </w:r>
          </w:p>
          <w:p w14:paraId="3A98E403" w14:textId="77777777" w:rsidR="005163B9" w:rsidRDefault="005163B9" w:rsidP="009836D5">
            <w:pPr>
              <w:rPr>
                <w:lang w:val="en-IN"/>
              </w:rPr>
            </w:pPr>
          </w:p>
          <w:p w14:paraId="19ADD747" w14:textId="6AD53AEC" w:rsidR="005163B9" w:rsidRDefault="005163B9" w:rsidP="009836D5">
            <w:pPr>
              <w:rPr>
                <w:lang w:val="en-IN"/>
              </w:rPr>
            </w:pPr>
            <w:r>
              <w:rPr>
                <w:lang w:val="en-IN"/>
              </w:rPr>
              <w:t>default “today”</w:t>
            </w:r>
          </w:p>
        </w:tc>
        <w:tc>
          <w:tcPr>
            <w:tcW w:w="3006" w:type="dxa"/>
            <w:vMerge w:val="restart"/>
          </w:tcPr>
          <w:p w14:paraId="3D2877AA" w14:textId="77777777" w:rsidR="003E611C" w:rsidRDefault="003E611C" w:rsidP="009836D5">
            <w:pPr>
              <w:jc w:val="center"/>
              <w:rPr>
                <w:lang w:val="en-IN"/>
              </w:rPr>
            </w:pPr>
            <w:r>
              <w:rPr>
                <w:lang w:val="en-IN"/>
              </w:rPr>
              <w:t>Save</w:t>
            </w:r>
          </w:p>
        </w:tc>
      </w:tr>
      <w:tr w:rsidR="003E611C" w14:paraId="13B3E46C" w14:textId="77777777" w:rsidTr="009836D5">
        <w:tc>
          <w:tcPr>
            <w:tcW w:w="3005" w:type="dxa"/>
          </w:tcPr>
          <w:p w14:paraId="553BFE2D" w14:textId="0A12BB03" w:rsidR="003E611C" w:rsidRDefault="00E4746E" w:rsidP="009836D5">
            <w:pPr>
              <w:rPr>
                <w:lang w:val="en-IN"/>
              </w:rPr>
            </w:pPr>
            <w:r>
              <w:rPr>
                <w:lang w:val="en-IN"/>
              </w:rPr>
              <w:t>Customer</w:t>
            </w:r>
            <w:r w:rsidR="003E611C">
              <w:rPr>
                <w:lang w:val="en-IN"/>
              </w:rPr>
              <w:t xml:space="preserve"> *</w:t>
            </w:r>
          </w:p>
        </w:tc>
        <w:tc>
          <w:tcPr>
            <w:tcW w:w="3005" w:type="dxa"/>
          </w:tcPr>
          <w:p w14:paraId="7992ED8B" w14:textId="77777777" w:rsidR="003E611C" w:rsidRDefault="003E611C" w:rsidP="009836D5">
            <w:pPr>
              <w:rPr>
                <w:lang w:val="en-IN"/>
              </w:rPr>
            </w:pPr>
            <w:r>
              <w:rPr>
                <w:lang w:val="en-IN"/>
              </w:rPr>
              <w:t>Not Empty</w:t>
            </w:r>
          </w:p>
          <w:p w14:paraId="3C613C39" w14:textId="1CAA8013" w:rsidR="003E611C" w:rsidRDefault="003E611C" w:rsidP="009836D5">
            <w:pPr>
              <w:rPr>
                <w:lang w:val="en-IN"/>
              </w:rPr>
            </w:pPr>
          </w:p>
        </w:tc>
        <w:tc>
          <w:tcPr>
            <w:tcW w:w="3006" w:type="dxa"/>
            <w:vMerge/>
          </w:tcPr>
          <w:p w14:paraId="79502BF9" w14:textId="77777777" w:rsidR="003E611C" w:rsidRDefault="003E611C" w:rsidP="009836D5">
            <w:pPr>
              <w:rPr>
                <w:lang w:val="en-IN"/>
              </w:rPr>
            </w:pPr>
          </w:p>
        </w:tc>
      </w:tr>
    </w:tbl>
    <w:p w14:paraId="0C11820A" w14:textId="788FB207" w:rsidR="00172543" w:rsidRDefault="00172543" w:rsidP="00442E97">
      <w:pPr>
        <w:rPr>
          <w:lang w:val="en-IN"/>
        </w:rPr>
      </w:pPr>
    </w:p>
    <w:tbl>
      <w:tblPr>
        <w:tblStyle w:val="TableGrid"/>
        <w:tblW w:w="0" w:type="auto"/>
        <w:tblLook w:val="04A0" w:firstRow="1" w:lastRow="0" w:firstColumn="1" w:lastColumn="0" w:noHBand="0" w:noVBand="1"/>
      </w:tblPr>
      <w:tblGrid>
        <w:gridCol w:w="2438"/>
        <w:gridCol w:w="2515"/>
        <w:gridCol w:w="4063"/>
      </w:tblGrid>
      <w:tr w:rsidR="00CD46E0" w14:paraId="347495A5" w14:textId="77777777" w:rsidTr="009836D5">
        <w:tc>
          <w:tcPr>
            <w:tcW w:w="3005" w:type="dxa"/>
          </w:tcPr>
          <w:p w14:paraId="12A48B00" w14:textId="77777777" w:rsidR="00CD46E0" w:rsidRPr="00021D7B" w:rsidRDefault="00CD46E0" w:rsidP="009836D5">
            <w:pPr>
              <w:rPr>
                <w:b/>
                <w:bCs/>
                <w:lang w:val="en-IN"/>
              </w:rPr>
            </w:pPr>
            <w:r w:rsidRPr="00021D7B">
              <w:rPr>
                <w:b/>
                <w:bCs/>
                <w:lang w:val="en-IN"/>
              </w:rPr>
              <w:t>On Action</w:t>
            </w:r>
          </w:p>
        </w:tc>
        <w:tc>
          <w:tcPr>
            <w:tcW w:w="3005" w:type="dxa"/>
          </w:tcPr>
          <w:p w14:paraId="4D752836" w14:textId="77777777" w:rsidR="00CD46E0" w:rsidRPr="00021D7B" w:rsidRDefault="00CD46E0" w:rsidP="009836D5">
            <w:pPr>
              <w:rPr>
                <w:b/>
                <w:bCs/>
                <w:lang w:val="en-IN"/>
              </w:rPr>
            </w:pPr>
            <w:r w:rsidRPr="00021D7B">
              <w:rPr>
                <w:b/>
                <w:bCs/>
                <w:lang w:val="en-IN"/>
              </w:rPr>
              <w:t>What to do</w:t>
            </w:r>
          </w:p>
        </w:tc>
        <w:tc>
          <w:tcPr>
            <w:tcW w:w="3006" w:type="dxa"/>
          </w:tcPr>
          <w:p w14:paraId="229475B6" w14:textId="77777777" w:rsidR="00CD46E0" w:rsidRPr="00021D7B" w:rsidRDefault="00CD46E0" w:rsidP="009836D5">
            <w:pPr>
              <w:rPr>
                <w:b/>
                <w:bCs/>
                <w:lang w:val="en-IN"/>
              </w:rPr>
            </w:pPr>
            <w:r w:rsidRPr="00021D7B">
              <w:rPr>
                <w:b/>
                <w:bCs/>
                <w:lang w:val="en-IN"/>
              </w:rPr>
              <w:t>API to use</w:t>
            </w:r>
          </w:p>
        </w:tc>
      </w:tr>
      <w:tr w:rsidR="00CD46E0" w14:paraId="44E88325" w14:textId="77777777" w:rsidTr="009836D5">
        <w:tc>
          <w:tcPr>
            <w:tcW w:w="3005" w:type="dxa"/>
          </w:tcPr>
          <w:p w14:paraId="1DA916A7" w14:textId="77777777" w:rsidR="00CD46E0" w:rsidRPr="003B702B" w:rsidRDefault="00395867" w:rsidP="009836D5">
            <w:pPr>
              <w:rPr>
                <w:color w:val="FF0000"/>
                <w:lang w:val="en-IN"/>
                <w:rPrChange w:id="44" w:author="nyadav.idmworks@outlook.com" w:date="2020-05-09T23:03:00Z">
                  <w:rPr>
                    <w:lang w:val="en-IN"/>
                  </w:rPr>
                </w:rPrChange>
              </w:rPr>
            </w:pPr>
            <w:r w:rsidRPr="003B702B">
              <w:rPr>
                <w:color w:val="FF0000"/>
                <w:lang w:val="en-IN"/>
                <w:rPrChange w:id="45" w:author="nyadav.idmworks@outlook.com" w:date="2020-05-09T23:03:00Z">
                  <w:rPr>
                    <w:lang w:val="en-IN"/>
                  </w:rPr>
                </w:rPrChange>
              </w:rPr>
              <w:t>Customer</w:t>
            </w:r>
          </w:p>
          <w:p w14:paraId="1CE15868" w14:textId="77777777" w:rsidR="00395867" w:rsidRDefault="00395867" w:rsidP="009836D5">
            <w:pPr>
              <w:rPr>
                <w:lang w:val="en-IN"/>
              </w:rPr>
            </w:pPr>
          </w:p>
          <w:p w14:paraId="2E1F79EB" w14:textId="1FC829BC" w:rsidR="00395867" w:rsidRDefault="00395867" w:rsidP="009836D5">
            <w:pPr>
              <w:rPr>
                <w:lang w:val="en-IN"/>
              </w:rPr>
            </w:pPr>
            <w:r>
              <w:rPr>
                <w:lang w:val="en-IN"/>
              </w:rPr>
              <w:t xml:space="preserve">Type </w:t>
            </w:r>
            <w:ins w:id="46" w:author="nyadav.idmworks@outlook.com" w:date="2020-05-09T22:53:00Z">
              <w:r w:rsidR="00B558EC">
                <w:rPr>
                  <w:lang w:val="en-IN"/>
                </w:rPr>
                <w:t>3</w:t>
              </w:r>
            </w:ins>
            <w:del w:id="47" w:author="nyadav.idmworks@outlook.com" w:date="2020-05-09T22:53:00Z">
              <w:r w:rsidDel="00B558EC">
                <w:rPr>
                  <w:lang w:val="en-IN"/>
                </w:rPr>
                <w:delText>2</w:delText>
              </w:r>
            </w:del>
            <w:r>
              <w:rPr>
                <w:lang w:val="en-IN"/>
              </w:rPr>
              <w:t xml:space="preserve"> character – auto search</w:t>
            </w:r>
          </w:p>
        </w:tc>
        <w:tc>
          <w:tcPr>
            <w:tcW w:w="3005" w:type="dxa"/>
          </w:tcPr>
          <w:p w14:paraId="089500D2" w14:textId="3E1E4C3A" w:rsidR="00CD46E0" w:rsidRPr="003B702B" w:rsidRDefault="00CD46E0" w:rsidP="009836D5">
            <w:pPr>
              <w:rPr>
                <w:color w:val="FF0000"/>
                <w:lang w:val="en-IN"/>
                <w:rPrChange w:id="48" w:author="nyadav.idmworks@outlook.com" w:date="2020-05-09T23:03:00Z">
                  <w:rPr>
                    <w:lang w:val="en-IN"/>
                  </w:rPr>
                </w:rPrChange>
              </w:rPr>
            </w:pPr>
            <w:r w:rsidRPr="003B702B">
              <w:rPr>
                <w:color w:val="FF0000"/>
                <w:lang w:val="en-IN"/>
                <w:rPrChange w:id="49" w:author="nyadav.idmworks@outlook.com" w:date="2020-05-09T23:03:00Z">
                  <w:rPr>
                    <w:lang w:val="en-IN"/>
                  </w:rPr>
                </w:rPrChange>
              </w:rPr>
              <w:t xml:space="preserve">Search </w:t>
            </w:r>
            <w:del w:id="50" w:author="nyadav.idmworks@outlook.com" w:date="2020-05-09T23:03:00Z">
              <w:r w:rsidRPr="003B702B" w:rsidDel="00B82B9B">
                <w:rPr>
                  <w:color w:val="FF0000"/>
                  <w:lang w:val="en-IN"/>
                  <w:rPrChange w:id="51" w:author="nyadav.idmworks@outlook.com" w:date="2020-05-09T23:03:00Z">
                    <w:rPr>
                      <w:lang w:val="en-IN"/>
                    </w:rPr>
                  </w:rPrChange>
                </w:rPr>
                <w:delText>City/Village from the list</w:delText>
              </w:r>
            </w:del>
            <w:ins w:id="52" w:author="nyadav.idmworks@outlook.com" w:date="2020-05-09T23:03:00Z">
              <w:r w:rsidR="00B82B9B">
                <w:rPr>
                  <w:color w:val="FF0000"/>
                  <w:lang w:val="en-IN"/>
                </w:rPr>
                <w:t>Customer Account</w:t>
              </w:r>
            </w:ins>
            <w:ins w:id="53" w:author="nyadav.idmworks@outlook.com" w:date="2020-05-09T23:04:00Z">
              <w:r w:rsidR="00B82B9B">
                <w:rPr>
                  <w:color w:val="FF0000"/>
                  <w:lang w:val="en-IN"/>
                </w:rPr>
                <w:t xml:space="preserve">s using </w:t>
              </w:r>
              <w:r w:rsidR="0025154A">
                <w:rPr>
                  <w:color w:val="FF0000"/>
                  <w:lang w:val="en-IN"/>
                </w:rPr>
                <w:t>text entered</w:t>
              </w:r>
            </w:ins>
          </w:p>
        </w:tc>
        <w:tc>
          <w:tcPr>
            <w:tcW w:w="3006" w:type="dxa"/>
          </w:tcPr>
          <w:p w14:paraId="1FD61EB3" w14:textId="77777777" w:rsidR="00CD46E0" w:rsidRDefault="003B702B" w:rsidP="009836D5">
            <w:pPr>
              <w:rPr>
                <w:ins w:id="54" w:author="nyadav.idmworks@outlook.com" w:date="2020-05-09T23:14:00Z"/>
                <w:lang w:val="en-IN"/>
              </w:rPr>
            </w:pPr>
            <w:ins w:id="55" w:author="nyadav.idmworks@outlook.com" w:date="2020-05-09T23:03:00Z">
              <w:r>
                <w:rPr>
                  <w:lang w:val="en-IN"/>
                </w:rPr>
                <w:fldChar w:fldCharType="begin"/>
              </w:r>
              <w:r>
                <w:rPr>
                  <w:lang w:val="en-IN"/>
                </w:rPr>
                <w:instrText xml:space="preserve"> REF _Ref39957829 \h </w:instrText>
              </w:r>
            </w:ins>
            <w:r w:rsidR="004308B9">
              <w:rPr>
                <w:lang w:val="en-IN"/>
              </w:rPr>
              <w:instrText xml:space="preserve"> \* MERGEFORMAT </w:instrText>
            </w:r>
            <w:r>
              <w:rPr>
                <w:lang w:val="en-IN"/>
              </w:rPr>
            </w:r>
            <w:r>
              <w:rPr>
                <w:lang w:val="en-IN"/>
              </w:rPr>
              <w:fldChar w:fldCharType="separate"/>
            </w:r>
            <w:ins w:id="56" w:author="nyadav.idmworks@outlook.com" w:date="2020-05-09T23:03:00Z">
              <w:r>
                <w:rPr>
                  <w:lang w:val="en-IN"/>
                </w:rPr>
                <w:t>a</w:t>
              </w:r>
              <w:r w:rsidRPr="008E1389">
                <w:rPr>
                  <w:rFonts w:asciiTheme="majorHAnsi" w:eastAsiaTheme="majorEastAsia" w:hAnsiTheme="majorHAnsi" w:cstheme="majorBidi"/>
                  <w:color w:val="2F5496" w:themeColor="accent1" w:themeShade="BF"/>
                  <w:sz w:val="26"/>
                  <w:szCs w:val="26"/>
                  <w:lang w:val="en-IN"/>
                  <w:rPrChange w:id="57" w:author="nyadav.idmworks@outlook.com" w:date="2020-05-09T23:02:00Z">
                    <w:rPr>
                      <w:rFonts w:ascii="JetBrains Mono" w:eastAsia="Times New Roman" w:hAnsi="JetBrains Mono" w:cs="Courier New"/>
                      <w:color w:val="067D17"/>
                      <w:sz w:val="20"/>
                      <w:szCs w:val="20"/>
                    </w:rPr>
                  </w:rPrChange>
                </w:rPr>
                <w:t>ccounting/</w:t>
              </w:r>
              <w:r w:rsidRPr="008E1389">
                <w:rPr>
                  <w:rFonts w:asciiTheme="majorHAnsi" w:eastAsiaTheme="majorEastAsia" w:hAnsiTheme="majorHAnsi" w:cstheme="majorBidi"/>
                  <w:color w:val="2F5496" w:themeColor="accent1" w:themeShade="BF"/>
                  <w:sz w:val="26"/>
                  <w:szCs w:val="26"/>
                  <w:lang w:val="en-IN"/>
                  <w:rPrChange w:id="58" w:author="nyadav.idmworks@outlook.com" w:date="2020-05-09T23:02:00Z">
                    <w:rPr>
                      <w:rFonts w:ascii="JetBrains Mono" w:hAnsi="JetBrains Mono"/>
                      <w:color w:val="067D17"/>
                    </w:rPr>
                  </w:rPrChange>
                </w:rPr>
                <w:t>getAccountsByNickName</w:t>
              </w:r>
              <w:r>
                <w:rPr>
                  <w:lang w:val="en-IN"/>
                </w:rPr>
                <w:fldChar w:fldCharType="end"/>
              </w:r>
            </w:ins>
          </w:p>
          <w:p w14:paraId="57EB92F0" w14:textId="77777777" w:rsidR="00B70063" w:rsidRDefault="00B70063" w:rsidP="009836D5">
            <w:pPr>
              <w:rPr>
                <w:ins w:id="59" w:author="nyadav.idmworks@outlook.com" w:date="2020-05-09T23:14:00Z"/>
                <w:lang w:val="en-IN"/>
              </w:rPr>
            </w:pPr>
          </w:p>
          <w:p w14:paraId="3C8F331A" w14:textId="77777777" w:rsidR="00B70063" w:rsidRDefault="00B70063" w:rsidP="009836D5">
            <w:pPr>
              <w:rPr>
                <w:ins w:id="60" w:author="nyadav.idmworks@outlook.com" w:date="2020-05-09T23:15:00Z"/>
                <w:lang w:val="en-IN"/>
              </w:rPr>
            </w:pPr>
            <w:ins w:id="61" w:author="nyadav.idmworks@outlook.com" w:date="2020-05-09T23:15:00Z">
              <w:r>
                <w:rPr>
                  <w:lang w:val="en-IN"/>
                </w:rPr>
                <w:t xml:space="preserve">Display Logic: </w:t>
              </w:r>
              <w:r w:rsidR="000C7F71">
                <w:rPr>
                  <w:lang w:val="en-IN"/>
                </w:rPr>
                <w:t xml:space="preserve">This API will give you List&lt;AccountBean&gt; </w:t>
              </w:r>
            </w:ins>
          </w:p>
          <w:p w14:paraId="574D2099" w14:textId="4A9A48B6" w:rsidR="000C7F71" w:rsidRPr="000C7F71" w:rsidRDefault="000C7F71">
            <w:pPr>
              <w:pStyle w:val="HTMLPreformatted"/>
              <w:shd w:val="clear" w:color="auto" w:fill="FFFFFF"/>
              <w:rPr>
                <w:rFonts w:ascii="JetBrains Mono" w:hAnsi="JetBrains Mono"/>
                <w:color w:val="080808"/>
                <w:rPrChange w:id="62" w:author="nyadav.idmworks@outlook.com" w:date="2020-05-09T23:16:00Z">
                  <w:rPr>
                    <w:lang w:val="en-IN"/>
                  </w:rPr>
                </w:rPrChange>
              </w:rPr>
              <w:pPrChange w:id="63" w:author="nyadav.idmworks@outlook.com" w:date="2020-05-09T23:16:00Z">
                <w:pPr/>
              </w:pPrChange>
            </w:pPr>
            <w:ins w:id="64" w:author="nyadav.idmworks@outlook.com" w:date="2020-05-09T23:15:00Z">
              <w:r w:rsidRPr="008A25EE">
                <w:rPr>
                  <w:rFonts w:asciiTheme="minorHAnsi" w:eastAsiaTheme="minorHAnsi" w:hAnsiTheme="minorHAnsi" w:cstheme="minorBidi"/>
                  <w:sz w:val="22"/>
                  <w:szCs w:val="22"/>
                  <w:lang w:val="en-IN"/>
                </w:rPr>
                <w:t xml:space="preserve">You need to display </w:t>
              </w:r>
            </w:ins>
            <w:ins w:id="65" w:author="nyadav.idmworks@outlook.com" w:date="2020-05-09T23:16:00Z">
              <w:r w:rsidRPr="008A25EE">
                <w:rPr>
                  <w:rFonts w:asciiTheme="minorHAnsi" w:eastAsiaTheme="minorHAnsi" w:hAnsiTheme="minorHAnsi" w:cstheme="minorBidi"/>
                  <w:sz w:val="22"/>
                  <w:szCs w:val="22"/>
                  <w:lang w:val="en-IN"/>
                </w:rPr>
                <w:t>“</w:t>
              </w:r>
              <w:r w:rsidRPr="008A25EE">
                <w:rPr>
                  <w:rFonts w:asciiTheme="minorHAnsi" w:eastAsiaTheme="minorHAnsi" w:hAnsiTheme="minorHAnsi" w:cstheme="minorBidi"/>
                  <w:sz w:val="22"/>
                  <w:szCs w:val="22"/>
                  <w:lang w:val="en-IN"/>
                  <w:rPrChange w:id="66" w:author="nyadav.idmworks@outlook.com" w:date="2020-05-09T23:16:00Z">
                    <w:rPr>
                      <w:rFonts w:ascii="JetBrains Mono" w:hAnsi="JetBrains Mono"/>
                      <w:color w:val="871094"/>
                    </w:rPr>
                  </w:rPrChange>
                </w:rPr>
                <w:t>accountnickname</w:t>
              </w:r>
              <w:r w:rsidRPr="008A25EE">
                <w:rPr>
                  <w:rFonts w:asciiTheme="minorHAnsi" w:eastAsiaTheme="minorHAnsi" w:hAnsiTheme="minorHAnsi" w:cstheme="minorBidi" w:hint="eastAsia"/>
                  <w:sz w:val="22"/>
                  <w:szCs w:val="22"/>
                  <w:lang w:val="en-IN"/>
                  <w:rPrChange w:id="67" w:author="nyadav.idmworks@outlook.com" w:date="2020-05-09T23:16:00Z">
                    <w:rPr>
                      <w:rFonts w:ascii="JetBrains Mono" w:hAnsi="JetBrains Mono" w:hint="eastAsia"/>
                      <w:color w:val="871094"/>
                    </w:rPr>
                  </w:rPrChange>
                </w:rPr>
                <w:t>”</w:t>
              </w:r>
              <w:r w:rsidRPr="008A25EE">
                <w:rPr>
                  <w:rFonts w:asciiTheme="minorHAnsi" w:eastAsiaTheme="minorHAnsi" w:hAnsiTheme="minorHAnsi" w:cstheme="minorBidi"/>
                  <w:sz w:val="22"/>
                  <w:szCs w:val="22"/>
                  <w:lang w:val="en-IN"/>
                  <w:rPrChange w:id="68" w:author="nyadav.idmworks@outlook.com" w:date="2020-05-09T23:16:00Z">
                    <w:rPr>
                      <w:rFonts w:ascii="JetBrains Mono" w:hAnsi="JetBrains Mono"/>
                      <w:color w:val="871094"/>
                    </w:rPr>
                  </w:rPrChange>
                </w:rPr>
                <w:t xml:space="preserve"> in the </w:t>
              </w:r>
              <w:r w:rsidRPr="008A25EE">
                <w:rPr>
                  <w:rFonts w:asciiTheme="minorHAnsi" w:eastAsiaTheme="minorHAnsi" w:hAnsiTheme="minorHAnsi" w:cstheme="minorBidi" w:hint="eastAsia"/>
                  <w:sz w:val="22"/>
                  <w:szCs w:val="22"/>
                  <w:lang w:val="en-IN"/>
                  <w:rPrChange w:id="69" w:author="nyadav.idmworks@outlook.com" w:date="2020-05-09T23:16:00Z">
                    <w:rPr>
                      <w:rFonts w:ascii="JetBrains Mono" w:hAnsi="JetBrains Mono" w:hint="eastAsia"/>
                      <w:color w:val="871094"/>
                    </w:rPr>
                  </w:rPrChange>
                </w:rPr>
                <w:t>“</w:t>
              </w:r>
              <w:r w:rsidRPr="008A25EE">
                <w:rPr>
                  <w:rFonts w:asciiTheme="minorHAnsi" w:eastAsiaTheme="minorHAnsi" w:hAnsiTheme="minorHAnsi" w:cstheme="minorBidi"/>
                  <w:sz w:val="22"/>
                  <w:szCs w:val="22"/>
                  <w:lang w:val="en-IN"/>
                  <w:rPrChange w:id="70" w:author="nyadav.idmworks@outlook.com" w:date="2020-05-09T23:16:00Z">
                    <w:rPr>
                      <w:rFonts w:ascii="JetBrains Mono" w:hAnsi="JetBrains Mono"/>
                      <w:color w:val="871094"/>
                    </w:rPr>
                  </w:rPrChange>
                </w:rPr>
                <w:t>Customer</w:t>
              </w:r>
              <w:r w:rsidRPr="008A25EE">
                <w:rPr>
                  <w:rFonts w:asciiTheme="minorHAnsi" w:eastAsiaTheme="minorHAnsi" w:hAnsiTheme="minorHAnsi" w:cstheme="minorBidi" w:hint="eastAsia"/>
                  <w:sz w:val="22"/>
                  <w:szCs w:val="22"/>
                  <w:lang w:val="en-IN"/>
                  <w:rPrChange w:id="71" w:author="nyadav.idmworks@outlook.com" w:date="2020-05-09T23:16:00Z">
                    <w:rPr>
                      <w:rFonts w:ascii="JetBrains Mono" w:hAnsi="JetBrains Mono" w:hint="eastAsia"/>
                      <w:color w:val="871094"/>
                    </w:rPr>
                  </w:rPrChange>
                </w:rPr>
                <w:t>”</w:t>
              </w:r>
              <w:r w:rsidRPr="008A25EE">
                <w:rPr>
                  <w:rFonts w:asciiTheme="minorHAnsi" w:eastAsiaTheme="minorHAnsi" w:hAnsiTheme="minorHAnsi" w:cstheme="minorBidi"/>
                  <w:sz w:val="22"/>
                  <w:szCs w:val="22"/>
                  <w:lang w:val="en-IN"/>
                  <w:rPrChange w:id="72" w:author="nyadav.idmworks@outlook.com" w:date="2020-05-09T23:16:00Z">
                    <w:rPr>
                      <w:rFonts w:ascii="JetBrains Mono" w:hAnsi="JetBrains Mono"/>
                      <w:color w:val="871094"/>
                    </w:rPr>
                  </w:rPrChange>
                </w:rPr>
                <w:t xml:space="preserve"> </w:t>
              </w:r>
            </w:ins>
            <w:ins w:id="73" w:author="nyadav.idmworks@outlook.com" w:date="2020-05-09T23:27:00Z">
              <w:r w:rsidR="004D2C68">
                <w:rPr>
                  <w:rFonts w:asciiTheme="minorHAnsi" w:eastAsiaTheme="minorHAnsi" w:hAnsiTheme="minorHAnsi" w:cstheme="minorBidi"/>
                  <w:sz w:val="22"/>
                  <w:szCs w:val="22"/>
                  <w:lang w:val="en-IN"/>
                </w:rPr>
                <w:t>SearchBox</w:t>
              </w:r>
            </w:ins>
            <w:ins w:id="74" w:author="nyadav.idmworks@outlook.com" w:date="2020-05-09T23:16:00Z">
              <w:r w:rsidRPr="008A25EE">
                <w:rPr>
                  <w:rFonts w:asciiTheme="minorHAnsi" w:eastAsiaTheme="minorHAnsi" w:hAnsiTheme="minorHAnsi" w:cstheme="minorBidi"/>
                  <w:sz w:val="22"/>
                  <w:szCs w:val="22"/>
                  <w:lang w:val="en-IN"/>
                  <w:rPrChange w:id="75" w:author="nyadav.idmworks@outlook.com" w:date="2020-05-09T23:16:00Z">
                    <w:rPr>
                      <w:rFonts w:ascii="JetBrains Mono" w:hAnsi="JetBrains Mono"/>
                      <w:color w:val="871094"/>
                    </w:rPr>
                  </w:rPrChange>
                </w:rPr>
                <w:t xml:space="preserve"> while you need to pass </w:t>
              </w:r>
              <w:r w:rsidRPr="008A25EE">
                <w:rPr>
                  <w:rFonts w:asciiTheme="minorHAnsi" w:eastAsiaTheme="minorHAnsi" w:hAnsiTheme="minorHAnsi" w:cstheme="minorBidi" w:hint="eastAsia"/>
                  <w:sz w:val="22"/>
                  <w:szCs w:val="22"/>
                  <w:lang w:val="en-IN"/>
                  <w:rPrChange w:id="76" w:author="nyadav.idmworks@outlook.com" w:date="2020-05-09T23:16:00Z">
                    <w:rPr>
                      <w:rFonts w:ascii="JetBrains Mono" w:hAnsi="JetBrains Mono" w:hint="eastAsia"/>
                      <w:color w:val="871094"/>
                    </w:rPr>
                  </w:rPrChange>
                </w:rPr>
                <w:t>“</w:t>
              </w:r>
              <w:r w:rsidRPr="008A25EE">
                <w:rPr>
                  <w:rFonts w:asciiTheme="minorHAnsi" w:eastAsiaTheme="minorHAnsi" w:hAnsiTheme="minorHAnsi" w:cstheme="minorBidi"/>
                  <w:sz w:val="22"/>
                  <w:szCs w:val="22"/>
                  <w:lang w:val="en-IN"/>
                  <w:rPrChange w:id="77" w:author="nyadav.idmworks@outlook.com" w:date="2020-05-09T23:16:00Z">
                    <w:rPr>
                      <w:rFonts w:ascii="JetBrains Mono" w:hAnsi="JetBrains Mono"/>
                      <w:color w:val="871094"/>
                    </w:rPr>
                  </w:rPrChange>
                </w:rPr>
                <w:t>OwnerID</w:t>
              </w:r>
              <w:r w:rsidRPr="008A25EE">
                <w:rPr>
                  <w:rFonts w:asciiTheme="minorHAnsi" w:eastAsiaTheme="minorHAnsi" w:hAnsiTheme="minorHAnsi" w:cstheme="minorBidi" w:hint="eastAsia"/>
                  <w:sz w:val="22"/>
                  <w:szCs w:val="22"/>
                  <w:lang w:val="en-IN"/>
                  <w:rPrChange w:id="78" w:author="nyadav.idmworks@outlook.com" w:date="2020-05-09T23:16:00Z">
                    <w:rPr>
                      <w:rFonts w:ascii="JetBrains Mono" w:hAnsi="JetBrains Mono" w:hint="eastAsia"/>
                      <w:color w:val="871094"/>
                    </w:rPr>
                  </w:rPrChange>
                </w:rPr>
                <w:t>”</w:t>
              </w:r>
              <w:r w:rsidRPr="008A25EE">
                <w:rPr>
                  <w:rFonts w:asciiTheme="minorHAnsi" w:eastAsiaTheme="minorHAnsi" w:hAnsiTheme="minorHAnsi" w:cstheme="minorBidi"/>
                  <w:sz w:val="22"/>
                  <w:szCs w:val="22"/>
                  <w:lang w:val="en-IN"/>
                  <w:rPrChange w:id="79" w:author="nyadav.idmworks@outlook.com" w:date="2020-05-09T23:16:00Z">
                    <w:rPr>
                      <w:rFonts w:ascii="JetBrains Mono" w:hAnsi="JetBrains Mono"/>
                      <w:color w:val="871094"/>
                    </w:rPr>
                  </w:rPrChange>
                </w:rPr>
                <w:t xml:space="preserve"> for the select</w:t>
              </w:r>
            </w:ins>
            <w:ins w:id="80" w:author="nyadav.idmworks@outlook.com" w:date="2020-05-09T23:27:00Z">
              <w:r w:rsidR="00C85386">
                <w:rPr>
                  <w:rFonts w:asciiTheme="minorHAnsi" w:eastAsiaTheme="minorHAnsi" w:hAnsiTheme="minorHAnsi" w:cstheme="minorBidi"/>
                  <w:sz w:val="22"/>
                  <w:szCs w:val="22"/>
                  <w:lang w:val="en-IN"/>
                </w:rPr>
                <w:t>ed</w:t>
              </w:r>
            </w:ins>
            <w:ins w:id="81" w:author="nyadav.idmworks@outlook.com" w:date="2020-05-09T23:16:00Z">
              <w:r w:rsidRPr="008A25EE">
                <w:rPr>
                  <w:rFonts w:asciiTheme="minorHAnsi" w:eastAsiaTheme="minorHAnsi" w:hAnsiTheme="minorHAnsi" w:cstheme="minorBidi"/>
                  <w:sz w:val="22"/>
                  <w:szCs w:val="22"/>
                  <w:lang w:val="en-IN"/>
                  <w:rPrChange w:id="82" w:author="nyadav.idmworks@outlook.com" w:date="2020-05-09T23:16:00Z">
                    <w:rPr>
                      <w:rFonts w:ascii="JetBrains Mono" w:hAnsi="JetBrains Mono"/>
                      <w:color w:val="871094"/>
                    </w:rPr>
                  </w:rPrChange>
                </w:rPr>
                <w:t xml:space="preserve"> fiel</w:t>
              </w:r>
            </w:ins>
            <w:ins w:id="83" w:author="nyadav.idmworks@outlook.com" w:date="2020-05-09T23:27:00Z">
              <w:r w:rsidR="00C85386">
                <w:rPr>
                  <w:rFonts w:asciiTheme="minorHAnsi" w:eastAsiaTheme="minorHAnsi" w:hAnsiTheme="minorHAnsi" w:cstheme="minorBidi"/>
                  <w:sz w:val="22"/>
                  <w:szCs w:val="22"/>
                  <w:lang w:val="en-IN"/>
                </w:rPr>
                <w:t>d in the backend.</w:t>
              </w:r>
            </w:ins>
          </w:p>
        </w:tc>
      </w:tr>
      <w:tr w:rsidR="00CD46E0" w14:paraId="3BA47866" w14:textId="77777777" w:rsidTr="009836D5">
        <w:tc>
          <w:tcPr>
            <w:tcW w:w="3005" w:type="dxa"/>
          </w:tcPr>
          <w:p w14:paraId="26FBFC0F" w14:textId="77777777" w:rsidR="00CD46E0" w:rsidRPr="00BE521B" w:rsidRDefault="00CD46E0" w:rsidP="009836D5">
            <w:pPr>
              <w:rPr>
                <w:color w:val="FF0000"/>
                <w:lang w:val="en-IN"/>
                <w:rPrChange w:id="84" w:author="nyadav.idmworks@outlook.com" w:date="2020-05-09T22:59:00Z">
                  <w:rPr>
                    <w:lang w:val="en-IN"/>
                  </w:rPr>
                </w:rPrChange>
              </w:rPr>
            </w:pPr>
            <w:r w:rsidRPr="00BE521B">
              <w:rPr>
                <w:color w:val="FF0000"/>
                <w:lang w:val="en-IN"/>
                <w:rPrChange w:id="85" w:author="nyadav.idmworks@outlook.com" w:date="2020-05-09T22:59:00Z">
                  <w:rPr>
                    <w:lang w:val="en-IN"/>
                  </w:rPr>
                </w:rPrChange>
              </w:rPr>
              <w:t>Save</w:t>
            </w:r>
          </w:p>
        </w:tc>
        <w:tc>
          <w:tcPr>
            <w:tcW w:w="3005" w:type="dxa"/>
          </w:tcPr>
          <w:p w14:paraId="2C018838" w14:textId="09468EF4" w:rsidR="00CD46E0" w:rsidRPr="00BE521B" w:rsidRDefault="00CD46E0" w:rsidP="009836D5">
            <w:pPr>
              <w:rPr>
                <w:color w:val="FF0000"/>
                <w:lang w:val="en-IN"/>
                <w:rPrChange w:id="86" w:author="nyadav.idmworks@outlook.com" w:date="2020-05-09T22:59:00Z">
                  <w:rPr>
                    <w:lang w:val="en-IN"/>
                  </w:rPr>
                </w:rPrChange>
              </w:rPr>
            </w:pPr>
            <w:r w:rsidRPr="00BE521B">
              <w:rPr>
                <w:color w:val="FF0000"/>
                <w:lang w:val="en-IN"/>
                <w:rPrChange w:id="87" w:author="nyadav.idmworks@outlook.com" w:date="2020-05-09T22:59:00Z">
                  <w:rPr>
                    <w:lang w:val="en-IN"/>
                  </w:rPr>
                </w:rPrChange>
              </w:rPr>
              <w:t xml:space="preserve">Create </w:t>
            </w:r>
            <w:r w:rsidR="001E527B" w:rsidRPr="00BE521B">
              <w:rPr>
                <w:color w:val="FF0000"/>
                <w:lang w:val="en-IN"/>
                <w:rPrChange w:id="88" w:author="nyadav.idmworks@outlook.com" w:date="2020-05-09T22:59:00Z">
                  <w:rPr>
                    <w:lang w:val="en-IN"/>
                  </w:rPr>
                </w:rPrChange>
              </w:rPr>
              <w:t>Delivery</w:t>
            </w:r>
          </w:p>
        </w:tc>
        <w:tc>
          <w:tcPr>
            <w:tcW w:w="3006" w:type="dxa"/>
          </w:tcPr>
          <w:p w14:paraId="51D38BBB" w14:textId="140F3CE6" w:rsidR="00CD46E0" w:rsidRDefault="00637D93" w:rsidP="009836D5">
            <w:pPr>
              <w:rPr>
                <w:lang w:val="en-IN"/>
              </w:rPr>
            </w:pPr>
            <w:ins w:id="89" w:author="nyadav.idmworks@outlook.com" w:date="2020-05-09T22:59:00Z">
              <w:r>
                <w:rPr>
                  <w:lang w:val="en-IN"/>
                </w:rPr>
                <w:fldChar w:fldCharType="begin"/>
              </w:r>
              <w:r>
                <w:rPr>
                  <w:lang w:val="en-IN"/>
                </w:rPr>
                <w:instrText xml:space="preserve"> REF _Ref39957601 \h </w:instrText>
              </w:r>
            </w:ins>
            <w:r>
              <w:rPr>
                <w:lang w:val="en-IN"/>
              </w:rPr>
            </w:r>
            <w:r>
              <w:rPr>
                <w:lang w:val="en-IN"/>
              </w:rPr>
              <w:fldChar w:fldCharType="separate"/>
            </w:r>
            <w:ins w:id="90" w:author="nyadav.idmworks@outlook.com" w:date="2020-05-09T22:59:00Z">
              <w:r>
                <w:rPr>
                  <w:lang w:val="en-IN"/>
                </w:rPr>
                <w:t>d</w:t>
              </w:r>
              <w:r w:rsidRPr="00B558EC">
                <w:rPr>
                  <w:rFonts w:asciiTheme="majorHAnsi" w:eastAsiaTheme="majorEastAsia" w:hAnsiTheme="majorHAnsi" w:cstheme="majorBidi"/>
                  <w:color w:val="2F5496" w:themeColor="accent1" w:themeShade="BF"/>
                  <w:sz w:val="26"/>
                  <w:szCs w:val="26"/>
                  <w:lang w:val="en-IN"/>
                  <w:rPrChange w:id="91" w:author="nyadav.idmworks@outlook.com" w:date="2020-05-09T22:55:00Z">
                    <w:rPr>
                      <w:rFonts w:ascii="JetBrains Mono" w:eastAsia="Times New Roman" w:hAnsi="JetBrains Mono" w:cs="Courier New"/>
                      <w:color w:val="067D17"/>
                      <w:sz w:val="20"/>
                      <w:szCs w:val="20"/>
                    </w:rPr>
                  </w:rPrChange>
                </w:rPr>
                <w:t>elivery/</w:t>
              </w:r>
              <w:r w:rsidRPr="00B558EC">
                <w:rPr>
                  <w:rFonts w:asciiTheme="majorHAnsi" w:hAnsiTheme="majorHAnsi"/>
                  <w:color w:val="2F5496" w:themeColor="accent1" w:themeShade="BF"/>
                  <w:lang w:val="en-IN"/>
                  <w:rPrChange w:id="92" w:author="nyadav.idmworks@outlook.com" w:date="2020-05-09T22:55:00Z">
                    <w:rPr>
                      <w:rFonts w:ascii="JetBrains Mono" w:hAnsi="JetBrains Mono"/>
                      <w:color w:val="067D17"/>
                    </w:rPr>
                  </w:rPrChange>
                </w:rPr>
                <w:t>createDelivery</w:t>
              </w:r>
              <w:r>
                <w:rPr>
                  <w:lang w:val="en-IN"/>
                </w:rPr>
                <w:fldChar w:fldCharType="end"/>
              </w:r>
            </w:ins>
          </w:p>
        </w:tc>
      </w:tr>
    </w:tbl>
    <w:p w14:paraId="3BADB925" w14:textId="77777777" w:rsidR="00CD46E0" w:rsidRDefault="00CD46E0" w:rsidP="00442E97">
      <w:pPr>
        <w:rPr>
          <w:lang w:val="en-IN"/>
        </w:rPr>
      </w:pPr>
    </w:p>
    <w:p w14:paraId="16B67055" w14:textId="31AE809A" w:rsidR="00386A37" w:rsidRDefault="00386A37" w:rsidP="00386A37">
      <w:pPr>
        <w:pStyle w:val="Heading2"/>
        <w:rPr>
          <w:lang w:val="en-IN"/>
        </w:rPr>
      </w:pPr>
      <w:r>
        <w:rPr>
          <w:lang w:val="en-IN"/>
        </w:rPr>
        <w:lastRenderedPageBreak/>
        <w:t>List Delivery</w:t>
      </w:r>
    </w:p>
    <w:p w14:paraId="70003748" w14:textId="038D8A04" w:rsidR="000C0709" w:rsidRDefault="007A7E14" w:rsidP="00442E97">
      <w:pPr>
        <w:rPr>
          <w:lang w:val="en-IN"/>
        </w:rPr>
      </w:pPr>
      <w:r>
        <w:rPr>
          <w:noProof/>
        </w:rPr>
        <w:drawing>
          <wp:inline distT="0" distB="0" distL="0" distR="0" wp14:anchorId="47AE1D12" wp14:editId="7D9E08B6">
            <wp:extent cx="5731510" cy="2334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4895"/>
                    </a:xfrm>
                    <a:prstGeom prst="rect">
                      <a:avLst/>
                    </a:prstGeom>
                  </pic:spPr>
                </pic:pic>
              </a:graphicData>
            </a:graphic>
          </wp:inline>
        </w:drawing>
      </w:r>
    </w:p>
    <w:p w14:paraId="67F46EDA" w14:textId="766DD763" w:rsidR="003C0B9C" w:rsidRPr="001F5EED" w:rsidRDefault="00E7138F" w:rsidP="00442E97">
      <w:pPr>
        <w:rPr>
          <w:b/>
          <w:bCs/>
          <w:lang w:val="en-IN"/>
        </w:rPr>
      </w:pPr>
      <w:r w:rsidRPr="001F5EED">
        <w:rPr>
          <w:b/>
          <w:bCs/>
          <w:lang w:val="en-IN"/>
        </w:rPr>
        <w:br/>
        <w:t>Search Panel</w:t>
      </w:r>
    </w:p>
    <w:p w14:paraId="65F0F1D9" w14:textId="030A9D5F" w:rsidR="003C0B9C" w:rsidRDefault="003C0B9C" w:rsidP="00442E97">
      <w:pPr>
        <w:rPr>
          <w:lang w:val="en-IN"/>
        </w:rPr>
      </w:pPr>
      <w:r>
        <w:rPr>
          <w:noProof/>
        </w:rPr>
        <w:drawing>
          <wp:inline distT="0" distB="0" distL="0" distR="0" wp14:anchorId="63EE32D1" wp14:editId="44205757">
            <wp:extent cx="4219575" cy="2228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6242DE" w14:paraId="102FDAD9" w14:textId="77777777" w:rsidTr="005D7048">
        <w:tc>
          <w:tcPr>
            <w:tcW w:w="3005" w:type="dxa"/>
          </w:tcPr>
          <w:p w14:paraId="2B1ECECE" w14:textId="77777777" w:rsidR="006242DE" w:rsidRPr="00021D7B" w:rsidRDefault="006242DE" w:rsidP="005D7048">
            <w:pPr>
              <w:rPr>
                <w:b/>
                <w:bCs/>
                <w:lang w:val="en-IN"/>
              </w:rPr>
            </w:pPr>
            <w:r w:rsidRPr="00021D7B">
              <w:rPr>
                <w:b/>
                <w:bCs/>
                <w:lang w:val="en-IN"/>
              </w:rPr>
              <w:t>On Action</w:t>
            </w:r>
          </w:p>
        </w:tc>
        <w:tc>
          <w:tcPr>
            <w:tcW w:w="3005" w:type="dxa"/>
          </w:tcPr>
          <w:p w14:paraId="57F08B27" w14:textId="77777777" w:rsidR="006242DE" w:rsidRPr="00021D7B" w:rsidRDefault="006242DE" w:rsidP="005D7048">
            <w:pPr>
              <w:rPr>
                <w:b/>
                <w:bCs/>
                <w:lang w:val="en-IN"/>
              </w:rPr>
            </w:pPr>
            <w:r w:rsidRPr="00021D7B">
              <w:rPr>
                <w:b/>
                <w:bCs/>
                <w:lang w:val="en-IN"/>
              </w:rPr>
              <w:t>What to do</w:t>
            </w:r>
          </w:p>
        </w:tc>
        <w:tc>
          <w:tcPr>
            <w:tcW w:w="3006" w:type="dxa"/>
          </w:tcPr>
          <w:p w14:paraId="42173A99" w14:textId="77777777" w:rsidR="006242DE" w:rsidRPr="00021D7B" w:rsidRDefault="006242DE" w:rsidP="005D7048">
            <w:pPr>
              <w:rPr>
                <w:b/>
                <w:bCs/>
                <w:lang w:val="en-IN"/>
              </w:rPr>
            </w:pPr>
            <w:r w:rsidRPr="00021D7B">
              <w:rPr>
                <w:b/>
                <w:bCs/>
                <w:lang w:val="en-IN"/>
              </w:rPr>
              <w:t>API to use</w:t>
            </w:r>
          </w:p>
        </w:tc>
      </w:tr>
      <w:tr w:rsidR="006242DE" w14:paraId="48CD46BA" w14:textId="77777777" w:rsidTr="005D7048">
        <w:tc>
          <w:tcPr>
            <w:tcW w:w="3005" w:type="dxa"/>
          </w:tcPr>
          <w:p w14:paraId="61B8DA97" w14:textId="19AEBB6B" w:rsidR="006242DE" w:rsidRDefault="006242DE" w:rsidP="005D7048">
            <w:pPr>
              <w:rPr>
                <w:lang w:val="en-IN"/>
              </w:rPr>
            </w:pPr>
            <w:r>
              <w:rPr>
                <w:lang w:val="en-IN"/>
              </w:rPr>
              <w:t>City, Firm Name, Name</w:t>
            </w:r>
          </w:p>
          <w:p w14:paraId="0BA6CE91" w14:textId="77777777" w:rsidR="006242DE" w:rsidRDefault="006242DE" w:rsidP="005D7048">
            <w:pPr>
              <w:rPr>
                <w:lang w:val="en-IN"/>
              </w:rPr>
            </w:pPr>
            <w:r>
              <w:rPr>
                <w:lang w:val="en-IN"/>
              </w:rPr>
              <w:t>Type 2 character – auto search</w:t>
            </w:r>
          </w:p>
        </w:tc>
        <w:tc>
          <w:tcPr>
            <w:tcW w:w="3005" w:type="dxa"/>
          </w:tcPr>
          <w:p w14:paraId="194F3FE2" w14:textId="7F7E2CDB" w:rsidR="006242DE" w:rsidRDefault="006242DE" w:rsidP="005D7048">
            <w:pPr>
              <w:rPr>
                <w:lang w:val="en-IN"/>
              </w:rPr>
            </w:pPr>
          </w:p>
        </w:tc>
        <w:tc>
          <w:tcPr>
            <w:tcW w:w="3006" w:type="dxa"/>
          </w:tcPr>
          <w:p w14:paraId="10528537" w14:textId="77777777" w:rsidR="006242DE" w:rsidRDefault="006242DE" w:rsidP="005D7048">
            <w:pPr>
              <w:rPr>
                <w:lang w:val="en-IN"/>
              </w:rPr>
            </w:pPr>
          </w:p>
        </w:tc>
      </w:tr>
      <w:tr w:rsidR="006242DE" w14:paraId="20949754" w14:textId="77777777" w:rsidTr="005D7048">
        <w:tc>
          <w:tcPr>
            <w:tcW w:w="3005" w:type="dxa"/>
          </w:tcPr>
          <w:p w14:paraId="061F2CCF" w14:textId="0FAF225C" w:rsidR="006242DE" w:rsidRDefault="00460FC2" w:rsidP="001F5EED">
            <w:pPr>
              <w:tabs>
                <w:tab w:val="left" w:pos="862"/>
              </w:tabs>
              <w:rPr>
                <w:lang w:val="en-IN"/>
              </w:rPr>
            </w:pPr>
            <w:r>
              <w:rPr>
                <w:lang w:val="en-IN"/>
              </w:rPr>
              <w:t>Default Search</w:t>
            </w:r>
          </w:p>
        </w:tc>
        <w:tc>
          <w:tcPr>
            <w:tcW w:w="3005" w:type="dxa"/>
          </w:tcPr>
          <w:p w14:paraId="7506AF81" w14:textId="465C44E5" w:rsidR="006242DE" w:rsidRDefault="00460FC2" w:rsidP="005D7048">
            <w:pPr>
              <w:rPr>
                <w:lang w:val="en-IN"/>
              </w:rPr>
            </w:pPr>
            <w:r>
              <w:rPr>
                <w:lang w:val="en-IN"/>
              </w:rPr>
              <w:t xml:space="preserve">Last </w:t>
            </w:r>
            <w:r w:rsidR="00AE6A8A">
              <w:rPr>
                <w:lang w:val="en-IN"/>
              </w:rPr>
              <w:t>5</w:t>
            </w:r>
            <w:r>
              <w:rPr>
                <w:lang w:val="en-IN"/>
              </w:rPr>
              <w:t xml:space="preserve"> days</w:t>
            </w:r>
            <w:r w:rsidR="001045BA">
              <w:rPr>
                <w:lang w:val="en-IN"/>
              </w:rPr>
              <w:t xml:space="preserve"> (Set from and to Date accordingly)</w:t>
            </w:r>
          </w:p>
        </w:tc>
        <w:tc>
          <w:tcPr>
            <w:tcW w:w="3006" w:type="dxa"/>
          </w:tcPr>
          <w:p w14:paraId="1C87CB72" w14:textId="77777777" w:rsidR="006242DE" w:rsidRDefault="006242DE" w:rsidP="005D7048">
            <w:pPr>
              <w:rPr>
                <w:lang w:val="en-IN"/>
              </w:rPr>
            </w:pPr>
          </w:p>
        </w:tc>
      </w:tr>
    </w:tbl>
    <w:p w14:paraId="4943F7F0" w14:textId="77777777" w:rsidR="006242DE" w:rsidRDefault="006242DE" w:rsidP="00442E97">
      <w:pPr>
        <w:rPr>
          <w:lang w:val="en-IN"/>
        </w:rPr>
      </w:pPr>
    </w:p>
    <w:p w14:paraId="5355AD28" w14:textId="77777777" w:rsidR="000C0709" w:rsidRDefault="000C0709" w:rsidP="00442E97">
      <w:pPr>
        <w:rPr>
          <w:lang w:val="en-IN"/>
        </w:rPr>
      </w:pPr>
    </w:p>
    <w:p w14:paraId="18E0B5DE" w14:textId="3B202918" w:rsidR="00172543" w:rsidRDefault="008E3513" w:rsidP="00172543">
      <w:pPr>
        <w:pStyle w:val="Heading2"/>
        <w:rPr>
          <w:lang w:val="en-IN"/>
        </w:rPr>
      </w:pPr>
      <w:r>
        <w:rPr>
          <w:lang w:val="en-IN"/>
        </w:rPr>
        <w:t>Purchase</w:t>
      </w:r>
      <w:r w:rsidR="003F48C6">
        <w:rPr>
          <w:lang w:val="en-IN"/>
        </w:rPr>
        <w:t xml:space="preserve"> Entry</w:t>
      </w:r>
      <w:r w:rsidR="005E46AB">
        <w:rPr>
          <w:lang w:val="en-IN"/>
        </w:rPr>
        <w:t>/</w:t>
      </w:r>
      <w:r w:rsidR="00AB5EC2">
        <w:rPr>
          <w:lang w:val="en-IN"/>
        </w:rPr>
        <w:t>Receive</w:t>
      </w:r>
      <w:r w:rsidR="00E00312">
        <w:rPr>
          <w:lang w:val="en-IN"/>
        </w:rPr>
        <w:t>d-</w:t>
      </w:r>
      <w:r w:rsidR="00172543">
        <w:rPr>
          <w:lang w:val="en-IN"/>
        </w:rPr>
        <w:t>Bill</w:t>
      </w:r>
      <w:r w:rsidR="00FA584B">
        <w:rPr>
          <w:lang w:val="en-IN"/>
        </w:rPr>
        <w:t xml:space="preserve"> </w:t>
      </w:r>
      <w:r w:rsidR="00516E9D">
        <w:rPr>
          <w:lang w:val="en-IN"/>
        </w:rPr>
        <w:t>E</w:t>
      </w:r>
      <w:r w:rsidR="00FA584B">
        <w:rPr>
          <w:lang w:val="en-IN"/>
        </w:rPr>
        <w:t>ntry</w:t>
      </w:r>
    </w:p>
    <w:p w14:paraId="7FADD36C" w14:textId="77777777" w:rsidR="00727160" w:rsidRPr="00727160" w:rsidRDefault="00727160" w:rsidP="00727160">
      <w:pPr>
        <w:rPr>
          <w:lang w:val="en-IN"/>
        </w:rPr>
      </w:pPr>
      <w:r>
        <w:rPr>
          <w:lang w:val="en-IN"/>
        </w:rPr>
        <w:t xml:space="preserve">The form will show basic form fields to create a bill, if a user wants to enter more details:- he can click on “Advanced” </w:t>
      </w:r>
    </w:p>
    <w:p w14:paraId="4A94C4E7" w14:textId="760D7B34" w:rsidR="00D563F6" w:rsidRDefault="00E00312" w:rsidP="00442E97">
      <w:pPr>
        <w:rPr>
          <w:lang w:val="en-IN"/>
        </w:rPr>
      </w:pPr>
      <w:r>
        <w:rPr>
          <w:noProof/>
        </w:rPr>
        <w:lastRenderedPageBreak/>
        <w:drawing>
          <wp:inline distT="0" distB="0" distL="0" distR="0" wp14:anchorId="7E3C81A8" wp14:editId="1F91E653">
            <wp:extent cx="5731510" cy="2990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534F75" w14:paraId="4239FF74" w14:textId="77777777" w:rsidTr="009836D5">
        <w:tc>
          <w:tcPr>
            <w:tcW w:w="3005" w:type="dxa"/>
          </w:tcPr>
          <w:p w14:paraId="549F49EB" w14:textId="77777777" w:rsidR="00534F75" w:rsidRPr="006C008F" w:rsidRDefault="00534F75" w:rsidP="009836D5">
            <w:pPr>
              <w:rPr>
                <w:b/>
                <w:bCs/>
                <w:lang w:val="en-IN"/>
              </w:rPr>
            </w:pPr>
            <w:r w:rsidRPr="006C008F">
              <w:rPr>
                <w:b/>
                <w:bCs/>
                <w:lang w:val="en-IN"/>
              </w:rPr>
              <w:t>Field</w:t>
            </w:r>
          </w:p>
        </w:tc>
        <w:tc>
          <w:tcPr>
            <w:tcW w:w="3005" w:type="dxa"/>
          </w:tcPr>
          <w:p w14:paraId="7DE38C8A" w14:textId="77777777" w:rsidR="00534F75" w:rsidRPr="006C008F" w:rsidRDefault="00534F75" w:rsidP="009836D5">
            <w:pPr>
              <w:rPr>
                <w:b/>
                <w:bCs/>
                <w:lang w:val="en-IN"/>
              </w:rPr>
            </w:pPr>
            <w:r w:rsidRPr="006C008F">
              <w:rPr>
                <w:b/>
                <w:bCs/>
                <w:lang w:val="en-IN"/>
              </w:rPr>
              <w:t>Validations</w:t>
            </w:r>
          </w:p>
        </w:tc>
        <w:tc>
          <w:tcPr>
            <w:tcW w:w="3006" w:type="dxa"/>
          </w:tcPr>
          <w:p w14:paraId="1D9397F9" w14:textId="77777777" w:rsidR="00534F75" w:rsidRPr="00566441" w:rsidRDefault="00534F75" w:rsidP="009836D5">
            <w:pPr>
              <w:rPr>
                <w:b/>
                <w:bCs/>
                <w:lang w:val="en-IN"/>
              </w:rPr>
            </w:pPr>
            <w:r w:rsidRPr="00566441">
              <w:rPr>
                <w:b/>
                <w:bCs/>
                <w:lang w:val="en-IN"/>
              </w:rPr>
              <w:t>On Action</w:t>
            </w:r>
          </w:p>
        </w:tc>
      </w:tr>
      <w:tr w:rsidR="00534F75" w14:paraId="19AC8CE9" w14:textId="77777777" w:rsidTr="009836D5">
        <w:tc>
          <w:tcPr>
            <w:tcW w:w="3005" w:type="dxa"/>
          </w:tcPr>
          <w:p w14:paraId="4609D05E" w14:textId="77777777" w:rsidR="00534F75" w:rsidRDefault="00534F75" w:rsidP="009836D5">
            <w:pPr>
              <w:rPr>
                <w:lang w:val="en-IN"/>
              </w:rPr>
            </w:pPr>
            <w:r>
              <w:rPr>
                <w:lang w:val="en-IN"/>
              </w:rPr>
              <w:t>Date*</w:t>
            </w:r>
          </w:p>
        </w:tc>
        <w:tc>
          <w:tcPr>
            <w:tcW w:w="3005" w:type="dxa"/>
          </w:tcPr>
          <w:p w14:paraId="018B8E14" w14:textId="5D9D566B" w:rsidR="00534F75" w:rsidRPr="00A96946" w:rsidRDefault="00534F75" w:rsidP="00A96946">
            <w:pPr>
              <w:pStyle w:val="ListParagraph"/>
              <w:numPr>
                <w:ilvl w:val="0"/>
                <w:numId w:val="11"/>
              </w:numPr>
              <w:rPr>
                <w:lang w:val="en-IN"/>
              </w:rPr>
            </w:pPr>
            <w:r w:rsidRPr="00A96946">
              <w:rPr>
                <w:lang w:val="en-IN"/>
              </w:rPr>
              <w:t xml:space="preserve">Not Empty </w:t>
            </w:r>
          </w:p>
          <w:p w14:paraId="745296F6" w14:textId="497980DA" w:rsidR="00534F75" w:rsidRPr="00A96946" w:rsidRDefault="00534F75" w:rsidP="00A96946">
            <w:pPr>
              <w:pStyle w:val="ListParagraph"/>
              <w:numPr>
                <w:ilvl w:val="0"/>
                <w:numId w:val="11"/>
              </w:numPr>
              <w:rPr>
                <w:lang w:val="en-IN"/>
              </w:rPr>
            </w:pPr>
            <w:r w:rsidRPr="00A96946">
              <w:rPr>
                <w:lang w:val="en-IN"/>
              </w:rPr>
              <w:t>default “today”</w:t>
            </w:r>
          </w:p>
        </w:tc>
        <w:tc>
          <w:tcPr>
            <w:tcW w:w="3006" w:type="dxa"/>
            <w:vMerge w:val="restart"/>
          </w:tcPr>
          <w:p w14:paraId="1F765521" w14:textId="77777777" w:rsidR="00534F75" w:rsidRDefault="00534F75" w:rsidP="009836D5">
            <w:pPr>
              <w:jc w:val="center"/>
              <w:rPr>
                <w:lang w:val="en-IN"/>
              </w:rPr>
            </w:pPr>
            <w:r>
              <w:rPr>
                <w:lang w:val="en-IN"/>
              </w:rPr>
              <w:t>Save</w:t>
            </w:r>
          </w:p>
        </w:tc>
      </w:tr>
      <w:tr w:rsidR="00534F75" w14:paraId="43104F20" w14:textId="77777777" w:rsidTr="009836D5">
        <w:tc>
          <w:tcPr>
            <w:tcW w:w="3005" w:type="dxa"/>
          </w:tcPr>
          <w:p w14:paraId="0BA689C9" w14:textId="77777777" w:rsidR="00534F75" w:rsidRDefault="00534F75" w:rsidP="009836D5">
            <w:pPr>
              <w:rPr>
                <w:lang w:val="en-IN"/>
              </w:rPr>
            </w:pPr>
            <w:r>
              <w:rPr>
                <w:lang w:val="en-IN"/>
              </w:rPr>
              <w:t>Customer *</w:t>
            </w:r>
          </w:p>
        </w:tc>
        <w:tc>
          <w:tcPr>
            <w:tcW w:w="3005" w:type="dxa"/>
          </w:tcPr>
          <w:p w14:paraId="0F008DE8" w14:textId="77777777" w:rsidR="00534F75" w:rsidRDefault="00534F75" w:rsidP="009836D5">
            <w:pPr>
              <w:rPr>
                <w:lang w:val="en-IN"/>
              </w:rPr>
            </w:pPr>
            <w:r>
              <w:rPr>
                <w:lang w:val="en-IN"/>
              </w:rPr>
              <w:t>Not Empty</w:t>
            </w:r>
          </w:p>
          <w:p w14:paraId="2350C55D" w14:textId="77777777" w:rsidR="00534F75" w:rsidRDefault="00534F75" w:rsidP="009836D5">
            <w:pPr>
              <w:rPr>
                <w:lang w:val="en-IN"/>
              </w:rPr>
            </w:pPr>
          </w:p>
        </w:tc>
        <w:tc>
          <w:tcPr>
            <w:tcW w:w="3006" w:type="dxa"/>
            <w:vMerge/>
          </w:tcPr>
          <w:p w14:paraId="6CB05095" w14:textId="77777777" w:rsidR="00534F75" w:rsidRDefault="00534F75" w:rsidP="009836D5">
            <w:pPr>
              <w:rPr>
                <w:lang w:val="en-IN"/>
              </w:rPr>
            </w:pPr>
          </w:p>
        </w:tc>
      </w:tr>
      <w:tr w:rsidR="00534F75" w14:paraId="08FA9288" w14:textId="77777777" w:rsidTr="009836D5">
        <w:tc>
          <w:tcPr>
            <w:tcW w:w="3005" w:type="dxa"/>
          </w:tcPr>
          <w:p w14:paraId="0FF1503A" w14:textId="77777777" w:rsidR="00534F75" w:rsidRDefault="00534F75" w:rsidP="00534F75">
            <w:pPr>
              <w:rPr>
                <w:lang w:val="en-IN"/>
              </w:rPr>
            </w:pPr>
            <w:r w:rsidRPr="00CF4074">
              <w:rPr>
                <w:lang w:val="en-IN"/>
              </w:rPr>
              <w:t>Total Amount</w:t>
            </w:r>
            <w:r>
              <w:rPr>
                <w:lang w:val="en-IN"/>
              </w:rPr>
              <w:t xml:space="preserve"> (Gross)</w:t>
            </w:r>
          </w:p>
          <w:p w14:paraId="0DCE464B" w14:textId="77777777" w:rsidR="00534F75" w:rsidRDefault="00534F75" w:rsidP="009836D5">
            <w:pPr>
              <w:rPr>
                <w:lang w:val="en-IN"/>
              </w:rPr>
            </w:pPr>
          </w:p>
        </w:tc>
        <w:tc>
          <w:tcPr>
            <w:tcW w:w="3005" w:type="dxa"/>
          </w:tcPr>
          <w:p w14:paraId="7C410547" w14:textId="2F237484" w:rsidR="00534F75" w:rsidRDefault="00A96946" w:rsidP="00534F75">
            <w:pPr>
              <w:rPr>
                <w:lang w:val="en-IN"/>
              </w:rPr>
            </w:pPr>
            <w:r>
              <w:rPr>
                <w:lang w:val="en-IN"/>
              </w:rPr>
              <w:t>1.</w:t>
            </w:r>
            <w:r w:rsidR="00534F75">
              <w:rPr>
                <w:lang w:val="en-IN"/>
              </w:rPr>
              <w:t>Not Empty</w:t>
            </w:r>
          </w:p>
          <w:p w14:paraId="3DAB23FA" w14:textId="08887861" w:rsidR="00534F75" w:rsidRDefault="00A96946" w:rsidP="00534F75">
            <w:pPr>
              <w:rPr>
                <w:lang w:val="en-IN"/>
              </w:rPr>
            </w:pPr>
            <w:r>
              <w:rPr>
                <w:lang w:val="en-IN"/>
              </w:rPr>
              <w:t>2.</w:t>
            </w:r>
            <w:r w:rsidR="00534F75">
              <w:rPr>
                <w:lang w:val="en-IN"/>
              </w:rPr>
              <w:t>Numbers only</w:t>
            </w:r>
          </w:p>
          <w:p w14:paraId="3D6B6F95" w14:textId="77777777" w:rsidR="00534F75" w:rsidRDefault="00534F75" w:rsidP="009836D5">
            <w:pPr>
              <w:rPr>
                <w:lang w:val="en-IN"/>
              </w:rPr>
            </w:pPr>
          </w:p>
        </w:tc>
        <w:tc>
          <w:tcPr>
            <w:tcW w:w="3006" w:type="dxa"/>
          </w:tcPr>
          <w:p w14:paraId="5DA473C7" w14:textId="77777777" w:rsidR="00534F75" w:rsidRDefault="00534F75" w:rsidP="009836D5">
            <w:pPr>
              <w:rPr>
                <w:lang w:val="en-IN"/>
              </w:rPr>
            </w:pPr>
          </w:p>
        </w:tc>
      </w:tr>
      <w:tr w:rsidR="00DA5675" w14:paraId="02E21D19" w14:textId="77777777" w:rsidTr="009836D5">
        <w:tc>
          <w:tcPr>
            <w:tcW w:w="3005" w:type="dxa"/>
          </w:tcPr>
          <w:p w14:paraId="1A2E2CF4" w14:textId="1E5B1277" w:rsidR="00DA5675" w:rsidRPr="00CF4074" w:rsidRDefault="00DA5675" w:rsidP="00534F75">
            <w:pPr>
              <w:rPr>
                <w:lang w:val="en-IN"/>
              </w:rPr>
            </w:pPr>
            <w:r>
              <w:rPr>
                <w:lang w:val="en-IN"/>
              </w:rPr>
              <w:t xml:space="preserve">CGST,SGST,IGST, Extra Amount, Order Amount(Net)  </w:t>
            </w:r>
          </w:p>
        </w:tc>
        <w:tc>
          <w:tcPr>
            <w:tcW w:w="3005" w:type="dxa"/>
          </w:tcPr>
          <w:p w14:paraId="787F5F49" w14:textId="323827E5" w:rsidR="00DA5675" w:rsidRDefault="00DA5675" w:rsidP="00534F75">
            <w:pPr>
              <w:rPr>
                <w:lang w:val="en-IN"/>
              </w:rPr>
            </w:pPr>
            <w:r>
              <w:rPr>
                <w:lang w:val="en-IN"/>
              </w:rPr>
              <w:t>If value is present, it is number.</w:t>
            </w:r>
          </w:p>
        </w:tc>
        <w:tc>
          <w:tcPr>
            <w:tcW w:w="3006" w:type="dxa"/>
          </w:tcPr>
          <w:p w14:paraId="49775AC5" w14:textId="77777777" w:rsidR="00DA5675" w:rsidRDefault="00DA5675" w:rsidP="009836D5">
            <w:pPr>
              <w:rPr>
                <w:lang w:val="en-IN"/>
              </w:rPr>
            </w:pPr>
          </w:p>
        </w:tc>
      </w:tr>
    </w:tbl>
    <w:p w14:paraId="63B86726" w14:textId="77777777" w:rsidR="00534F75" w:rsidRDefault="00534F75" w:rsidP="00534F75">
      <w:pPr>
        <w:rPr>
          <w:lang w:val="en-IN"/>
        </w:rPr>
      </w:pPr>
    </w:p>
    <w:tbl>
      <w:tblPr>
        <w:tblStyle w:val="TableGrid"/>
        <w:tblW w:w="0" w:type="auto"/>
        <w:tblLook w:val="04A0" w:firstRow="1" w:lastRow="0" w:firstColumn="1" w:lastColumn="0" w:noHBand="0" w:noVBand="1"/>
      </w:tblPr>
      <w:tblGrid>
        <w:gridCol w:w="2456"/>
        <w:gridCol w:w="2497"/>
        <w:gridCol w:w="4063"/>
      </w:tblGrid>
      <w:tr w:rsidR="00534F75" w14:paraId="3AF14D2D" w14:textId="77777777" w:rsidTr="009836D5">
        <w:tc>
          <w:tcPr>
            <w:tcW w:w="3005" w:type="dxa"/>
          </w:tcPr>
          <w:p w14:paraId="345A058E" w14:textId="77777777" w:rsidR="00534F75" w:rsidRPr="00021D7B" w:rsidRDefault="00534F75" w:rsidP="009836D5">
            <w:pPr>
              <w:rPr>
                <w:b/>
                <w:bCs/>
                <w:lang w:val="en-IN"/>
              </w:rPr>
            </w:pPr>
            <w:r w:rsidRPr="00021D7B">
              <w:rPr>
                <w:b/>
                <w:bCs/>
                <w:lang w:val="en-IN"/>
              </w:rPr>
              <w:t>On Action</w:t>
            </w:r>
          </w:p>
        </w:tc>
        <w:tc>
          <w:tcPr>
            <w:tcW w:w="3005" w:type="dxa"/>
          </w:tcPr>
          <w:p w14:paraId="7C93EFE0" w14:textId="77777777" w:rsidR="00534F75" w:rsidRPr="00021D7B" w:rsidRDefault="00534F75" w:rsidP="009836D5">
            <w:pPr>
              <w:rPr>
                <w:b/>
                <w:bCs/>
                <w:lang w:val="en-IN"/>
              </w:rPr>
            </w:pPr>
            <w:r w:rsidRPr="00021D7B">
              <w:rPr>
                <w:b/>
                <w:bCs/>
                <w:lang w:val="en-IN"/>
              </w:rPr>
              <w:t>What to do</w:t>
            </w:r>
          </w:p>
        </w:tc>
        <w:tc>
          <w:tcPr>
            <w:tcW w:w="3006" w:type="dxa"/>
          </w:tcPr>
          <w:p w14:paraId="526655AA" w14:textId="77777777" w:rsidR="00534F75" w:rsidRPr="00021D7B" w:rsidRDefault="00534F75" w:rsidP="009836D5">
            <w:pPr>
              <w:rPr>
                <w:b/>
                <w:bCs/>
                <w:lang w:val="en-IN"/>
              </w:rPr>
            </w:pPr>
            <w:r w:rsidRPr="00021D7B">
              <w:rPr>
                <w:b/>
                <w:bCs/>
                <w:lang w:val="en-IN"/>
              </w:rPr>
              <w:t>API to use</w:t>
            </w:r>
          </w:p>
        </w:tc>
      </w:tr>
      <w:tr w:rsidR="00534F75" w14:paraId="5A30ADD9" w14:textId="77777777" w:rsidTr="009836D5">
        <w:tc>
          <w:tcPr>
            <w:tcW w:w="3005" w:type="dxa"/>
          </w:tcPr>
          <w:p w14:paraId="562A78D5" w14:textId="7BF0D70B" w:rsidR="00534F75" w:rsidRDefault="00534F75" w:rsidP="009836D5">
            <w:pPr>
              <w:rPr>
                <w:lang w:val="en-IN"/>
              </w:rPr>
            </w:pPr>
            <w:r>
              <w:rPr>
                <w:lang w:val="en-IN"/>
              </w:rPr>
              <w:t>Customer</w:t>
            </w:r>
            <w:r w:rsidR="005374D3">
              <w:rPr>
                <w:lang w:val="en-IN"/>
              </w:rPr>
              <w:t xml:space="preserve"> Search</w:t>
            </w:r>
          </w:p>
          <w:p w14:paraId="2DDC8D19" w14:textId="4E255115" w:rsidR="00534F75" w:rsidRDefault="00534F75" w:rsidP="009836D5">
            <w:pPr>
              <w:rPr>
                <w:lang w:val="en-IN"/>
              </w:rPr>
            </w:pPr>
            <w:r>
              <w:rPr>
                <w:lang w:val="en-IN"/>
              </w:rPr>
              <w:t xml:space="preserve">Type </w:t>
            </w:r>
            <w:ins w:id="93" w:author="nyadav.idmworks@outlook.com" w:date="2020-05-09T23:24:00Z">
              <w:r w:rsidR="008D2788">
                <w:rPr>
                  <w:lang w:val="en-IN"/>
                </w:rPr>
                <w:t>3</w:t>
              </w:r>
            </w:ins>
            <w:del w:id="94" w:author="nyadav.idmworks@outlook.com" w:date="2020-05-09T23:24:00Z">
              <w:r w:rsidDel="008D2788">
                <w:rPr>
                  <w:lang w:val="en-IN"/>
                </w:rPr>
                <w:delText>2</w:delText>
              </w:r>
            </w:del>
            <w:r>
              <w:rPr>
                <w:lang w:val="en-IN"/>
              </w:rPr>
              <w:t xml:space="preserve"> character – auto search</w:t>
            </w:r>
          </w:p>
        </w:tc>
        <w:tc>
          <w:tcPr>
            <w:tcW w:w="3005" w:type="dxa"/>
          </w:tcPr>
          <w:p w14:paraId="011DBFA5" w14:textId="162389AB" w:rsidR="00534F75" w:rsidRDefault="00534F75" w:rsidP="009836D5">
            <w:pPr>
              <w:rPr>
                <w:lang w:val="en-IN"/>
              </w:rPr>
            </w:pPr>
            <w:r>
              <w:rPr>
                <w:lang w:val="en-IN"/>
              </w:rPr>
              <w:t xml:space="preserve">Search </w:t>
            </w:r>
            <w:r w:rsidR="00D45C79">
              <w:rPr>
                <w:lang w:val="en-IN"/>
              </w:rPr>
              <w:t xml:space="preserve">Customer’s </w:t>
            </w:r>
            <w:r w:rsidR="00D45C79" w:rsidRPr="00104B45">
              <w:rPr>
                <w:b/>
                <w:bCs/>
                <w:lang w:val="en-IN"/>
              </w:rPr>
              <w:t>account</w:t>
            </w:r>
            <w:r w:rsidR="00D45C79">
              <w:rPr>
                <w:lang w:val="en-IN"/>
              </w:rPr>
              <w:t xml:space="preserve"> </w:t>
            </w:r>
            <w:r w:rsidR="008B06D6">
              <w:rPr>
                <w:lang w:val="en-IN"/>
              </w:rPr>
              <w:t>(not customer actually)</w:t>
            </w:r>
          </w:p>
        </w:tc>
        <w:tc>
          <w:tcPr>
            <w:tcW w:w="3006" w:type="dxa"/>
          </w:tcPr>
          <w:p w14:paraId="1F15EC37" w14:textId="77777777" w:rsidR="00262ED9" w:rsidRDefault="00262ED9" w:rsidP="00262ED9">
            <w:pPr>
              <w:rPr>
                <w:ins w:id="95" w:author="nyadav.idmworks@outlook.com" w:date="2020-05-09T23:25:00Z"/>
                <w:lang w:val="en-IN"/>
              </w:rPr>
            </w:pPr>
            <w:ins w:id="96" w:author="nyadav.idmworks@outlook.com" w:date="2020-05-09T23:25:00Z">
              <w:r>
                <w:rPr>
                  <w:lang w:val="en-IN"/>
                </w:rPr>
                <w:fldChar w:fldCharType="begin"/>
              </w:r>
              <w:r>
                <w:rPr>
                  <w:lang w:val="en-IN"/>
                </w:rPr>
                <w:instrText xml:space="preserve"> REF _Ref39957829 \h  \* MERGEFORMAT </w:instrText>
              </w:r>
            </w:ins>
            <w:r>
              <w:rPr>
                <w:lang w:val="en-IN"/>
              </w:rPr>
            </w:r>
            <w:ins w:id="97" w:author="nyadav.idmworks@outlook.com" w:date="2020-05-09T23:25:00Z">
              <w:r>
                <w:rPr>
                  <w:lang w:val="en-IN"/>
                </w:rPr>
                <w:fldChar w:fldCharType="separate"/>
              </w:r>
              <w:r>
                <w:rPr>
                  <w:lang w:val="en-IN"/>
                </w:rPr>
                <w:t>a</w:t>
              </w:r>
              <w:r w:rsidRPr="000163D8">
                <w:rPr>
                  <w:rFonts w:asciiTheme="majorHAnsi" w:eastAsiaTheme="majorEastAsia" w:hAnsiTheme="majorHAnsi" w:cstheme="majorBidi"/>
                  <w:color w:val="2F5496" w:themeColor="accent1" w:themeShade="BF"/>
                  <w:sz w:val="26"/>
                  <w:szCs w:val="26"/>
                  <w:lang w:val="en-IN"/>
                </w:rPr>
                <w:t>ccounting/getAccountsByNickName</w:t>
              </w:r>
              <w:r>
                <w:rPr>
                  <w:lang w:val="en-IN"/>
                </w:rPr>
                <w:fldChar w:fldCharType="end"/>
              </w:r>
            </w:ins>
          </w:p>
          <w:p w14:paraId="2713C18A" w14:textId="77777777" w:rsidR="00262ED9" w:rsidRDefault="00262ED9" w:rsidP="00262ED9">
            <w:pPr>
              <w:rPr>
                <w:ins w:id="98" w:author="nyadav.idmworks@outlook.com" w:date="2020-05-09T23:25:00Z"/>
                <w:lang w:val="en-IN"/>
              </w:rPr>
            </w:pPr>
          </w:p>
          <w:p w14:paraId="3BF49084" w14:textId="77777777" w:rsidR="00262ED9" w:rsidRDefault="00262ED9" w:rsidP="00262ED9">
            <w:pPr>
              <w:rPr>
                <w:ins w:id="99" w:author="nyadav.idmworks@outlook.com" w:date="2020-05-09T23:25:00Z"/>
                <w:lang w:val="en-IN"/>
              </w:rPr>
            </w:pPr>
            <w:ins w:id="100" w:author="nyadav.idmworks@outlook.com" w:date="2020-05-09T23:25:00Z">
              <w:r>
                <w:rPr>
                  <w:lang w:val="en-IN"/>
                </w:rPr>
                <w:t xml:space="preserve">Display Logic: This API will give you List&lt;AccountBean&gt; </w:t>
              </w:r>
            </w:ins>
          </w:p>
          <w:p w14:paraId="6D4DBBF6" w14:textId="3058F970" w:rsidR="00534F75" w:rsidRDefault="00262ED9" w:rsidP="00262ED9">
            <w:pPr>
              <w:rPr>
                <w:lang w:val="en-IN"/>
              </w:rPr>
            </w:pPr>
            <w:ins w:id="101" w:author="nyadav.idmworks@outlook.com" w:date="2020-05-09T23:25:00Z">
              <w:r w:rsidRPr="000163D8">
                <w:rPr>
                  <w:lang w:val="en-IN"/>
                </w:rPr>
                <w:t>You need to display “accountnickname” in the “Customer” List while you need to pass “OwnerID” for the select field.</w:t>
              </w:r>
            </w:ins>
          </w:p>
        </w:tc>
      </w:tr>
      <w:tr w:rsidR="00534F75" w14:paraId="5155B208" w14:textId="77777777" w:rsidTr="009836D5">
        <w:tc>
          <w:tcPr>
            <w:tcW w:w="3005" w:type="dxa"/>
          </w:tcPr>
          <w:p w14:paraId="188A4F5A" w14:textId="77777777" w:rsidR="00534F75" w:rsidRPr="00DB2824" w:rsidRDefault="00534F75" w:rsidP="009836D5">
            <w:pPr>
              <w:rPr>
                <w:color w:val="FF0000"/>
                <w:lang w:val="en-IN"/>
              </w:rPr>
            </w:pPr>
            <w:r w:rsidRPr="00DB2824">
              <w:rPr>
                <w:color w:val="FF0000"/>
                <w:lang w:val="en-IN"/>
              </w:rPr>
              <w:t>Save</w:t>
            </w:r>
          </w:p>
        </w:tc>
        <w:tc>
          <w:tcPr>
            <w:tcW w:w="3005" w:type="dxa"/>
          </w:tcPr>
          <w:p w14:paraId="0D12EA4B" w14:textId="39692CE1" w:rsidR="00534F75" w:rsidRPr="00DB2824" w:rsidRDefault="00534F75" w:rsidP="009836D5">
            <w:pPr>
              <w:rPr>
                <w:color w:val="FF0000"/>
                <w:lang w:val="en-IN"/>
              </w:rPr>
            </w:pPr>
            <w:r w:rsidRPr="00DB2824">
              <w:rPr>
                <w:color w:val="FF0000"/>
                <w:lang w:val="en-IN"/>
              </w:rPr>
              <w:t xml:space="preserve">Create </w:t>
            </w:r>
            <w:r w:rsidR="002F39B3" w:rsidRPr="00DB2824">
              <w:rPr>
                <w:color w:val="FF0000"/>
                <w:lang w:val="en-IN"/>
              </w:rPr>
              <w:t>Purchase Entry</w:t>
            </w:r>
          </w:p>
        </w:tc>
        <w:tc>
          <w:tcPr>
            <w:tcW w:w="3006" w:type="dxa"/>
          </w:tcPr>
          <w:p w14:paraId="29B2F45F" w14:textId="4AF819D5" w:rsidR="00534F75" w:rsidRDefault="002D4DB5" w:rsidP="009836D5">
            <w:pPr>
              <w:rPr>
                <w:lang w:val="en-IN"/>
              </w:rPr>
            </w:pPr>
            <w:r>
              <w:rPr>
                <w:lang w:val="en-IN"/>
              </w:rPr>
              <w:fldChar w:fldCharType="begin"/>
            </w:r>
            <w:r>
              <w:rPr>
                <w:lang w:val="en-IN"/>
              </w:rPr>
              <w:instrText xml:space="preserve"> REF _Ref39509516 \h </w:instrText>
            </w:r>
            <w:r>
              <w:rPr>
                <w:lang w:val="en-IN"/>
              </w:rPr>
            </w:r>
            <w:r>
              <w:rPr>
                <w:lang w:val="en-IN"/>
              </w:rPr>
              <w:fldChar w:fldCharType="separate"/>
            </w:r>
            <w:r w:rsidRPr="002571E1">
              <w:rPr>
                <w:rFonts w:asciiTheme="majorHAnsi" w:eastAsiaTheme="majorEastAsia" w:hAnsiTheme="majorHAnsi" w:cstheme="majorBidi"/>
                <w:color w:val="2F5496" w:themeColor="accent1" w:themeShade="BF"/>
                <w:sz w:val="26"/>
                <w:szCs w:val="26"/>
                <w:lang w:val="en-IN"/>
              </w:rPr>
              <w:t>/accounting/createPurchaseEntry</w:t>
            </w:r>
            <w:r>
              <w:rPr>
                <w:lang w:val="en-IN"/>
              </w:rPr>
              <w:fldChar w:fldCharType="end"/>
            </w:r>
          </w:p>
        </w:tc>
      </w:tr>
    </w:tbl>
    <w:p w14:paraId="4233B478" w14:textId="7A6A811E" w:rsidR="00534F75" w:rsidRDefault="00534F75" w:rsidP="00442E97">
      <w:pPr>
        <w:rPr>
          <w:lang w:val="en-IN"/>
        </w:rPr>
      </w:pPr>
    </w:p>
    <w:p w14:paraId="62E84A7E" w14:textId="047EA183" w:rsidR="00E260E9" w:rsidRDefault="00E260E9" w:rsidP="00442E97">
      <w:pPr>
        <w:rPr>
          <w:lang w:val="en-IN"/>
        </w:rPr>
      </w:pPr>
    </w:p>
    <w:p w14:paraId="0906DAFC" w14:textId="670BB875" w:rsidR="00E260E9" w:rsidRDefault="00E260E9" w:rsidP="00442E97">
      <w:pPr>
        <w:rPr>
          <w:lang w:val="en-IN"/>
        </w:rPr>
      </w:pPr>
    </w:p>
    <w:p w14:paraId="47B04236" w14:textId="4FE8E610" w:rsidR="00E260E9" w:rsidRDefault="00E260E9" w:rsidP="00442E97">
      <w:pPr>
        <w:rPr>
          <w:lang w:val="en-IN"/>
        </w:rPr>
      </w:pPr>
    </w:p>
    <w:p w14:paraId="34CEC27D" w14:textId="7B08049B" w:rsidR="00E260E9" w:rsidRDefault="00E260E9" w:rsidP="00442E97">
      <w:pPr>
        <w:rPr>
          <w:lang w:val="en-IN"/>
        </w:rPr>
      </w:pPr>
    </w:p>
    <w:p w14:paraId="7DA5AE48" w14:textId="77777777" w:rsidR="00E260E9" w:rsidRPr="00CF4074" w:rsidRDefault="00E260E9" w:rsidP="00442E97">
      <w:pPr>
        <w:rPr>
          <w:lang w:val="en-IN"/>
        </w:rPr>
      </w:pPr>
    </w:p>
    <w:p w14:paraId="3FE86A1B" w14:textId="7EDEBACD" w:rsidR="001B139A" w:rsidRDefault="001B139A" w:rsidP="001B139A">
      <w:pPr>
        <w:pStyle w:val="Heading2"/>
        <w:rPr>
          <w:lang w:val="en-IN"/>
        </w:rPr>
      </w:pPr>
      <w:r>
        <w:rPr>
          <w:lang w:val="en-IN"/>
        </w:rPr>
        <w:lastRenderedPageBreak/>
        <w:t xml:space="preserve">List </w:t>
      </w:r>
      <w:r w:rsidR="00903163">
        <w:rPr>
          <w:lang w:val="en-IN"/>
        </w:rPr>
        <w:t>Purchase</w:t>
      </w:r>
      <w:r w:rsidR="00B348C2">
        <w:rPr>
          <w:lang w:val="en-IN"/>
        </w:rPr>
        <w:t>s</w:t>
      </w:r>
    </w:p>
    <w:p w14:paraId="41B146B4" w14:textId="2000F7DD" w:rsidR="00DC5DDE" w:rsidRDefault="00DC5DDE" w:rsidP="00DC5DDE">
      <w:pPr>
        <w:rPr>
          <w:lang w:val="en-IN"/>
        </w:rPr>
      </w:pPr>
      <w:r>
        <w:rPr>
          <w:noProof/>
        </w:rPr>
        <w:drawing>
          <wp:inline distT="0" distB="0" distL="0" distR="0" wp14:anchorId="6031A0C4" wp14:editId="6AF163FB">
            <wp:extent cx="4448175" cy="5591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5591175"/>
                    </a:xfrm>
                    <a:prstGeom prst="rect">
                      <a:avLst/>
                    </a:prstGeom>
                  </pic:spPr>
                </pic:pic>
              </a:graphicData>
            </a:graphic>
          </wp:inline>
        </w:drawing>
      </w:r>
    </w:p>
    <w:p w14:paraId="11AEBB3F" w14:textId="1A4623AF" w:rsidR="00DC5DDE" w:rsidRDefault="006D6EC4" w:rsidP="00DC5DDE">
      <w:pPr>
        <w:rPr>
          <w:lang w:val="en-IN"/>
        </w:rPr>
      </w:pPr>
      <w:r>
        <w:rPr>
          <w:lang w:val="en-IN"/>
        </w:rPr>
        <w:t>Search Panel</w:t>
      </w:r>
    </w:p>
    <w:p w14:paraId="0FD3A4A7" w14:textId="4BE9F394" w:rsidR="006D6EC4" w:rsidRDefault="006D6EC4" w:rsidP="00DC5DDE">
      <w:pPr>
        <w:rPr>
          <w:lang w:val="en-IN"/>
        </w:rPr>
      </w:pPr>
      <w:r>
        <w:rPr>
          <w:lang w:val="en-IN"/>
        </w:rPr>
        <w:t>Same as Delivery</w:t>
      </w:r>
    </w:p>
    <w:p w14:paraId="2289EAC9" w14:textId="77777777" w:rsidR="00DC5DDE" w:rsidRPr="001F5EED" w:rsidRDefault="00DC5DDE" w:rsidP="001F5EED">
      <w:pPr>
        <w:rPr>
          <w:lang w:val="en-IN"/>
        </w:rPr>
      </w:pPr>
    </w:p>
    <w:p w14:paraId="1CAA6E23" w14:textId="77777777" w:rsidR="00737257" w:rsidRPr="00C52E80" w:rsidRDefault="00737257" w:rsidP="00C52E80">
      <w:pPr>
        <w:rPr>
          <w:lang w:val="en-IN"/>
        </w:rPr>
      </w:pPr>
    </w:p>
    <w:p w14:paraId="523B57B0" w14:textId="6E11D21F" w:rsidR="001B139A" w:rsidRDefault="001B139A" w:rsidP="00442E97">
      <w:pPr>
        <w:rPr>
          <w:lang w:val="en-IN"/>
        </w:rPr>
      </w:pPr>
    </w:p>
    <w:p w14:paraId="60928C80" w14:textId="3C8DD5EA" w:rsidR="00E260E9" w:rsidRDefault="00E260E9" w:rsidP="00442E97">
      <w:pPr>
        <w:rPr>
          <w:lang w:val="en-IN"/>
        </w:rPr>
      </w:pPr>
    </w:p>
    <w:p w14:paraId="28545045" w14:textId="45982DE0" w:rsidR="00E260E9" w:rsidRDefault="00E260E9" w:rsidP="00442E97">
      <w:pPr>
        <w:rPr>
          <w:lang w:val="en-IN"/>
        </w:rPr>
      </w:pPr>
    </w:p>
    <w:p w14:paraId="7A24B6CC" w14:textId="6D85BACD" w:rsidR="00E260E9" w:rsidRDefault="00E260E9" w:rsidP="00442E97">
      <w:pPr>
        <w:rPr>
          <w:lang w:val="en-IN"/>
        </w:rPr>
      </w:pPr>
    </w:p>
    <w:p w14:paraId="3E5C2CB4" w14:textId="77777777" w:rsidR="00E260E9" w:rsidRDefault="00E260E9" w:rsidP="00442E97">
      <w:pPr>
        <w:rPr>
          <w:lang w:val="en-IN"/>
        </w:rPr>
      </w:pPr>
    </w:p>
    <w:p w14:paraId="499FD886" w14:textId="05C533E0" w:rsidR="00B91467" w:rsidRDefault="00B91467" w:rsidP="00442E97">
      <w:pPr>
        <w:rPr>
          <w:lang w:val="en-IN"/>
        </w:rPr>
      </w:pPr>
    </w:p>
    <w:p w14:paraId="7963CD1F" w14:textId="7F029540" w:rsidR="00E260E9" w:rsidRDefault="00E260E9" w:rsidP="00442E97">
      <w:pPr>
        <w:rPr>
          <w:lang w:val="en-IN"/>
        </w:rPr>
      </w:pPr>
    </w:p>
    <w:p w14:paraId="14426180" w14:textId="77777777" w:rsidR="00B91467" w:rsidRDefault="00B91467" w:rsidP="00442E97">
      <w:pPr>
        <w:rPr>
          <w:lang w:val="en-IN"/>
        </w:rPr>
      </w:pPr>
    </w:p>
    <w:p w14:paraId="51A336A7" w14:textId="77777777" w:rsidR="00B91467" w:rsidRPr="006F593F" w:rsidRDefault="00B91467" w:rsidP="00B91467">
      <w:pPr>
        <w:rPr>
          <w:b/>
          <w:bCs/>
          <w:lang w:val="en-IN"/>
        </w:rPr>
      </w:pPr>
      <w:r w:rsidRPr="006F593F">
        <w:rPr>
          <w:b/>
          <w:bCs/>
          <w:lang w:val="en-IN"/>
        </w:rPr>
        <w:t xml:space="preserve">Search Panel explaination below: </w:t>
      </w:r>
    </w:p>
    <w:p w14:paraId="7D74859F" w14:textId="3CB6D205" w:rsidR="00AA03FF" w:rsidRDefault="00486ED0" w:rsidP="00B91467">
      <w:pPr>
        <w:rPr>
          <w:lang w:val="en-IN"/>
        </w:rPr>
      </w:pPr>
      <w:r>
        <w:rPr>
          <w:noProof/>
        </w:rPr>
        <w:drawing>
          <wp:inline distT="0" distB="0" distL="0" distR="0" wp14:anchorId="51E40B36" wp14:editId="348EFFD1">
            <wp:extent cx="4219575" cy="2228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p w14:paraId="5677F6AA" w14:textId="1EBA59C0" w:rsidR="0019249D" w:rsidRDefault="0019249D" w:rsidP="00B91467">
      <w:pPr>
        <w:rPr>
          <w:b/>
          <w:bCs/>
          <w:lang w:val="en-IN"/>
        </w:rPr>
      </w:pPr>
    </w:p>
    <w:p w14:paraId="2AA5646C" w14:textId="260A5954" w:rsidR="0019249D" w:rsidRDefault="0019249D" w:rsidP="00B91467">
      <w:pPr>
        <w:rPr>
          <w:b/>
          <w:bCs/>
          <w:lang w:val="en-IN"/>
        </w:rPr>
      </w:pPr>
    </w:p>
    <w:p w14:paraId="7611BA0A" w14:textId="211AF943" w:rsidR="0019249D" w:rsidRDefault="0019249D" w:rsidP="00B91467">
      <w:pPr>
        <w:rPr>
          <w:b/>
          <w:bCs/>
          <w:lang w:val="en-IN"/>
        </w:rPr>
      </w:pPr>
    </w:p>
    <w:p w14:paraId="22D93AE9" w14:textId="02B5BFA2" w:rsidR="0019249D" w:rsidRDefault="0019249D" w:rsidP="00B91467">
      <w:pPr>
        <w:rPr>
          <w:b/>
          <w:bCs/>
          <w:lang w:val="en-IN"/>
        </w:rPr>
      </w:pPr>
    </w:p>
    <w:p w14:paraId="11856C2B" w14:textId="46935795" w:rsidR="0019249D" w:rsidRDefault="0019249D" w:rsidP="00B91467">
      <w:pPr>
        <w:rPr>
          <w:b/>
          <w:bCs/>
          <w:lang w:val="en-IN"/>
        </w:rPr>
      </w:pPr>
    </w:p>
    <w:p w14:paraId="1D93D52F" w14:textId="4B662EAF" w:rsidR="0019249D" w:rsidRDefault="0019249D" w:rsidP="00B91467">
      <w:pPr>
        <w:rPr>
          <w:b/>
          <w:bCs/>
          <w:lang w:val="en-IN"/>
        </w:rPr>
      </w:pPr>
    </w:p>
    <w:p w14:paraId="2A19DBC6" w14:textId="3D10F97F" w:rsidR="0019249D" w:rsidRDefault="0019249D" w:rsidP="00B91467">
      <w:pPr>
        <w:rPr>
          <w:b/>
          <w:bCs/>
          <w:lang w:val="en-IN"/>
        </w:rPr>
      </w:pPr>
    </w:p>
    <w:p w14:paraId="4F404A50" w14:textId="706FBC58" w:rsidR="0019249D" w:rsidRDefault="0019249D" w:rsidP="00B91467">
      <w:pPr>
        <w:rPr>
          <w:b/>
          <w:bCs/>
          <w:lang w:val="en-IN"/>
        </w:rPr>
      </w:pPr>
    </w:p>
    <w:p w14:paraId="099981A5" w14:textId="610F4C37" w:rsidR="0019249D" w:rsidRDefault="0019249D" w:rsidP="00B91467">
      <w:pPr>
        <w:rPr>
          <w:b/>
          <w:bCs/>
          <w:lang w:val="en-IN"/>
        </w:rPr>
      </w:pPr>
    </w:p>
    <w:p w14:paraId="22EBB971" w14:textId="4835E743" w:rsidR="0019249D" w:rsidRDefault="0019249D" w:rsidP="00B91467">
      <w:pPr>
        <w:rPr>
          <w:b/>
          <w:bCs/>
          <w:lang w:val="en-IN"/>
        </w:rPr>
      </w:pPr>
    </w:p>
    <w:p w14:paraId="26324E0A" w14:textId="2F7FC277" w:rsidR="004A3D9D" w:rsidRDefault="004A3D9D" w:rsidP="004A3D9D">
      <w:pPr>
        <w:pStyle w:val="Heading2"/>
        <w:rPr>
          <w:lang w:val="en-IN"/>
        </w:rPr>
      </w:pPr>
      <w:r>
        <w:rPr>
          <w:lang w:val="en-IN"/>
        </w:rPr>
        <w:lastRenderedPageBreak/>
        <w:t>Create Expense</w:t>
      </w:r>
    </w:p>
    <w:p w14:paraId="72E89864" w14:textId="28422A93" w:rsidR="00D563F6" w:rsidRDefault="00742D22" w:rsidP="00442E97">
      <w:pPr>
        <w:rPr>
          <w:lang w:val="en-IN"/>
        </w:rPr>
      </w:pPr>
      <w:r>
        <w:rPr>
          <w:noProof/>
        </w:rPr>
        <w:drawing>
          <wp:inline distT="0" distB="0" distL="0" distR="0" wp14:anchorId="0D6809EB" wp14:editId="50BD754C">
            <wp:extent cx="5731510" cy="443293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2935"/>
                    </a:xfrm>
                    <a:prstGeom prst="rect">
                      <a:avLst/>
                    </a:prstGeom>
                  </pic:spPr>
                </pic:pic>
              </a:graphicData>
            </a:graphic>
          </wp:inline>
        </w:drawing>
      </w:r>
    </w:p>
    <w:p w14:paraId="42DEFC6E" w14:textId="7B961EBD" w:rsidR="00997895" w:rsidRDefault="00997895" w:rsidP="00442E97">
      <w:pPr>
        <w:rPr>
          <w:lang w:val="en-IN"/>
        </w:rPr>
      </w:pPr>
    </w:p>
    <w:p w14:paraId="73A241B3" w14:textId="0A91DD00" w:rsidR="005C6937" w:rsidRDefault="005C6937"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4586DE08" w14:textId="77777777" w:rsidTr="009836D5">
        <w:tc>
          <w:tcPr>
            <w:tcW w:w="3005" w:type="dxa"/>
          </w:tcPr>
          <w:p w14:paraId="31F4DADF" w14:textId="77777777" w:rsidR="0011040F" w:rsidRPr="006C008F" w:rsidRDefault="0011040F" w:rsidP="009836D5">
            <w:pPr>
              <w:rPr>
                <w:b/>
                <w:bCs/>
                <w:lang w:val="en-IN"/>
              </w:rPr>
            </w:pPr>
            <w:r w:rsidRPr="006C008F">
              <w:rPr>
                <w:b/>
                <w:bCs/>
                <w:lang w:val="en-IN"/>
              </w:rPr>
              <w:t>Field</w:t>
            </w:r>
          </w:p>
        </w:tc>
        <w:tc>
          <w:tcPr>
            <w:tcW w:w="3005" w:type="dxa"/>
          </w:tcPr>
          <w:p w14:paraId="197D6D43" w14:textId="77777777" w:rsidR="0011040F" w:rsidRPr="006C008F" w:rsidRDefault="0011040F" w:rsidP="009836D5">
            <w:pPr>
              <w:rPr>
                <w:b/>
                <w:bCs/>
                <w:lang w:val="en-IN"/>
              </w:rPr>
            </w:pPr>
            <w:r w:rsidRPr="006C008F">
              <w:rPr>
                <w:b/>
                <w:bCs/>
                <w:lang w:val="en-IN"/>
              </w:rPr>
              <w:t>Validations</w:t>
            </w:r>
          </w:p>
        </w:tc>
        <w:tc>
          <w:tcPr>
            <w:tcW w:w="3006" w:type="dxa"/>
          </w:tcPr>
          <w:p w14:paraId="7BD56B6B" w14:textId="77777777" w:rsidR="0011040F" w:rsidRPr="00566441" w:rsidRDefault="0011040F" w:rsidP="009836D5">
            <w:pPr>
              <w:rPr>
                <w:b/>
                <w:bCs/>
                <w:lang w:val="en-IN"/>
              </w:rPr>
            </w:pPr>
            <w:r w:rsidRPr="00566441">
              <w:rPr>
                <w:b/>
                <w:bCs/>
                <w:lang w:val="en-IN"/>
              </w:rPr>
              <w:t>On Action</w:t>
            </w:r>
          </w:p>
        </w:tc>
      </w:tr>
      <w:tr w:rsidR="0011040F" w14:paraId="23FD900E" w14:textId="77777777" w:rsidTr="009836D5">
        <w:tc>
          <w:tcPr>
            <w:tcW w:w="3005" w:type="dxa"/>
          </w:tcPr>
          <w:p w14:paraId="6200C3FA" w14:textId="4B474970" w:rsidR="0011040F" w:rsidRDefault="0011040F" w:rsidP="009836D5">
            <w:pPr>
              <w:rPr>
                <w:lang w:val="en-IN"/>
              </w:rPr>
            </w:pPr>
            <w:r>
              <w:rPr>
                <w:lang w:val="en-IN"/>
              </w:rPr>
              <w:t>Date</w:t>
            </w:r>
          </w:p>
        </w:tc>
        <w:tc>
          <w:tcPr>
            <w:tcW w:w="3005" w:type="dxa"/>
          </w:tcPr>
          <w:p w14:paraId="526B3D50" w14:textId="77777777" w:rsidR="0011040F" w:rsidRPr="00A96946" w:rsidRDefault="0011040F" w:rsidP="009836D5">
            <w:pPr>
              <w:pStyle w:val="ListParagraph"/>
              <w:numPr>
                <w:ilvl w:val="0"/>
                <w:numId w:val="12"/>
              </w:numPr>
              <w:rPr>
                <w:lang w:val="en-IN"/>
              </w:rPr>
            </w:pPr>
            <w:r w:rsidRPr="00A96946">
              <w:rPr>
                <w:lang w:val="en-IN"/>
              </w:rPr>
              <w:t xml:space="preserve">Not Empty </w:t>
            </w:r>
          </w:p>
          <w:p w14:paraId="09D2FFF8" w14:textId="77777777" w:rsidR="0011040F" w:rsidRPr="00A96946" w:rsidRDefault="0011040F" w:rsidP="009836D5">
            <w:pPr>
              <w:pStyle w:val="ListParagraph"/>
              <w:numPr>
                <w:ilvl w:val="0"/>
                <w:numId w:val="12"/>
              </w:numPr>
              <w:rPr>
                <w:lang w:val="en-IN"/>
              </w:rPr>
            </w:pPr>
            <w:r w:rsidRPr="00A96946">
              <w:rPr>
                <w:lang w:val="en-IN"/>
              </w:rPr>
              <w:t>default “today”</w:t>
            </w:r>
          </w:p>
        </w:tc>
        <w:tc>
          <w:tcPr>
            <w:tcW w:w="3006" w:type="dxa"/>
          </w:tcPr>
          <w:p w14:paraId="7EB294A6" w14:textId="77777777" w:rsidR="0011040F" w:rsidRDefault="0011040F" w:rsidP="009836D5">
            <w:pPr>
              <w:jc w:val="center"/>
              <w:rPr>
                <w:lang w:val="en-IN"/>
              </w:rPr>
            </w:pPr>
            <w:r>
              <w:rPr>
                <w:lang w:val="en-IN"/>
              </w:rPr>
              <w:t>Save</w:t>
            </w:r>
          </w:p>
        </w:tc>
      </w:tr>
      <w:tr w:rsidR="0011040F" w14:paraId="5089AD1D" w14:textId="77777777" w:rsidTr="009836D5">
        <w:tc>
          <w:tcPr>
            <w:tcW w:w="3005" w:type="dxa"/>
          </w:tcPr>
          <w:p w14:paraId="24775497" w14:textId="77777777" w:rsidR="0011040F" w:rsidRDefault="0011040F" w:rsidP="009836D5">
            <w:pPr>
              <w:rPr>
                <w:lang w:val="en-IN"/>
              </w:rPr>
            </w:pPr>
            <w:r w:rsidRPr="00CF4074">
              <w:rPr>
                <w:lang w:val="en-IN"/>
              </w:rPr>
              <w:t>Total Amount</w:t>
            </w:r>
            <w:r>
              <w:rPr>
                <w:lang w:val="en-IN"/>
              </w:rPr>
              <w:t xml:space="preserve"> (Gross)</w:t>
            </w:r>
          </w:p>
          <w:p w14:paraId="10F4E260" w14:textId="77777777" w:rsidR="0011040F" w:rsidRDefault="0011040F" w:rsidP="009836D5">
            <w:pPr>
              <w:rPr>
                <w:lang w:val="en-IN"/>
              </w:rPr>
            </w:pPr>
          </w:p>
        </w:tc>
        <w:tc>
          <w:tcPr>
            <w:tcW w:w="3005" w:type="dxa"/>
          </w:tcPr>
          <w:p w14:paraId="1D9D3539" w14:textId="77777777" w:rsidR="0011040F" w:rsidRDefault="0011040F" w:rsidP="009836D5">
            <w:pPr>
              <w:rPr>
                <w:lang w:val="en-IN"/>
              </w:rPr>
            </w:pPr>
            <w:r>
              <w:rPr>
                <w:lang w:val="en-IN"/>
              </w:rPr>
              <w:t>1.Not Empty</w:t>
            </w:r>
          </w:p>
          <w:p w14:paraId="2093DA8A" w14:textId="08D933F8" w:rsidR="0011040F" w:rsidRDefault="0011040F" w:rsidP="009836D5">
            <w:pPr>
              <w:rPr>
                <w:lang w:val="en-IN"/>
              </w:rPr>
            </w:pPr>
            <w:r>
              <w:rPr>
                <w:lang w:val="en-IN"/>
              </w:rPr>
              <w:t>2.Numbers only</w:t>
            </w:r>
          </w:p>
        </w:tc>
        <w:tc>
          <w:tcPr>
            <w:tcW w:w="3006" w:type="dxa"/>
          </w:tcPr>
          <w:p w14:paraId="6333AD3B" w14:textId="77777777" w:rsidR="0011040F" w:rsidRDefault="0011040F" w:rsidP="009836D5">
            <w:pPr>
              <w:rPr>
                <w:lang w:val="en-IN"/>
              </w:rPr>
            </w:pPr>
          </w:p>
        </w:tc>
      </w:tr>
      <w:tr w:rsidR="0011040F" w14:paraId="3D278E81" w14:textId="77777777" w:rsidTr="009836D5">
        <w:tc>
          <w:tcPr>
            <w:tcW w:w="3005" w:type="dxa"/>
          </w:tcPr>
          <w:p w14:paraId="4CC314F7" w14:textId="5B32ABF5" w:rsidR="0011040F" w:rsidRPr="00CF4074" w:rsidRDefault="00CE17FE" w:rsidP="009836D5">
            <w:pPr>
              <w:rPr>
                <w:lang w:val="en-IN"/>
              </w:rPr>
            </w:pPr>
            <w:r>
              <w:rPr>
                <w:lang w:val="en-IN"/>
              </w:rPr>
              <w:t>To Party (Name)</w:t>
            </w:r>
            <w:r w:rsidR="0011040F">
              <w:rPr>
                <w:lang w:val="en-IN"/>
              </w:rPr>
              <w:t xml:space="preserve">  </w:t>
            </w:r>
          </w:p>
        </w:tc>
        <w:tc>
          <w:tcPr>
            <w:tcW w:w="3005" w:type="dxa"/>
          </w:tcPr>
          <w:p w14:paraId="4993335D" w14:textId="77777777" w:rsidR="0011040F" w:rsidRDefault="00CE17FE" w:rsidP="009836D5">
            <w:pPr>
              <w:rPr>
                <w:lang w:val="en-IN"/>
              </w:rPr>
            </w:pPr>
            <w:r>
              <w:rPr>
                <w:lang w:val="en-IN"/>
              </w:rPr>
              <w:t>Not Empty</w:t>
            </w:r>
          </w:p>
          <w:p w14:paraId="1F329FD4" w14:textId="77777777" w:rsidR="00CE17FE" w:rsidRDefault="00CE17FE" w:rsidP="009836D5">
            <w:pPr>
              <w:rPr>
                <w:ins w:id="102" w:author="nyadav.idmworks@outlook.com" w:date="2020-05-10T00:03:00Z"/>
                <w:lang w:val="en-IN"/>
              </w:rPr>
            </w:pPr>
            <w:r>
              <w:rPr>
                <w:lang w:val="en-IN"/>
              </w:rPr>
              <w:t>Atleast 3 characters</w:t>
            </w:r>
          </w:p>
          <w:p w14:paraId="730822FE" w14:textId="0307B602" w:rsidR="00AC340D" w:rsidRDefault="00AC340D" w:rsidP="009836D5">
            <w:pPr>
              <w:rPr>
                <w:lang w:val="en-IN"/>
              </w:rPr>
            </w:pPr>
            <w:ins w:id="103" w:author="nyadav.idmworks@outlook.com" w:date="2020-05-10T00:03:00Z">
              <w:r>
                <w:rPr>
                  <w:lang w:val="en-IN"/>
                </w:rPr>
                <w:t>Auto Fill Type</w:t>
              </w:r>
            </w:ins>
          </w:p>
        </w:tc>
        <w:tc>
          <w:tcPr>
            <w:tcW w:w="3006" w:type="dxa"/>
          </w:tcPr>
          <w:p w14:paraId="1A334D42" w14:textId="77777777" w:rsidR="0011040F" w:rsidRDefault="0011040F" w:rsidP="009836D5">
            <w:pPr>
              <w:rPr>
                <w:lang w:val="en-IN"/>
              </w:rPr>
            </w:pPr>
          </w:p>
        </w:tc>
      </w:tr>
      <w:tr w:rsidR="00FC1919" w14:paraId="3A422F1D" w14:textId="77777777" w:rsidTr="009836D5">
        <w:tc>
          <w:tcPr>
            <w:tcW w:w="3005" w:type="dxa"/>
          </w:tcPr>
          <w:p w14:paraId="2BD8F9E4" w14:textId="62D8A0BD" w:rsidR="00FC1919" w:rsidRDefault="00FC1919" w:rsidP="009836D5">
            <w:pPr>
              <w:rPr>
                <w:lang w:val="en-IN"/>
              </w:rPr>
            </w:pPr>
            <w:r>
              <w:rPr>
                <w:lang w:val="en-IN"/>
              </w:rPr>
              <w:t>Category</w:t>
            </w:r>
          </w:p>
        </w:tc>
        <w:tc>
          <w:tcPr>
            <w:tcW w:w="3005" w:type="dxa"/>
          </w:tcPr>
          <w:p w14:paraId="3DF76A9B" w14:textId="43AD9ACE" w:rsidR="00FC1919" w:rsidRDefault="00FC1919" w:rsidP="009836D5">
            <w:pPr>
              <w:rPr>
                <w:lang w:val="en-IN"/>
              </w:rPr>
            </w:pPr>
            <w:r>
              <w:rPr>
                <w:lang w:val="en-IN"/>
              </w:rPr>
              <w:t>Not Empty</w:t>
            </w:r>
          </w:p>
        </w:tc>
        <w:tc>
          <w:tcPr>
            <w:tcW w:w="3006" w:type="dxa"/>
          </w:tcPr>
          <w:p w14:paraId="57C1A0C9" w14:textId="77777777" w:rsidR="00FC1919" w:rsidRDefault="00FC1919" w:rsidP="009836D5">
            <w:pPr>
              <w:rPr>
                <w:lang w:val="en-IN"/>
              </w:rPr>
            </w:pPr>
          </w:p>
        </w:tc>
      </w:tr>
      <w:tr w:rsidR="00941D5D" w14:paraId="0DE5AE90" w14:textId="77777777" w:rsidTr="009836D5">
        <w:tc>
          <w:tcPr>
            <w:tcW w:w="3005" w:type="dxa"/>
          </w:tcPr>
          <w:p w14:paraId="439D7176" w14:textId="2FD98ECC" w:rsidR="00941D5D" w:rsidRDefault="00CB5DDC" w:rsidP="009836D5">
            <w:pPr>
              <w:rPr>
                <w:lang w:val="en-IN"/>
              </w:rPr>
            </w:pPr>
            <w:r>
              <w:rPr>
                <w:lang w:val="en-IN"/>
              </w:rPr>
              <w:t>Include in calculation, Paid</w:t>
            </w:r>
          </w:p>
        </w:tc>
        <w:tc>
          <w:tcPr>
            <w:tcW w:w="3005" w:type="dxa"/>
          </w:tcPr>
          <w:p w14:paraId="0A16884C" w14:textId="2219EDF0" w:rsidR="00941D5D" w:rsidRDefault="00CB5DDC" w:rsidP="009836D5">
            <w:pPr>
              <w:rPr>
                <w:lang w:val="en-IN"/>
              </w:rPr>
            </w:pPr>
            <w:r>
              <w:rPr>
                <w:lang w:val="en-IN"/>
              </w:rPr>
              <w:t>Default “Yes/On”</w:t>
            </w:r>
          </w:p>
        </w:tc>
        <w:tc>
          <w:tcPr>
            <w:tcW w:w="3006" w:type="dxa"/>
          </w:tcPr>
          <w:p w14:paraId="1D778994" w14:textId="77777777" w:rsidR="00941D5D" w:rsidRDefault="00941D5D" w:rsidP="009836D5">
            <w:pPr>
              <w:rPr>
                <w:lang w:val="en-IN"/>
              </w:rPr>
            </w:pPr>
          </w:p>
        </w:tc>
      </w:tr>
      <w:tr w:rsidR="00672388" w14:paraId="609E6499" w14:textId="77777777" w:rsidTr="009836D5">
        <w:tc>
          <w:tcPr>
            <w:tcW w:w="3005" w:type="dxa"/>
          </w:tcPr>
          <w:p w14:paraId="35EB1D72" w14:textId="2AC9ED83" w:rsidR="00672388" w:rsidRDefault="009139BD" w:rsidP="009836D5">
            <w:pPr>
              <w:rPr>
                <w:lang w:val="en-IN"/>
              </w:rPr>
            </w:pPr>
            <w:r>
              <w:rPr>
                <w:lang w:val="en-IN"/>
              </w:rPr>
              <w:t>Include in CA Report</w:t>
            </w:r>
          </w:p>
        </w:tc>
        <w:tc>
          <w:tcPr>
            <w:tcW w:w="3005" w:type="dxa"/>
          </w:tcPr>
          <w:p w14:paraId="17D57DF3" w14:textId="3702D60C" w:rsidR="00672388" w:rsidRDefault="009139BD" w:rsidP="009836D5">
            <w:pPr>
              <w:rPr>
                <w:lang w:val="en-IN"/>
              </w:rPr>
            </w:pPr>
            <w:r>
              <w:rPr>
                <w:lang w:val="en-IN"/>
              </w:rPr>
              <w:t>Default  “False”</w:t>
            </w:r>
          </w:p>
        </w:tc>
        <w:tc>
          <w:tcPr>
            <w:tcW w:w="3006" w:type="dxa"/>
          </w:tcPr>
          <w:p w14:paraId="744D9D74" w14:textId="77777777" w:rsidR="00672388" w:rsidRDefault="00672388" w:rsidP="009836D5">
            <w:pPr>
              <w:rPr>
                <w:lang w:val="en-IN"/>
              </w:rPr>
            </w:pPr>
          </w:p>
        </w:tc>
      </w:tr>
      <w:tr w:rsidR="00AC340D" w14:paraId="1A2A8CC2" w14:textId="77777777" w:rsidTr="009836D5">
        <w:trPr>
          <w:ins w:id="104" w:author="nyadav.idmworks@outlook.com" w:date="2020-05-10T00:04:00Z"/>
        </w:trPr>
        <w:tc>
          <w:tcPr>
            <w:tcW w:w="3005" w:type="dxa"/>
          </w:tcPr>
          <w:p w14:paraId="5E0ED96B" w14:textId="073E393B" w:rsidR="00AC340D" w:rsidRDefault="00AC340D" w:rsidP="009836D5">
            <w:pPr>
              <w:rPr>
                <w:ins w:id="105" w:author="nyadav.idmworks@outlook.com" w:date="2020-05-10T00:04:00Z"/>
                <w:lang w:val="en-IN"/>
              </w:rPr>
            </w:pPr>
            <w:ins w:id="106" w:author="nyadav.idmworks@outlook.com" w:date="2020-05-10T00:04:00Z">
              <w:r>
                <w:rPr>
                  <w:lang w:val="en-IN"/>
                </w:rPr>
                <w:t>ToParty GST No</w:t>
              </w:r>
            </w:ins>
          </w:p>
        </w:tc>
        <w:tc>
          <w:tcPr>
            <w:tcW w:w="3005" w:type="dxa"/>
          </w:tcPr>
          <w:p w14:paraId="7AB7D321" w14:textId="65DA3A90" w:rsidR="00AC340D" w:rsidRDefault="00AC340D" w:rsidP="009836D5">
            <w:pPr>
              <w:rPr>
                <w:ins w:id="107" w:author="nyadav.idmworks@outlook.com" w:date="2020-05-10T00:04:00Z"/>
                <w:lang w:val="en-IN"/>
              </w:rPr>
            </w:pPr>
            <w:ins w:id="108" w:author="nyadav.idmworks@outlook.com" w:date="2020-05-10T00:04:00Z">
              <w:r>
                <w:rPr>
                  <w:lang w:val="en-IN"/>
                </w:rPr>
                <w:t>Auto Fill based on the result of ToPartyName Search</w:t>
              </w:r>
            </w:ins>
          </w:p>
        </w:tc>
        <w:tc>
          <w:tcPr>
            <w:tcW w:w="3006" w:type="dxa"/>
          </w:tcPr>
          <w:p w14:paraId="792BA374" w14:textId="77777777" w:rsidR="00AC340D" w:rsidRDefault="00AC340D" w:rsidP="009836D5">
            <w:pPr>
              <w:rPr>
                <w:ins w:id="109" w:author="nyadav.idmworks@outlook.com" w:date="2020-05-10T00:04:00Z"/>
                <w:lang w:val="en-IN"/>
              </w:rPr>
            </w:pPr>
          </w:p>
        </w:tc>
      </w:tr>
      <w:tr w:rsidR="00AC340D" w14:paraId="29B9D122" w14:textId="77777777" w:rsidTr="009836D5">
        <w:trPr>
          <w:ins w:id="110" w:author="nyadav.idmworks@outlook.com" w:date="2020-05-10T00:04:00Z"/>
        </w:trPr>
        <w:tc>
          <w:tcPr>
            <w:tcW w:w="3005" w:type="dxa"/>
          </w:tcPr>
          <w:p w14:paraId="378A5D42" w14:textId="633425CB" w:rsidR="00AC340D" w:rsidRDefault="00AC340D" w:rsidP="009836D5">
            <w:pPr>
              <w:rPr>
                <w:ins w:id="111" w:author="nyadav.idmworks@outlook.com" w:date="2020-05-10T00:04:00Z"/>
                <w:lang w:val="en-IN"/>
              </w:rPr>
            </w:pPr>
            <w:ins w:id="112" w:author="nyadav.idmworks@outlook.com" w:date="2020-05-10T00:04:00Z">
              <w:r>
                <w:rPr>
                  <w:lang w:val="en-IN"/>
                </w:rPr>
                <w:t>ToParty Mobile No</w:t>
              </w:r>
            </w:ins>
          </w:p>
        </w:tc>
        <w:tc>
          <w:tcPr>
            <w:tcW w:w="3005" w:type="dxa"/>
          </w:tcPr>
          <w:p w14:paraId="52287176" w14:textId="6501A8BF" w:rsidR="00AC340D" w:rsidRDefault="00AC340D" w:rsidP="009836D5">
            <w:pPr>
              <w:rPr>
                <w:ins w:id="113" w:author="nyadav.idmworks@outlook.com" w:date="2020-05-10T00:04:00Z"/>
                <w:lang w:val="en-IN"/>
              </w:rPr>
            </w:pPr>
            <w:ins w:id="114" w:author="nyadav.idmworks@outlook.com" w:date="2020-05-10T00:04:00Z">
              <w:r>
                <w:rPr>
                  <w:lang w:val="en-IN"/>
                </w:rPr>
                <w:t>Auto Fill based on the result of ToPartyName Search</w:t>
              </w:r>
            </w:ins>
          </w:p>
        </w:tc>
        <w:tc>
          <w:tcPr>
            <w:tcW w:w="3006" w:type="dxa"/>
          </w:tcPr>
          <w:p w14:paraId="74959674" w14:textId="77777777" w:rsidR="00AC340D" w:rsidRDefault="00AC340D" w:rsidP="009836D5">
            <w:pPr>
              <w:rPr>
                <w:ins w:id="115" w:author="nyadav.idmworks@outlook.com" w:date="2020-05-10T00:04:00Z"/>
                <w:lang w:val="en-IN"/>
              </w:rPr>
            </w:pPr>
          </w:p>
        </w:tc>
      </w:tr>
    </w:tbl>
    <w:p w14:paraId="3192C72D" w14:textId="77777777" w:rsidR="0011040F" w:rsidRDefault="0011040F" w:rsidP="0011040F">
      <w:pPr>
        <w:rPr>
          <w:lang w:val="en-IN"/>
        </w:rPr>
      </w:pPr>
    </w:p>
    <w:tbl>
      <w:tblPr>
        <w:tblStyle w:val="TableGrid"/>
        <w:tblW w:w="0" w:type="auto"/>
        <w:tblLook w:val="04A0" w:firstRow="1" w:lastRow="0" w:firstColumn="1" w:lastColumn="0" w:noHBand="0" w:noVBand="1"/>
      </w:tblPr>
      <w:tblGrid>
        <w:gridCol w:w="2570"/>
        <w:gridCol w:w="2539"/>
        <w:gridCol w:w="3907"/>
      </w:tblGrid>
      <w:tr w:rsidR="0011040F" w14:paraId="518714D4" w14:textId="77777777" w:rsidTr="009836D5">
        <w:tc>
          <w:tcPr>
            <w:tcW w:w="3005" w:type="dxa"/>
          </w:tcPr>
          <w:p w14:paraId="66EFDACB" w14:textId="77777777" w:rsidR="0011040F" w:rsidRPr="00021D7B" w:rsidRDefault="0011040F" w:rsidP="009836D5">
            <w:pPr>
              <w:rPr>
                <w:b/>
                <w:bCs/>
                <w:lang w:val="en-IN"/>
              </w:rPr>
            </w:pPr>
            <w:r w:rsidRPr="00021D7B">
              <w:rPr>
                <w:b/>
                <w:bCs/>
                <w:lang w:val="en-IN"/>
              </w:rPr>
              <w:t>On Action</w:t>
            </w:r>
          </w:p>
        </w:tc>
        <w:tc>
          <w:tcPr>
            <w:tcW w:w="3005" w:type="dxa"/>
          </w:tcPr>
          <w:p w14:paraId="1AA98899" w14:textId="77777777" w:rsidR="0011040F" w:rsidRPr="00021D7B" w:rsidRDefault="0011040F" w:rsidP="009836D5">
            <w:pPr>
              <w:rPr>
                <w:b/>
                <w:bCs/>
                <w:lang w:val="en-IN"/>
              </w:rPr>
            </w:pPr>
            <w:r w:rsidRPr="00021D7B">
              <w:rPr>
                <w:b/>
                <w:bCs/>
                <w:lang w:val="en-IN"/>
              </w:rPr>
              <w:t>What to do</w:t>
            </w:r>
          </w:p>
        </w:tc>
        <w:tc>
          <w:tcPr>
            <w:tcW w:w="3006" w:type="dxa"/>
          </w:tcPr>
          <w:p w14:paraId="74EA09CE" w14:textId="77777777" w:rsidR="0011040F" w:rsidRPr="00021D7B" w:rsidRDefault="0011040F" w:rsidP="009836D5">
            <w:pPr>
              <w:rPr>
                <w:b/>
                <w:bCs/>
                <w:lang w:val="en-IN"/>
              </w:rPr>
            </w:pPr>
            <w:r w:rsidRPr="00021D7B">
              <w:rPr>
                <w:b/>
                <w:bCs/>
                <w:lang w:val="en-IN"/>
              </w:rPr>
              <w:t>API to use</w:t>
            </w:r>
          </w:p>
        </w:tc>
      </w:tr>
      <w:tr w:rsidR="0011040F" w14:paraId="35A49C42" w14:textId="77777777" w:rsidTr="009836D5">
        <w:tc>
          <w:tcPr>
            <w:tcW w:w="3005" w:type="dxa"/>
          </w:tcPr>
          <w:p w14:paraId="422B42EC" w14:textId="18BDEC1E" w:rsidR="0011040F" w:rsidRPr="00165C51" w:rsidRDefault="00CE51EC" w:rsidP="009836D5">
            <w:pPr>
              <w:rPr>
                <w:color w:val="FF0000"/>
                <w:lang w:val="en-IN"/>
                <w:rPrChange w:id="116" w:author="nyadav.idmworks@outlook.com" w:date="2020-05-10T00:08:00Z">
                  <w:rPr>
                    <w:lang w:val="en-IN"/>
                  </w:rPr>
                </w:rPrChange>
              </w:rPr>
            </w:pPr>
            <w:r w:rsidRPr="00165C51">
              <w:rPr>
                <w:color w:val="FF0000"/>
                <w:lang w:val="en-IN"/>
                <w:rPrChange w:id="117" w:author="nyadav.idmworks@outlook.com" w:date="2020-05-10T00:08:00Z">
                  <w:rPr>
                    <w:lang w:val="en-IN"/>
                  </w:rPr>
                </w:rPrChange>
              </w:rPr>
              <w:t>Category – List</w:t>
            </w:r>
          </w:p>
        </w:tc>
        <w:tc>
          <w:tcPr>
            <w:tcW w:w="3005" w:type="dxa"/>
          </w:tcPr>
          <w:p w14:paraId="10B326A3" w14:textId="4D0BB5E6" w:rsidR="0011040F" w:rsidRDefault="00CE51EC" w:rsidP="009836D5">
            <w:pPr>
              <w:rPr>
                <w:lang w:val="en-IN"/>
              </w:rPr>
            </w:pPr>
            <w:r>
              <w:rPr>
                <w:lang w:val="en-IN"/>
              </w:rPr>
              <w:t>Show Category list</w:t>
            </w:r>
          </w:p>
        </w:tc>
        <w:tc>
          <w:tcPr>
            <w:tcW w:w="3006" w:type="dxa"/>
          </w:tcPr>
          <w:p w14:paraId="43DDF8F5" w14:textId="26A0E71B" w:rsidR="0011040F" w:rsidRDefault="007B2710" w:rsidP="009836D5">
            <w:pPr>
              <w:rPr>
                <w:lang w:val="en-IN"/>
              </w:rPr>
            </w:pPr>
            <w:ins w:id="118" w:author="nyadav.idmworks@outlook.com" w:date="2020-05-10T00:07:00Z">
              <w:r>
                <w:rPr>
                  <w:lang w:val="en-IN"/>
                </w:rPr>
                <w:fldChar w:fldCharType="begin"/>
              </w:r>
              <w:r>
                <w:rPr>
                  <w:lang w:val="en-IN"/>
                </w:rPr>
                <w:instrText xml:space="preserve"> REF _Ref39961693 \h </w:instrText>
              </w:r>
            </w:ins>
            <w:r>
              <w:rPr>
                <w:lang w:val="en-IN"/>
              </w:rPr>
            </w:r>
            <w:r>
              <w:rPr>
                <w:lang w:val="en-IN"/>
              </w:rPr>
              <w:fldChar w:fldCharType="separate"/>
            </w:r>
            <w:ins w:id="119" w:author="nyadav.idmworks@outlook.com" w:date="2020-05-10T00:07:00Z">
              <w:r w:rsidRPr="0020753C">
                <w:rPr>
                  <w:rFonts w:asciiTheme="majorHAnsi" w:eastAsiaTheme="majorEastAsia" w:hAnsiTheme="majorHAnsi" w:cstheme="majorBidi"/>
                  <w:color w:val="2F5496" w:themeColor="accent1" w:themeShade="BF"/>
                  <w:sz w:val="26"/>
                  <w:szCs w:val="26"/>
                  <w:lang w:val="en-IN"/>
                  <w:rPrChange w:id="120" w:author="nyadav.idmworks@outlook.com" w:date="2020-05-10T00:06:00Z">
                    <w:rPr>
                      <w:rFonts w:ascii="JetBrains Mono" w:eastAsia="Times New Roman" w:hAnsi="JetBrains Mono" w:cs="Courier New"/>
                      <w:color w:val="067D17"/>
                      <w:sz w:val="20"/>
                      <w:szCs w:val="20"/>
                    </w:rPr>
                  </w:rPrChange>
                </w:rPr>
                <w:t>/uiList/</w:t>
              </w:r>
              <w:r w:rsidRPr="0020753C">
                <w:rPr>
                  <w:rFonts w:asciiTheme="majorHAnsi" w:hAnsiTheme="majorHAnsi"/>
                  <w:color w:val="2F5496" w:themeColor="accent1" w:themeShade="BF"/>
                  <w:lang w:val="en-IN"/>
                  <w:rPrChange w:id="121" w:author="nyadav.idmworks@outlook.com" w:date="2020-05-10T00:06:00Z">
                    <w:rPr>
                      <w:rFonts w:ascii="JetBrains Mono" w:hAnsi="JetBrains Mono"/>
                      <w:color w:val="067D17"/>
                    </w:rPr>
                  </w:rPrChange>
                </w:rPr>
                <w:t>getExpenseCategories</w:t>
              </w:r>
              <w:r>
                <w:rPr>
                  <w:lang w:val="en-IN"/>
                </w:rPr>
                <w:fldChar w:fldCharType="end"/>
              </w:r>
            </w:ins>
          </w:p>
        </w:tc>
      </w:tr>
      <w:tr w:rsidR="0011040F" w14:paraId="1923B90E" w14:textId="77777777" w:rsidTr="009836D5">
        <w:tc>
          <w:tcPr>
            <w:tcW w:w="3005" w:type="dxa"/>
          </w:tcPr>
          <w:p w14:paraId="070B4DDF" w14:textId="77777777" w:rsidR="0011040F" w:rsidRPr="00DB2824" w:rsidRDefault="0011040F" w:rsidP="009836D5">
            <w:pPr>
              <w:rPr>
                <w:color w:val="FF0000"/>
                <w:lang w:val="en-IN"/>
              </w:rPr>
            </w:pPr>
            <w:r w:rsidRPr="00DB2824">
              <w:rPr>
                <w:color w:val="FF0000"/>
                <w:lang w:val="en-IN"/>
              </w:rPr>
              <w:lastRenderedPageBreak/>
              <w:t>Save</w:t>
            </w:r>
          </w:p>
        </w:tc>
        <w:tc>
          <w:tcPr>
            <w:tcW w:w="3005" w:type="dxa"/>
          </w:tcPr>
          <w:p w14:paraId="57B718D6" w14:textId="77777777" w:rsidR="0011040F" w:rsidRPr="00DB2824" w:rsidRDefault="0011040F" w:rsidP="009836D5">
            <w:pPr>
              <w:rPr>
                <w:color w:val="FF0000"/>
                <w:lang w:val="en-IN"/>
              </w:rPr>
            </w:pPr>
            <w:r w:rsidRPr="00DB2824">
              <w:rPr>
                <w:color w:val="FF0000"/>
                <w:lang w:val="en-IN"/>
              </w:rPr>
              <w:t>Create Sales Entry /Create Invoice</w:t>
            </w:r>
          </w:p>
        </w:tc>
        <w:tc>
          <w:tcPr>
            <w:tcW w:w="3006" w:type="dxa"/>
          </w:tcPr>
          <w:p w14:paraId="6FB1FE49" w14:textId="77777777" w:rsidR="0011040F" w:rsidRDefault="002D4DB5" w:rsidP="009836D5">
            <w:pPr>
              <w:rPr>
                <w:ins w:id="122" w:author="nyadav.idmworks@outlook.com" w:date="2020-05-10T00:05:00Z"/>
                <w:lang w:val="en-IN"/>
              </w:rPr>
            </w:pPr>
            <w:r>
              <w:rPr>
                <w:lang w:val="en-IN"/>
              </w:rPr>
              <w:fldChar w:fldCharType="begin"/>
            </w:r>
            <w:r>
              <w:rPr>
                <w:lang w:val="en-IN"/>
              </w:rPr>
              <w:instrText xml:space="preserve"> REF _Ref39509543 \h </w:instrText>
            </w:r>
            <w:r>
              <w:rPr>
                <w:lang w:val="en-IN"/>
              </w:rPr>
            </w:r>
            <w:r>
              <w:rPr>
                <w:lang w:val="en-IN"/>
              </w:rPr>
              <w:fldChar w:fldCharType="separate"/>
            </w:r>
            <w:r w:rsidRPr="00224ED5">
              <w:rPr>
                <w:rFonts w:asciiTheme="majorHAnsi" w:eastAsiaTheme="majorEastAsia" w:hAnsiTheme="majorHAnsi" w:cstheme="majorBidi"/>
                <w:color w:val="2F5496" w:themeColor="accent1" w:themeShade="BF"/>
                <w:sz w:val="26"/>
                <w:szCs w:val="26"/>
                <w:lang w:val="en-IN"/>
              </w:rPr>
              <w:t>/accounting/createGeneralExpense</w:t>
            </w:r>
            <w:r>
              <w:rPr>
                <w:lang w:val="en-IN"/>
              </w:rPr>
              <w:fldChar w:fldCharType="end"/>
            </w:r>
          </w:p>
          <w:p w14:paraId="2640A5C2" w14:textId="3E8782CE" w:rsidR="00053198" w:rsidRDefault="00053198" w:rsidP="009836D5">
            <w:pPr>
              <w:rPr>
                <w:lang w:val="en-IN"/>
              </w:rPr>
            </w:pPr>
          </w:p>
        </w:tc>
      </w:tr>
      <w:tr w:rsidR="00D541E9" w14:paraId="713F9EA9" w14:textId="77777777" w:rsidTr="009836D5">
        <w:tc>
          <w:tcPr>
            <w:tcW w:w="3005" w:type="dxa"/>
          </w:tcPr>
          <w:p w14:paraId="63544D10" w14:textId="77777777" w:rsidR="00D541E9" w:rsidRPr="00A10373" w:rsidRDefault="00D541E9" w:rsidP="009836D5">
            <w:pPr>
              <w:rPr>
                <w:color w:val="FF0000"/>
                <w:lang w:val="en-IN"/>
                <w:rPrChange w:id="123" w:author="nyadav.idmworks@outlook.com" w:date="2020-05-10T00:08:00Z">
                  <w:rPr>
                    <w:lang w:val="en-IN"/>
                  </w:rPr>
                </w:rPrChange>
              </w:rPr>
            </w:pPr>
            <w:r w:rsidRPr="00A10373">
              <w:rPr>
                <w:color w:val="FF0000"/>
                <w:lang w:val="en-IN"/>
                <w:rPrChange w:id="124" w:author="nyadav.idmworks@outlook.com" w:date="2020-05-10T00:08:00Z">
                  <w:rPr>
                    <w:lang w:val="en-IN"/>
                  </w:rPr>
                </w:rPrChange>
              </w:rPr>
              <w:t xml:space="preserve">To Party : </w:t>
            </w:r>
          </w:p>
          <w:p w14:paraId="5AA287C1" w14:textId="62A42132" w:rsidR="00D541E9" w:rsidRDefault="00D541E9" w:rsidP="009836D5">
            <w:pPr>
              <w:rPr>
                <w:lang w:val="en-IN"/>
              </w:rPr>
            </w:pPr>
            <w:r w:rsidRPr="00A10373">
              <w:rPr>
                <w:color w:val="FF0000"/>
                <w:lang w:val="en-IN"/>
                <w:rPrChange w:id="125" w:author="nyadav.idmworks@outlook.com" w:date="2020-05-10T00:08:00Z">
                  <w:rPr>
                    <w:lang w:val="en-IN"/>
                  </w:rPr>
                </w:rPrChange>
              </w:rPr>
              <w:t xml:space="preserve">Auto Search </w:t>
            </w:r>
            <w:del w:id="126" w:author="nyadav.idmworks@outlook.com" w:date="2020-05-09T23:42:00Z">
              <w:r w:rsidRPr="00A10373" w:rsidDel="00064B0F">
                <w:rPr>
                  <w:color w:val="FF0000"/>
                  <w:lang w:val="en-IN"/>
                  <w:rPrChange w:id="127" w:author="nyadav.idmworks@outlook.com" w:date="2020-05-10T00:08:00Z">
                    <w:rPr>
                      <w:lang w:val="en-IN"/>
                    </w:rPr>
                  </w:rPrChange>
                </w:rPr>
                <w:delText>2</w:delText>
              </w:r>
            </w:del>
            <w:ins w:id="128" w:author="nyadav.idmworks@outlook.com" w:date="2020-05-09T23:42:00Z">
              <w:r w:rsidR="00064B0F" w:rsidRPr="00A10373">
                <w:rPr>
                  <w:color w:val="FF0000"/>
                  <w:lang w:val="en-IN"/>
                  <w:rPrChange w:id="129" w:author="nyadav.idmworks@outlook.com" w:date="2020-05-10T00:08:00Z">
                    <w:rPr>
                      <w:lang w:val="en-IN"/>
                    </w:rPr>
                  </w:rPrChange>
                </w:rPr>
                <w:t>3</w:t>
              </w:r>
            </w:ins>
            <w:r w:rsidRPr="00A10373">
              <w:rPr>
                <w:color w:val="FF0000"/>
                <w:lang w:val="en-IN"/>
                <w:rPrChange w:id="130" w:author="nyadav.idmworks@outlook.com" w:date="2020-05-10T00:08:00Z">
                  <w:rPr>
                    <w:lang w:val="en-IN"/>
                  </w:rPr>
                </w:rPrChange>
              </w:rPr>
              <w:t xml:space="preserve"> Characters</w:t>
            </w:r>
          </w:p>
        </w:tc>
        <w:tc>
          <w:tcPr>
            <w:tcW w:w="3005" w:type="dxa"/>
          </w:tcPr>
          <w:p w14:paraId="283EDE84" w14:textId="369C27B2" w:rsidR="00D541E9" w:rsidRDefault="00763F10" w:rsidP="009836D5">
            <w:pPr>
              <w:rPr>
                <w:lang w:val="en-IN"/>
              </w:rPr>
            </w:pPr>
            <w:ins w:id="131" w:author="nyadav.idmworks@outlook.com" w:date="2020-05-09T23:42:00Z">
              <w:r w:rsidRPr="00FA0215">
                <w:rPr>
                  <w:color w:val="FF0000"/>
                  <w:lang w:val="en-IN"/>
                  <w:rPrChange w:id="132" w:author="nyadav.idmworks@outlook.com" w:date="2020-05-10T00:08:00Z">
                    <w:rPr>
                      <w:lang w:val="en-IN"/>
                    </w:rPr>
                  </w:rPrChange>
                </w:rPr>
                <w:t>Search for already created expenses for the same OrgID</w:t>
              </w:r>
            </w:ins>
          </w:p>
        </w:tc>
        <w:tc>
          <w:tcPr>
            <w:tcW w:w="3006" w:type="dxa"/>
          </w:tcPr>
          <w:p w14:paraId="0EEB3AE8" w14:textId="747DB776" w:rsidR="00D541E9" w:rsidRDefault="009A494E" w:rsidP="009836D5">
            <w:pPr>
              <w:rPr>
                <w:lang w:val="en-IN"/>
              </w:rPr>
            </w:pPr>
            <w:ins w:id="133" w:author="nyadav.idmworks@outlook.com" w:date="2020-05-10T00:03:00Z">
              <w:r>
                <w:rPr>
                  <w:lang w:val="en-IN"/>
                </w:rPr>
                <w:fldChar w:fldCharType="begin"/>
              </w:r>
              <w:r>
                <w:rPr>
                  <w:lang w:val="en-IN"/>
                </w:rPr>
                <w:instrText xml:space="preserve"> REF _Ref39961415 \h </w:instrText>
              </w:r>
            </w:ins>
            <w:r>
              <w:rPr>
                <w:lang w:val="en-IN"/>
              </w:rPr>
            </w:r>
            <w:r>
              <w:rPr>
                <w:lang w:val="en-IN"/>
              </w:rPr>
              <w:fldChar w:fldCharType="separate"/>
            </w:r>
            <w:ins w:id="134" w:author="nyadav.idmworks@outlook.com" w:date="2020-05-10T00:03:00Z">
              <w:r>
                <w:rPr>
                  <w:lang w:val="en-IN"/>
                </w:rPr>
                <w:t>a</w:t>
              </w:r>
              <w:r w:rsidRPr="000163D8">
                <w:rPr>
                  <w:rFonts w:asciiTheme="majorHAnsi" w:eastAsiaTheme="majorEastAsia" w:hAnsiTheme="majorHAnsi" w:cstheme="majorBidi"/>
                  <w:color w:val="2F5496" w:themeColor="accent1" w:themeShade="BF"/>
                  <w:sz w:val="26"/>
                  <w:szCs w:val="26"/>
                  <w:lang w:val="en-IN"/>
                </w:rPr>
                <w:t>ccounting</w:t>
              </w:r>
              <w:r w:rsidRPr="00DC58CD">
                <w:rPr>
                  <w:rFonts w:asciiTheme="majorHAnsi" w:eastAsiaTheme="majorEastAsia" w:hAnsiTheme="majorHAnsi" w:cstheme="majorBidi"/>
                  <w:color w:val="2F5496" w:themeColor="accent1" w:themeShade="BF"/>
                  <w:sz w:val="26"/>
                  <w:szCs w:val="26"/>
                  <w:lang w:val="en-IN"/>
                  <w:rPrChange w:id="135" w:author="nyadav.idmworks@outlook.com" w:date="2020-05-10T00:03:00Z">
                    <w:rPr>
                      <w:rFonts w:ascii="JetBrains Mono" w:eastAsia="Times New Roman" w:hAnsi="JetBrains Mono" w:cs="Courier New"/>
                      <w:color w:val="067D17"/>
                      <w:sz w:val="20"/>
                      <w:szCs w:val="20"/>
                    </w:rPr>
                  </w:rPrChange>
                </w:rPr>
                <w:t xml:space="preserve"> /searchExpenseByToPartyName</w:t>
              </w:r>
              <w:r>
                <w:rPr>
                  <w:lang w:val="en-IN"/>
                </w:rPr>
                <w:fldChar w:fldCharType="end"/>
              </w:r>
            </w:ins>
          </w:p>
        </w:tc>
      </w:tr>
    </w:tbl>
    <w:p w14:paraId="0A7EFCB2" w14:textId="77777777" w:rsidR="0011040F" w:rsidRDefault="0011040F" w:rsidP="0011040F">
      <w:pPr>
        <w:rPr>
          <w:lang w:val="en-IN"/>
        </w:rPr>
      </w:pPr>
    </w:p>
    <w:p w14:paraId="18D802EC" w14:textId="77777777" w:rsidR="0011040F" w:rsidRDefault="0011040F" w:rsidP="00442E97">
      <w:pPr>
        <w:rPr>
          <w:lang w:val="en-IN"/>
        </w:rPr>
      </w:pPr>
    </w:p>
    <w:p w14:paraId="71F62261" w14:textId="77777777" w:rsidR="0011040F" w:rsidRDefault="0011040F" w:rsidP="00442E97">
      <w:pPr>
        <w:rPr>
          <w:lang w:val="en-IN"/>
        </w:rPr>
      </w:pPr>
    </w:p>
    <w:p w14:paraId="32BF7241" w14:textId="0FAB6240" w:rsidR="00BE3D4E" w:rsidRDefault="00C93228" w:rsidP="00BE3D4E">
      <w:pPr>
        <w:pStyle w:val="Heading2"/>
        <w:rPr>
          <w:lang w:val="en-IN"/>
        </w:rPr>
      </w:pPr>
      <w:r>
        <w:rPr>
          <w:lang w:val="en-IN"/>
        </w:rPr>
        <w:t>List</w:t>
      </w:r>
      <w:r w:rsidR="00BE3D4E">
        <w:rPr>
          <w:lang w:val="en-IN"/>
        </w:rPr>
        <w:t xml:space="preserve"> Expense</w:t>
      </w:r>
    </w:p>
    <w:p w14:paraId="758EF5C3" w14:textId="3CE4EAB8" w:rsidR="00D563F6" w:rsidRDefault="00D563F6" w:rsidP="00442E97">
      <w:pPr>
        <w:rPr>
          <w:lang w:val="en-IN"/>
        </w:rPr>
      </w:pPr>
    </w:p>
    <w:p w14:paraId="7C5A3E1C" w14:textId="1EDA0EFD" w:rsidR="00271807" w:rsidRDefault="00271807" w:rsidP="00442E97">
      <w:pPr>
        <w:rPr>
          <w:lang w:val="en-IN"/>
        </w:rPr>
      </w:pPr>
      <w:r>
        <w:rPr>
          <w:noProof/>
        </w:rPr>
        <w:drawing>
          <wp:inline distT="0" distB="0" distL="0" distR="0" wp14:anchorId="7F12A60C" wp14:editId="0979237B">
            <wp:extent cx="4876800" cy="4476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4476750"/>
                    </a:xfrm>
                    <a:prstGeom prst="rect">
                      <a:avLst/>
                    </a:prstGeom>
                  </pic:spPr>
                </pic:pic>
              </a:graphicData>
            </a:graphic>
          </wp:inline>
        </w:drawing>
      </w:r>
    </w:p>
    <w:p w14:paraId="2E7DC6CB" w14:textId="1C305228" w:rsidR="007502CA" w:rsidRPr="001F5EED" w:rsidRDefault="007502CA" w:rsidP="00442E97">
      <w:pPr>
        <w:rPr>
          <w:u w:val="single"/>
          <w:lang w:val="en-IN"/>
        </w:rPr>
      </w:pPr>
      <w:r w:rsidRPr="001F5EED">
        <w:rPr>
          <w:u w:val="single"/>
          <w:lang w:val="en-IN"/>
        </w:rPr>
        <w:t xml:space="preserve">Field explanation </w:t>
      </w:r>
    </w:p>
    <w:tbl>
      <w:tblPr>
        <w:tblStyle w:val="TableGrid"/>
        <w:tblW w:w="0" w:type="auto"/>
        <w:tblLook w:val="04A0" w:firstRow="1" w:lastRow="0" w:firstColumn="1" w:lastColumn="0" w:noHBand="0" w:noVBand="1"/>
      </w:tblPr>
      <w:tblGrid>
        <w:gridCol w:w="4508"/>
        <w:gridCol w:w="4508"/>
      </w:tblGrid>
      <w:tr w:rsidR="007502CA" w14:paraId="047FC1AD" w14:textId="77777777" w:rsidTr="007502CA">
        <w:tc>
          <w:tcPr>
            <w:tcW w:w="4508" w:type="dxa"/>
          </w:tcPr>
          <w:p w14:paraId="61D60096" w14:textId="0B1611C3" w:rsidR="007502CA" w:rsidRDefault="007502CA" w:rsidP="00442E97">
            <w:pPr>
              <w:rPr>
                <w:lang w:val="en-IN"/>
              </w:rPr>
            </w:pPr>
            <w:r>
              <w:rPr>
                <w:lang w:val="en-IN"/>
              </w:rPr>
              <w:t>Foo Enterprise Pune</w:t>
            </w:r>
          </w:p>
        </w:tc>
        <w:tc>
          <w:tcPr>
            <w:tcW w:w="4508" w:type="dxa"/>
          </w:tcPr>
          <w:p w14:paraId="69E154D1" w14:textId="37816012" w:rsidR="007502CA" w:rsidRDefault="007502CA" w:rsidP="00442E97">
            <w:pPr>
              <w:rPr>
                <w:lang w:val="en-IN"/>
              </w:rPr>
            </w:pPr>
            <w:r>
              <w:rPr>
                <w:lang w:val="en-IN"/>
              </w:rPr>
              <w:t>To party Name</w:t>
            </w:r>
          </w:p>
        </w:tc>
      </w:tr>
      <w:tr w:rsidR="007502CA" w14:paraId="50C7AAE4" w14:textId="77777777" w:rsidTr="007502CA">
        <w:tc>
          <w:tcPr>
            <w:tcW w:w="4508" w:type="dxa"/>
          </w:tcPr>
          <w:p w14:paraId="3435C4F8" w14:textId="16F13CA2" w:rsidR="007502CA" w:rsidRDefault="007502CA" w:rsidP="00442E97">
            <w:pPr>
              <w:rPr>
                <w:lang w:val="en-IN"/>
              </w:rPr>
            </w:pPr>
            <w:r>
              <w:rPr>
                <w:lang w:val="en-IN"/>
              </w:rPr>
              <w:t>Machine Maintenance</w:t>
            </w:r>
          </w:p>
        </w:tc>
        <w:tc>
          <w:tcPr>
            <w:tcW w:w="4508" w:type="dxa"/>
          </w:tcPr>
          <w:p w14:paraId="0DD21DA3" w14:textId="5FA4BA9C" w:rsidR="007502CA" w:rsidRDefault="007502CA" w:rsidP="00442E97">
            <w:pPr>
              <w:rPr>
                <w:lang w:val="en-IN"/>
              </w:rPr>
            </w:pPr>
            <w:r>
              <w:rPr>
                <w:lang w:val="en-IN"/>
              </w:rPr>
              <w:t>Category</w:t>
            </w:r>
          </w:p>
        </w:tc>
      </w:tr>
    </w:tbl>
    <w:p w14:paraId="7B109E48" w14:textId="77777777" w:rsidR="007502CA" w:rsidRDefault="007502CA"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7502CA" w14:paraId="6DB6C610" w14:textId="77777777" w:rsidTr="005D7048">
        <w:tc>
          <w:tcPr>
            <w:tcW w:w="3005" w:type="dxa"/>
          </w:tcPr>
          <w:p w14:paraId="2FD433FC" w14:textId="77777777" w:rsidR="007502CA" w:rsidRPr="00021D7B" w:rsidRDefault="007502CA" w:rsidP="005D7048">
            <w:pPr>
              <w:rPr>
                <w:b/>
                <w:bCs/>
                <w:lang w:val="en-IN"/>
              </w:rPr>
            </w:pPr>
            <w:r w:rsidRPr="00021D7B">
              <w:rPr>
                <w:b/>
                <w:bCs/>
                <w:lang w:val="en-IN"/>
              </w:rPr>
              <w:t>On Action</w:t>
            </w:r>
          </w:p>
        </w:tc>
        <w:tc>
          <w:tcPr>
            <w:tcW w:w="3005" w:type="dxa"/>
          </w:tcPr>
          <w:p w14:paraId="7ADB1EB0" w14:textId="77777777" w:rsidR="007502CA" w:rsidRPr="00021D7B" w:rsidRDefault="007502CA" w:rsidP="005D7048">
            <w:pPr>
              <w:rPr>
                <w:b/>
                <w:bCs/>
                <w:lang w:val="en-IN"/>
              </w:rPr>
            </w:pPr>
            <w:r w:rsidRPr="00021D7B">
              <w:rPr>
                <w:b/>
                <w:bCs/>
                <w:lang w:val="en-IN"/>
              </w:rPr>
              <w:t>What to do</w:t>
            </w:r>
          </w:p>
        </w:tc>
        <w:tc>
          <w:tcPr>
            <w:tcW w:w="3006" w:type="dxa"/>
          </w:tcPr>
          <w:p w14:paraId="43354577" w14:textId="77777777" w:rsidR="007502CA" w:rsidRPr="00021D7B" w:rsidRDefault="007502CA" w:rsidP="005D7048">
            <w:pPr>
              <w:rPr>
                <w:b/>
                <w:bCs/>
                <w:lang w:val="en-IN"/>
              </w:rPr>
            </w:pPr>
            <w:r w:rsidRPr="00021D7B">
              <w:rPr>
                <w:b/>
                <w:bCs/>
                <w:lang w:val="en-IN"/>
              </w:rPr>
              <w:t>API to use</w:t>
            </w:r>
          </w:p>
        </w:tc>
      </w:tr>
      <w:tr w:rsidR="007502CA" w14:paraId="696286AA" w14:textId="77777777" w:rsidTr="005D7048">
        <w:tc>
          <w:tcPr>
            <w:tcW w:w="3005" w:type="dxa"/>
          </w:tcPr>
          <w:p w14:paraId="038DBC6A" w14:textId="41325DB6" w:rsidR="007502CA" w:rsidRDefault="001654B8" w:rsidP="005D7048">
            <w:pPr>
              <w:rPr>
                <w:lang w:val="en-IN"/>
              </w:rPr>
            </w:pPr>
            <w:r>
              <w:rPr>
                <w:lang w:val="en-IN"/>
              </w:rPr>
              <w:t xml:space="preserve">Include in CA Report? </w:t>
            </w:r>
          </w:p>
        </w:tc>
        <w:tc>
          <w:tcPr>
            <w:tcW w:w="3005" w:type="dxa"/>
          </w:tcPr>
          <w:p w14:paraId="6F81DBE9" w14:textId="4C105BA0" w:rsidR="007502CA" w:rsidRDefault="001654B8" w:rsidP="005D7048">
            <w:pPr>
              <w:rPr>
                <w:lang w:val="en-IN"/>
              </w:rPr>
            </w:pPr>
            <w:r>
              <w:rPr>
                <w:lang w:val="en-IN"/>
              </w:rPr>
              <w:t>Change</w:t>
            </w:r>
          </w:p>
        </w:tc>
        <w:tc>
          <w:tcPr>
            <w:tcW w:w="3006" w:type="dxa"/>
          </w:tcPr>
          <w:p w14:paraId="63DE7CB1" w14:textId="77777777" w:rsidR="007502CA" w:rsidRDefault="007502CA" w:rsidP="005D7048">
            <w:pPr>
              <w:rPr>
                <w:lang w:val="en-IN"/>
              </w:rPr>
            </w:pPr>
          </w:p>
        </w:tc>
      </w:tr>
      <w:tr w:rsidR="001654B8" w14:paraId="641AE4B6" w14:textId="77777777" w:rsidTr="005D7048">
        <w:tc>
          <w:tcPr>
            <w:tcW w:w="3005" w:type="dxa"/>
          </w:tcPr>
          <w:p w14:paraId="03D504F9" w14:textId="28CAE3F6" w:rsidR="001654B8" w:rsidRDefault="001654B8" w:rsidP="001654B8">
            <w:pPr>
              <w:tabs>
                <w:tab w:val="left" w:pos="862"/>
              </w:tabs>
              <w:rPr>
                <w:lang w:val="en-IN"/>
              </w:rPr>
            </w:pPr>
            <w:r>
              <w:rPr>
                <w:lang w:val="en-IN"/>
              </w:rPr>
              <w:t xml:space="preserve">Include in Calculation? </w:t>
            </w:r>
          </w:p>
        </w:tc>
        <w:tc>
          <w:tcPr>
            <w:tcW w:w="3005" w:type="dxa"/>
          </w:tcPr>
          <w:p w14:paraId="1E2C7670" w14:textId="21831D0A" w:rsidR="001654B8" w:rsidRDefault="001654B8" w:rsidP="001654B8">
            <w:pPr>
              <w:rPr>
                <w:lang w:val="en-IN"/>
              </w:rPr>
            </w:pPr>
            <w:r>
              <w:rPr>
                <w:lang w:val="en-IN"/>
              </w:rPr>
              <w:t>Change</w:t>
            </w:r>
          </w:p>
        </w:tc>
        <w:tc>
          <w:tcPr>
            <w:tcW w:w="3006" w:type="dxa"/>
          </w:tcPr>
          <w:p w14:paraId="2AC86016" w14:textId="77777777" w:rsidR="001654B8" w:rsidRDefault="001654B8" w:rsidP="001654B8">
            <w:pPr>
              <w:rPr>
                <w:lang w:val="en-IN"/>
              </w:rPr>
            </w:pPr>
          </w:p>
        </w:tc>
      </w:tr>
    </w:tbl>
    <w:p w14:paraId="649206B0" w14:textId="77777777" w:rsidR="00271807" w:rsidRDefault="00271807" w:rsidP="00442E97">
      <w:pPr>
        <w:rPr>
          <w:lang w:val="en-IN"/>
        </w:rPr>
      </w:pPr>
    </w:p>
    <w:p w14:paraId="087724FE" w14:textId="77777777" w:rsidR="00D563F6" w:rsidRDefault="00D563F6" w:rsidP="00442E97">
      <w:pPr>
        <w:rPr>
          <w:lang w:val="en-IN"/>
        </w:rPr>
      </w:pPr>
    </w:p>
    <w:p w14:paraId="5DD2CE28" w14:textId="77777777" w:rsidR="003B2A69" w:rsidRDefault="003B2A69" w:rsidP="003B2A69">
      <w:pPr>
        <w:pStyle w:val="Heading2"/>
        <w:rPr>
          <w:lang w:val="en-IN"/>
        </w:rPr>
      </w:pPr>
      <w:r>
        <w:rPr>
          <w:lang w:val="en-IN"/>
        </w:rPr>
        <w:lastRenderedPageBreak/>
        <w:t>Create Payment Received</w:t>
      </w:r>
    </w:p>
    <w:p w14:paraId="7B3BC2F9" w14:textId="77777777" w:rsidR="0067729E" w:rsidRDefault="0067729E" w:rsidP="0067729E">
      <w:pPr>
        <w:rPr>
          <w:lang w:val="en-IN"/>
        </w:rPr>
      </w:pPr>
    </w:p>
    <w:p w14:paraId="3EB3C09F" w14:textId="7A0F5F32" w:rsidR="00220782" w:rsidRDefault="005D0797" w:rsidP="0067729E">
      <w:pPr>
        <w:rPr>
          <w:lang w:val="en-IN"/>
        </w:rPr>
      </w:pPr>
      <w:r w:rsidRPr="005D0797">
        <w:rPr>
          <w:noProof/>
        </w:rPr>
        <w:t xml:space="preserve"> </w:t>
      </w:r>
      <w:r>
        <w:rPr>
          <w:noProof/>
        </w:rPr>
        <w:drawing>
          <wp:inline distT="0" distB="0" distL="0" distR="0" wp14:anchorId="5B1127AC" wp14:editId="3C2BDECE">
            <wp:extent cx="5095875" cy="481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4819650"/>
                    </a:xfrm>
                    <a:prstGeom prst="rect">
                      <a:avLst/>
                    </a:prstGeom>
                  </pic:spPr>
                </pic:pic>
              </a:graphicData>
            </a:graphic>
          </wp:inline>
        </w:drawing>
      </w:r>
    </w:p>
    <w:p w14:paraId="10F15879" w14:textId="1DF0E9EE" w:rsidR="00220782" w:rsidRDefault="0095282A" w:rsidP="0067729E">
      <w:pPr>
        <w:rPr>
          <w:lang w:val="en-IN"/>
        </w:rPr>
      </w:pPr>
      <w:r w:rsidRPr="00BC425C">
        <w:rPr>
          <w:b/>
          <w:bCs/>
          <w:lang w:val="en-IN"/>
        </w:rPr>
        <w:t>Mandatory</w:t>
      </w:r>
      <w:r w:rsidR="00BC425C" w:rsidRPr="00BC425C">
        <w:rPr>
          <w:b/>
          <w:bCs/>
          <w:lang w:val="en-IN"/>
        </w:rPr>
        <w:t xml:space="preserve"> Fields</w:t>
      </w:r>
      <w:r>
        <w:rPr>
          <w:lang w:val="en-IN"/>
        </w:rPr>
        <w:t xml:space="preserve">: </w:t>
      </w:r>
      <w:r w:rsidR="00EF1763">
        <w:rPr>
          <w:lang w:val="en-IN"/>
        </w:rPr>
        <w:t xml:space="preserve">Received Date, Customer/Vendor, Amount, </w:t>
      </w:r>
    </w:p>
    <w:p w14:paraId="7895DA05" w14:textId="77777777" w:rsidR="007B44E2" w:rsidRPr="00957F82" w:rsidRDefault="007B44E2" w:rsidP="0067729E">
      <w:pPr>
        <w:rPr>
          <w:b/>
          <w:bCs/>
          <w:lang w:val="en-IN"/>
        </w:rPr>
      </w:pPr>
      <w:r w:rsidRPr="00957F82">
        <w:rPr>
          <w:b/>
          <w:bCs/>
          <w:lang w:val="en-IN"/>
        </w:rPr>
        <w:t xml:space="preserve">Hidden Field:  </w:t>
      </w:r>
    </w:p>
    <w:p w14:paraId="7EAE630B" w14:textId="71307A93" w:rsidR="007B44E2" w:rsidRDefault="007B44E2" w:rsidP="0067729E">
      <w:pPr>
        <w:rPr>
          <w:lang w:val="en-IN"/>
        </w:rPr>
      </w:pPr>
      <w:r>
        <w:rPr>
          <w:lang w:val="en-IN"/>
        </w:rPr>
        <w:t>CreatedById = Logged in User ID</w:t>
      </w:r>
    </w:p>
    <w:p w14:paraId="6BDB5DA6" w14:textId="3B1D34F0" w:rsidR="00957F82" w:rsidRDefault="00C36BCA" w:rsidP="0067729E">
      <w:pPr>
        <w:rPr>
          <w:lang w:val="en-IN"/>
        </w:rPr>
      </w:pPr>
      <w:r>
        <w:rPr>
          <w:lang w:val="en-IN"/>
        </w:rPr>
        <w:t xml:space="preserve">Received By: Account ID </w:t>
      </w:r>
    </w:p>
    <w:p w14:paraId="6A84B9D2" w14:textId="77777777" w:rsidR="00C36BCA" w:rsidRDefault="00C36BCA" w:rsidP="0067729E">
      <w:pPr>
        <w:rPr>
          <w:lang w:val="en-IN"/>
        </w:rPr>
      </w:pPr>
    </w:p>
    <w:p w14:paraId="113EB1FF" w14:textId="35B0BD46" w:rsidR="00957F82" w:rsidRPr="009D4BDD" w:rsidRDefault="00957F82" w:rsidP="0067729E">
      <w:pPr>
        <w:rPr>
          <w:b/>
          <w:bCs/>
          <w:lang w:val="en-IN"/>
        </w:rPr>
      </w:pPr>
      <w:r w:rsidRPr="009D4BDD">
        <w:rPr>
          <w:b/>
          <w:bCs/>
          <w:lang w:val="en-IN"/>
        </w:rPr>
        <w:t xml:space="preserve">Populate UI fields: </w:t>
      </w:r>
    </w:p>
    <w:p w14:paraId="585A0669" w14:textId="267DE224" w:rsidR="00957F82" w:rsidRDefault="008E2588" w:rsidP="0067729E">
      <w:pPr>
        <w:rPr>
          <w:lang w:val="en-IN"/>
        </w:rPr>
      </w:pPr>
      <w:r>
        <w:rPr>
          <w:lang w:val="en-IN"/>
        </w:rPr>
        <w:t xml:space="preserve">Customer/Vendor : </w:t>
      </w:r>
    </w:p>
    <w:p w14:paraId="68639F50"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519F82F0" w14:textId="77777777" w:rsidTr="009836D5">
        <w:tc>
          <w:tcPr>
            <w:tcW w:w="3005" w:type="dxa"/>
          </w:tcPr>
          <w:p w14:paraId="50E3AAD6" w14:textId="77777777" w:rsidR="003D1F13" w:rsidRPr="006C008F" w:rsidRDefault="003D1F13" w:rsidP="009836D5">
            <w:pPr>
              <w:rPr>
                <w:b/>
                <w:bCs/>
                <w:lang w:val="en-IN"/>
              </w:rPr>
            </w:pPr>
            <w:r w:rsidRPr="006C008F">
              <w:rPr>
                <w:b/>
                <w:bCs/>
                <w:lang w:val="en-IN"/>
              </w:rPr>
              <w:t>Field</w:t>
            </w:r>
          </w:p>
        </w:tc>
        <w:tc>
          <w:tcPr>
            <w:tcW w:w="3005" w:type="dxa"/>
          </w:tcPr>
          <w:p w14:paraId="491DA75D" w14:textId="77777777" w:rsidR="003D1F13" w:rsidRPr="006C008F" w:rsidRDefault="003D1F13" w:rsidP="009836D5">
            <w:pPr>
              <w:rPr>
                <w:b/>
                <w:bCs/>
                <w:lang w:val="en-IN"/>
              </w:rPr>
            </w:pPr>
            <w:r w:rsidRPr="006C008F">
              <w:rPr>
                <w:b/>
                <w:bCs/>
                <w:lang w:val="en-IN"/>
              </w:rPr>
              <w:t>Validations</w:t>
            </w:r>
          </w:p>
        </w:tc>
        <w:tc>
          <w:tcPr>
            <w:tcW w:w="3006" w:type="dxa"/>
          </w:tcPr>
          <w:p w14:paraId="11AA698A" w14:textId="77777777" w:rsidR="003D1F13" w:rsidRPr="00566441" w:rsidRDefault="003D1F13" w:rsidP="009836D5">
            <w:pPr>
              <w:rPr>
                <w:b/>
                <w:bCs/>
                <w:lang w:val="en-IN"/>
              </w:rPr>
            </w:pPr>
            <w:r w:rsidRPr="00566441">
              <w:rPr>
                <w:b/>
                <w:bCs/>
                <w:lang w:val="en-IN"/>
              </w:rPr>
              <w:t>On Action</w:t>
            </w:r>
          </w:p>
        </w:tc>
      </w:tr>
      <w:tr w:rsidR="003D1F13" w14:paraId="535B5503" w14:textId="77777777" w:rsidTr="009836D5">
        <w:tc>
          <w:tcPr>
            <w:tcW w:w="3005" w:type="dxa"/>
          </w:tcPr>
          <w:p w14:paraId="6F6F06AE" w14:textId="0B06D723" w:rsidR="003D1F13" w:rsidRDefault="00A238DF" w:rsidP="009836D5">
            <w:pPr>
              <w:rPr>
                <w:lang w:val="en-IN"/>
              </w:rPr>
            </w:pPr>
            <w:r>
              <w:rPr>
                <w:lang w:val="en-IN"/>
              </w:rPr>
              <w:t xml:space="preserve">Received </w:t>
            </w:r>
            <w:r w:rsidR="003D1F13">
              <w:rPr>
                <w:lang w:val="en-IN"/>
              </w:rPr>
              <w:t>Date*</w:t>
            </w:r>
          </w:p>
        </w:tc>
        <w:tc>
          <w:tcPr>
            <w:tcW w:w="3005" w:type="dxa"/>
          </w:tcPr>
          <w:p w14:paraId="116024B8" w14:textId="77777777" w:rsidR="003D1F13" w:rsidRPr="00A96946" w:rsidRDefault="003D1F13" w:rsidP="003D1F13">
            <w:pPr>
              <w:pStyle w:val="ListParagraph"/>
              <w:numPr>
                <w:ilvl w:val="0"/>
                <w:numId w:val="13"/>
              </w:numPr>
              <w:rPr>
                <w:lang w:val="en-IN"/>
              </w:rPr>
            </w:pPr>
            <w:r w:rsidRPr="00A96946">
              <w:rPr>
                <w:lang w:val="en-IN"/>
              </w:rPr>
              <w:t xml:space="preserve">Not Empty </w:t>
            </w:r>
          </w:p>
          <w:p w14:paraId="306D62B6" w14:textId="77777777" w:rsidR="003D1F13" w:rsidRPr="00A96946" w:rsidRDefault="003D1F13" w:rsidP="003D1F13">
            <w:pPr>
              <w:pStyle w:val="ListParagraph"/>
              <w:numPr>
                <w:ilvl w:val="0"/>
                <w:numId w:val="13"/>
              </w:numPr>
              <w:rPr>
                <w:lang w:val="en-IN"/>
              </w:rPr>
            </w:pPr>
            <w:r w:rsidRPr="00A96946">
              <w:rPr>
                <w:lang w:val="en-IN"/>
              </w:rPr>
              <w:t>default “today”</w:t>
            </w:r>
          </w:p>
        </w:tc>
        <w:tc>
          <w:tcPr>
            <w:tcW w:w="3006" w:type="dxa"/>
            <w:vMerge w:val="restart"/>
          </w:tcPr>
          <w:p w14:paraId="6F70BEF9" w14:textId="77777777" w:rsidR="003D1F13" w:rsidRDefault="003D1F13" w:rsidP="009836D5">
            <w:pPr>
              <w:jc w:val="center"/>
              <w:rPr>
                <w:lang w:val="en-IN"/>
              </w:rPr>
            </w:pPr>
            <w:r>
              <w:rPr>
                <w:lang w:val="en-IN"/>
              </w:rPr>
              <w:t>Save</w:t>
            </w:r>
          </w:p>
        </w:tc>
      </w:tr>
      <w:tr w:rsidR="003D1F13" w14:paraId="3A4462E4" w14:textId="77777777" w:rsidTr="009836D5">
        <w:tc>
          <w:tcPr>
            <w:tcW w:w="3005" w:type="dxa"/>
          </w:tcPr>
          <w:p w14:paraId="71D925FC" w14:textId="5DE70FA1" w:rsidR="003D1F13" w:rsidRDefault="00500EE2" w:rsidP="009836D5">
            <w:pPr>
              <w:rPr>
                <w:lang w:val="en-IN"/>
              </w:rPr>
            </w:pPr>
            <w:r>
              <w:rPr>
                <w:lang w:val="en-IN"/>
              </w:rPr>
              <w:t>Customer/Vendor</w:t>
            </w:r>
          </w:p>
        </w:tc>
        <w:tc>
          <w:tcPr>
            <w:tcW w:w="3005" w:type="dxa"/>
          </w:tcPr>
          <w:p w14:paraId="329322D8" w14:textId="77777777" w:rsidR="003D1F13" w:rsidRDefault="003D1F13" w:rsidP="009836D5">
            <w:pPr>
              <w:rPr>
                <w:lang w:val="en-IN"/>
              </w:rPr>
            </w:pPr>
            <w:r>
              <w:rPr>
                <w:lang w:val="en-IN"/>
              </w:rPr>
              <w:t>Not Empty</w:t>
            </w:r>
          </w:p>
          <w:p w14:paraId="51AC7A54" w14:textId="77777777" w:rsidR="003D1F13" w:rsidRDefault="003D1F13" w:rsidP="009836D5">
            <w:pPr>
              <w:rPr>
                <w:lang w:val="en-IN"/>
              </w:rPr>
            </w:pPr>
          </w:p>
        </w:tc>
        <w:tc>
          <w:tcPr>
            <w:tcW w:w="3006" w:type="dxa"/>
            <w:vMerge/>
          </w:tcPr>
          <w:p w14:paraId="60DDDBC1" w14:textId="77777777" w:rsidR="003D1F13" w:rsidRDefault="003D1F13" w:rsidP="009836D5">
            <w:pPr>
              <w:rPr>
                <w:lang w:val="en-IN"/>
              </w:rPr>
            </w:pPr>
          </w:p>
        </w:tc>
      </w:tr>
      <w:tr w:rsidR="003D1F13" w14:paraId="39B1B512" w14:textId="77777777" w:rsidTr="009836D5">
        <w:tc>
          <w:tcPr>
            <w:tcW w:w="3005" w:type="dxa"/>
          </w:tcPr>
          <w:p w14:paraId="6C928E41" w14:textId="017AC639" w:rsidR="003D1F13" w:rsidRDefault="003D1F13" w:rsidP="009836D5">
            <w:pPr>
              <w:rPr>
                <w:lang w:val="en-IN"/>
              </w:rPr>
            </w:pPr>
            <w:r w:rsidRPr="00CF4074">
              <w:rPr>
                <w:lang w:val="en-IN"/>
              </w:rPr>
              <w:t>Amount</w:t>
            </w:r>
          </w:p>
          <w:p w14:paraId="4D68541D" w14:textId="77777777" w:rsidR="003D1F13" w:rsidRDefault="003D1F13" w:rsidP="009836D5">
            <w:pPr>
              <w:rPr>
                <w:lang w:val="en-IN"/>
              </w:rPr>
            </w:pPr>
          </w:p>
        </w:tc>
        <w:tc>
          <w:tcPr>
            <w:tcW w:w="3005" w:type="dxa"/>
          </w:tcPr>
          <w:p w14:paraId="366FCA28" w14:textId="77777777" w:rsidR="003D1F13" w:rsidRDefault="003D1F13" w:rsidP="009836D5">
            <w:pPr>
              <w:rPr>
                <w:lang w:val="en-IN"/>
              </w:rPr>
            </w:pPr>
            <w:r>
              <w:rPr>
                <w:lang w:val="en-IN"/>
              </w:rPr>
              <w:lastRenderedPageBreak/>
              <w:t>1.Not Empty</w:t>
            </w:r>
          </w:p>
          <w:p w14:paraId="79AB3067" w14:textId="77777777" w:rsidR="003D1F13" w:rsidRDefault="003D1F13" w:rsidP="009836D5">
            <w:pPr>
              <w:rPr>
                <w:lang w:val="en-IN"/>
              </w:rPr>
            </w:pPr>
          </w:p>
          <w:p w14:paraId="376CD162" w14:textId="77777777" w:rsidR="003D1F13" w:rsidRDefault="003D1F13" w:rsidP="009836D5">
            <w:pPr>
              <w:rPr>
                <w:lang w:val="en-IN"/>
              </w:rPr>
            </w:pPr>
            <w:r>
              <w:rPr>
                <w:lang w:val="en-IN"/>
              </w:rPr>
              <w:t>2.Numbers only</w:t>
            </w:r>
          </w:p>
          <w:p w14:paraId="64A98114" w14:textId="77777777" w:rsidR="003D1F13" w:rsidRDefault="003D1F13" w:rsidP="009836D5">
            <w:pPr>
              <w:rPr>
                <w:lang w:val="en-IN"/>
              </w:rPr>
            </w:pPr>
          </w:p>
        </w:tc>
        <w:tc>
          <w:tcPr>
            <w:tcW w:w="3006" w:type="dxa"/>
          </w:tcPr>
          <w:p w14:paraId="55C9CC5B" w14:textId="77777777" w:rsidR="003D1F13" w:rsidRDefault="003D1F13" w:rsidP="009836D5">
            <w:pPr>
              <w:rPr>
                <w:lang w:val="en-IN"/>
              </w:rPr>
            </w:pPr>
          </w:p>
        </w:tc>
      </w:tr>
      <w:tr w:rsidR="003D1F13" w14:paraId="49DC18A5" w14:textId="77777777" w:rsidTr="009836D5">
        <w:tc>
          <w:tcPr>
            <w:tcW w:w="3005" w:type="dxa"/>
          </w:tcPr>
          <w:p w14:paraId="717C5099" w14:textId="7EE4330E" w:rsidR="003D1F13" w:rsidRPr="00CF4074" w:rsidRDefault="003D1F13" w:rsidP="009836D5">
            <w:pPr>
              <w:rPr>
                <w:lang w:val="en-IN"/>
              </w:rPr>
            </w:pPr>
          </w:p>
        </w:tc>
        <w:tc>
          <w:tcPr>
            <w:tcW w:w="3005" w:type="dxa"/>
          </w:tcPr>
          <w:p w14:paraId="5BC0B468" w14:textId="7952F73F" w:rsidR="003D1F13" w:rsidRDefault="003D1F13" w:rsidP="009836D5">
            <w:pPr>
              <w:rPr>
                <w:lang w:val="en-IN"/>
              </w:rPr>
            </w:pPr>
          </w:p>
        </w:tc>
        <w:tc>
          <w:tcPr>
            <w:tcW w:w="3006" w:type="dxa"/>
          </w:tcPr>
          <w:p w14:paraId="0AD5DF16" w14:textId="77777777" w:rsidR="003D1F13" w:rsidRDefault="003D1F13" w:rsidP="009836D5">
            <w:pPr>
              <w:rPr>
                <w:lang w:val="en-IN"/>
              </w:rPr>
            </w:pPr>
          </w:p>
        </w:tc>
      </w:tr>
      <w:tr w:rsidR="003D1F13" w14:paraId="66E99FE3" w14:textId="77777777" w:rsidTr="009836D5">
        <w:tc>
          <w:tcPr>
            <w:tcW w:w="3005" w:type="dxa"/>
          </w:tcPr>
          <w:p w14:paraId="1BAA60FD" w14:textId="63DEE70E" w:rsidR="003D1F13" w:rsidRDefault="003D1F13" w:rsidP="009836D5">
            <w:pPr>
              <w:rPr>
                <w:lang w:val="en-IN"/>
              </w:rPr>
            </w:pPr>
            <w:r>
              <w:rPr>
                <w:lang w:val="en-IN"/>
              </w:rPr>
              <w:t>Include in calculation</w:t>
            </w:r>
          </w:p>
        </w:tc>
        <w:tc>
          <w:tcPr>
            <w:tcW w:w="3005" w:type="dxa"/>
          </w:tcPr>
          <w:p w14:paraId="725784BA" w14:textId="77777777" w:rsidR="003D1F13" w:rsidRDefault="003D1F13" w:rsidP="009836D5">
            <w:pPr>
              <w:rPr>
                <w:lang w:val="en-IN"/>
              </w:rPr>
            </w:pPr>
            <w:r>
              <w:rPr>
                <w:lang w:val="en-IN"/>
              </w:rPr>
              <w:t>Default “Yes/On”</w:t>
            </w:r>
          </w:p>
        </w:tc>
        <w:tc>
          <w:tcPr>
            <w:tcW w:w="3006" w:type="dxa"/>
          </w:tcPr>
          <w:p w14:paraId="228BC3F7" w14:textId="77777777" w:rsidR="003D1F13" w:rsidRDefault="003D1F13" w:rsidP="009836D5">
            <w:pPr>
              <w:rPr>
                <w:lang w:val="en-IN"/>
              </w:rPr>
            </w:pPr>
          </w:p>
        </w:tc>
      </w:tr>
      <w:tr w:rsidR="003D1F13" w14:paraId="129F460E" w14:textId="77777777" w:rsidTr="009836D5">
        <w:tc>
          <w:tcPr>
            <w:tcW w:w="3005" w:type="dxa"/>
          </w:tcPr>
          <w:p w14:paraId="2BA7BA68" w14:textId="77777777" w:rsidR="003D1F13" w:rsidRDefault="003D1F13" w:rsidP="009836D5">
            <w:pPr>
              <w:rPr>
                <w:lang w:val="en-IN"/>
              </w:rPr>
            </w:pPr>
          </w:p>
        </w:tc>
        <w:tc>
          <w:tcPr>
            <w:tcW w:w="3005" w:type="dxa"/>
          </w:tcPr>
          <w:p w14:paraId="5CA6F3AF" w14:textId="77777777" w:rsidR="003D1F13" w:rsidRDefault="003D1F13" w:rsidP="009836D5">
            <w:pPr>
              <w:rPr>
                <w:lang w:val="en-IN"/>
              </w:rPr>
            </w:pPr>
          </w:p>
        </w:tc>
        <w:tc>
          <w:tcPr>
            <w:tcW w:w="3006" w:type="dxa"/>
          </w:tcPr>
          <w:p w14:paraId="0BDF5A7E" w14:textId="77777777" w:rsidR="003D1F13" w:rsidRDefault="003D1F13" w:rsidP="009836D5">
            <w:pPr>
              <w:rPr>
                <w:lang w:val="en-IN"/>
              </w:rPr>
            </w:pPr>
          </w:p>
        </w:tc>
      </w:tr>
    </w:tbl>
    <w:p w14:paraId="034F35FF" w14:textId="77777777" w:rsidR="003D1F13" w:rsidRDefault="003D1F13" w:rsidP="003D1F13">
      <w:pPr>
        <w:rPr>
          <w:lang w:val="en-IN"/>
        </w:rPr>
      </w:pPr>
    </w:p>
    <w:tbl>
      <w:tblPr>
        <w:tblStyle w:val="TableGrid"/>
        <w:tblW w:w="0" w:type="auto"/>
        <w:tblLook w:val="04A0" w:firstRow="1" w:lastRow="0" w:firstColumn="1" w:lastColumn="0" w:noHBand="0" w:noVBand="1"/>
      </w:tblPr>
      <w:tblGrid>
        <w:gridCol w:w="2477"/>
        <w:gridCol w:w="2476"/>
        <w:gridCol w:w="4063"/>
      </w:tblGrid>
      <w:tr w:rsidR="003D1F13" w14:paraId="3DB2350D" w14:textId="77777777" w:rsidTr="009836D5">
        <w:tc>
          <w:tcPr>
            <w:tcW w:w="3005" w:type="dxa"/>
          </w:tcPr>
          <w:p w14:paraId="10D71FE0" w14:textId="77777777" w:rsidR="003D1F13" w:rsidRPr="00021D7B" w:rsidRDefault="003D1F13" w:rsidP="009836D5">
            <w:pPr>
              <w:rPr>
                <w:b/>
                <w:bCs/>
                <w:lang w:val="en-IN"/>
              </w:rPr>
            </w:pPr>
            <w:r w:rsidRPr="00021D7B">
              <w:rPr>
                <w:b/>
                <w:bCs/>
                <w:lang w:val="en-IN"/>
              </w:rPr>
              <w:t>On Action</w:t>
            </w:r>
          </w:p>
        </w:tc>
        <w:tc>
          <w:tcPr>
            <w:tcW w:w="3005" w:type="dxa"/>
          </w:tcPr>
          <w:p w14:paraId="27EE9C9C" w14:textId="77777777" w:rsidR="003D1F13" w:rsidRPr="00021D7B" w:rsidRDefault="003D1F13" w:rsidP="009836D5">
            <w:pPr>
              <w:rPr>
                <w:b/>
                <w:bCs/>
                <w:lang w:val="en-IN"/>
              </w:rPr>
            </w:pPr>
            <w:r w:rsidRPr="00021D7B">
              <w:rPr>
                <w:b/>
                <w:bCs/>
                <w:lang w:val="en-IN"/>
              </w:rPr>
              <w:t>What to do</w:t>
            </w:r>
          </w:p>
        </w:tc>
        <w:tc>
          <w:tcPr>
            <w:tcW w:w="3006" w:type="dxa"/>
          </w:tcPr>
          <w:p w14:paraId="07FADB0D" w14:textId="77777777" w:rsidR="003D1F13" w:rsidRPr="00021D7B" w:rsidRDefault="003D1F13" w:rsidP="009836D5">
            <w:pPr>
              <w:rPr>
                <w:b/>
                <w:bCs/>
                <w:lang w:val="en-IN"/>
              </w:rPr>
            </w:pPr>
            <w:r w:rsidRPr="00021D7B">
              <w:rPr>
                <w:b/>
                <w:bCs/>
                <w:lang w:val="en-IN"/>
              </w:rPr>
              <w:t>API to use</w:t>
            </w:r>
          </w:p>
        </w:tc>
      </w:tr>
      <w:tr w:rsidR="003D1F13" w14:paraId="2CDA7378" w14:textId="77777777" w:rsidTr="009836D5">
        <w:tc>
          <w:tcPr>
            <w:tcW w:w="3005" w:type="dxa"/>
          </w:tcPr>
          <w:p w14:paraId="7C81536A" w14:textId="64099F35" w:rsidR="003D1F13" w:rsidRDefault="0032612B" w:rsidP="009836D5">
            <w:pPr>
              <w:rPr>
                <w:lang w:val="en-IN"/>
              </w:rPr>
            </w:pPr>
            <w:r>
              <w:rPr>
                <w:lang w:val="en-IN"/>
              </w:rPr>
              <w:t>Customer/Vendor – Search</w:t>
            </w:r>
          </w:p>
          <w:p w14:paraId="53656A34" w14:textId="77777777" w:rsidR="0032612B" w:rsidRDefault="0032612B" w:rsidP="009836D5">
            <w:pPr>
              <w:rPr>
                <w:lang w:val="en-IN"/>
              </w:rPr>
            </w:pPr>
          </w:p>
          <w:p w14:paraId="78A9F774" w14:textId="448BEC3F" w:rsidR="0032612B" w:rsidRDefault="0032612B" w:rsidP="009836D5">
            <w:pPr>
              <w:rPr>
                <w:lang w:val="en-IN"/>
              </w:rPr>
            </w:pPr>
          </w:p>
        </w:tc>
        <w:tc>
          <w:tcPr>
            <w:tcW w:w="3005" w:type="dxa"/>
          </w:tcPr>
          <w:p w14:paraId="67AD3AFB" w14:textId="704924D7" w:rsidR="003D1F13" w:rsidRDefault="0032612B" w:rsidP="009836D5">
            <w:pPr>
              <w:rPr>
                <w:lang w:val="en-IN"/>
              </w:rPr>
            </w:pPr>
            <w:r>
              <w:rPr>
                <w:lang w:val="en-IN"/>
              </w:rPr>
              <w:t xml:space="preserve">User Type </w:t>
            </w:r>
            <w:del w:id="136" w:author="nyadav.idmworks@outlook.com" w:date="2020-05-09T23:28:00Z">
              <w:r w:rsidDel="00E056DA">
                <w:rPr>
                  <w:lang w:val="en-IN"/>
                </w:rPr>
                <w:delText>2</w:delText>
              </w:r>
            </w:del>
            <w:ins w:id="137" w:author="nyadav.idmworks@outlook.com" w:date="2020-05-09T23:28:00Z">
              <w:r w:rsidR="00E056DA">
                <w:rPr>
                  <w:lang w:val="en-IN"/>
                </w:rPr>
                <w:t>3</w:t>
              </w:r>
            </w:ins>
            <w:r>
              <w:rPr>
                <w:lang w:val="en-IN"/>
              </w:rPr>
              <w:t xml:space="preserve"> characters and auto-search starts</w:t>
            </w:r>
            <w:r w:rsidR="00263CDF">
              <w:rPr>
                <w:lang w:val="en-IN"/>
              </w:rPr>
              <w:t xml:space="preserve"> and shows the list of customer’s accounts</w:t>
            </w:r>
          </w:p>
          <w:p w14:paraId="0B88355B" w14:textId="77777777" w:rsidR="00E80F6B" w:rsidRDefault="00E80F6B" w:rsidP="009836D5">
            <w:pPr>
              <w:rPr>
                <w:lang w:val="en-IN"/>
              </w:rPr>
            </w:pPr>
          </w:p>
          <w:p w14:paraId="03738E3F" w14:textId="3D6E8B9B" w:rsidR="00E80F6B" w:rsidRDefault="00E80F6B" w:rsidP="00E80F6B">
            <w:pPr>
              <w:rPr>
                <w:lang w:val="en-IN"/>
              </w:rPr>
            </w:pPr>
            <w:r>
              <w:rPr>
                <w:lang w:val="en-IN"/>
              </w:rPr>
              <w:t xml:space="preserve">Search on Account instead of Customer/Vendor </w:t>
            </w:r>
          </w:p>
          <w:p w14:paraId="2B872523" w14:textId="7BBC8D5D" w:rsidR="00E80F6B" w:rsidRDefault="00E80F6B" w:rsidP="009836D5">
            <w:pPr>
              <w:rPr>
                <w:lang w:val="en-IN"/>
              </w:rPr>
            </w:pPr>
          </w:p>
        </w:tc>
        <w:tc>
          <w:tcPr>
            <w:tcW w:w="3006" w:type="dxa"/>
          </w:tcPr>
          <w:p w14:paraId="6143C861" w14:textId="77777777" w:rsidR="00E056DA" w:rsidRDefault="00E056DA" w:rsidP="00E056DA">
            <w:pPr>
              <w:rPr>
                <w:ins w:id="138" w:author="nyadav.idmworks@outlook.com" w:date="2020-05-09T23:28:00Z"/>
                <w:lang w:val="en-IN"/>
              </w:rPr>
            </w:pPr>
            <w:ins w:id="139" w:author="nyadav.idmworks@outlook.com" w:date="2020-05-09T23:28:00Z">
              <w:r>
                <w:rPr>
                  <w:lang w:val="en-IN"/>
                </w:rPr>
                <w:fldChar w:fldCharType="begin"/>
              </w:r>
              <w:r>
                <w:rPr>
                  <w:lang w:val="en-IN"/>
                </w:rPr>
                <w:instrText xml:space="preserve"> REF _Ref39957829 \h  \* MERGEFORMAT </w:instrText>
              </w:r>
            </w:ins>
            <w:r>
              <w:rPr>
                <w:lang w:val="en-IN"/>
              </w:rPr>
            </w:r>
            <w:ins w:id="140" w:author="nyadav.idmworks@outlook.com" w:date="2020-05-09T23:28:00Z">
              <w:r>
                <w:rPr>
                  <w:lang w:val="en-IN"/>
                </w:rPr>
                <w:fldChar w:fldCharType="separate"/>
              </w:r>
              <w:r>
                <w:rPr>
                  <w:lang w:val="en-IN"/>
                </w:rPr>
                <w:t>a</w:t>
              </w:r>
              <w:r w:rsidRPr="000163D8">
                <w:rPr>
                  <w:rFonts w:asciiTheme="majorHAnsi" w:eastAsiaTheme="majorEastAsia" w:hAnsiTheme="majorHAnsi" w:cstheme="majorBidi"/>
                  <w:color w:val="2F5496" w:themeColor="accent1" w:themeShade="BF"/>
                  <w:sz w:val="26"/>
                  <w:szCs w:val="26"/>
                  <w:lang w:val="en-IN"/>
                </w:rPr>
                <w:t>ccounting/getAccountsByNickName</w:t>
              </w:r>
              <w:r>
                <w:rPr>
                  <w:lang w:val="en-IN"/>
                </w:rPr>
                <w:fldChar w:fldCharType="end"/>
              </w:r>
            </w:ins>
          </w:p>
          <w:p w14:paraId="006B0982" w14:textId="77777777" w:rsidR="00E056DA" w:rsidRDefault="00E056DA" w:rsidP="00E056DA">
            <w:pPr>
              <w:rPr>
                <w:ins w:id="141" w:author="nyadav.idmworks@outlook.com" w:date="2020-05-09T23:28:00Z"/>
                <w:lang w:val="en-IN"/>
              </w:rPr>
            </w:pPr>
          </w:p>
          <w:p w14:paraId="255872A8" w14:textId="77777777" w:rsidR="00E056DA" w:rsidRDefault="00E056DA" w:rsidP="00E056DA">
            <w:pPr>
              <w:rPr>
                <w:ins w:id="142" w:author="nyadav.idmworks@outlook.com" w:date="2020-05-09T23:28:00Z"/>
                <w:lang w:val="en-IN"/>
              </w:rPr>
            </w:pPr>
            <w:ins w:id="143" w:author="nyadav.idmworks@outlook.com" w:date="2020-05-09T23:28:00Z">
              <w:r>
                <w:rPr>
                  <w:lang w:val="en-IN"/>
                </w:rPr>
                <w:t xml:space="preserve">Display Logic: This API will give you List&lt;AccountBean&gt; </w:t>
              </w:r>
            </w:ins>
          </w:p>
          <w:p w14:paraId="7AA87D43" w14:textId="12CF4D5A" w:rsidR="003D1F13" w:rsidRDefault="00E056DA" w:rsidP="00E056DA">
            <w:pPr>
              <w:rPr>
                <w:lang w:val="en-IN"/>
              </w:rPr>
            </w:pPr>
            <w:ins w:id="144" w:author="nyadav.idmworks@outlook.com" w:date="2020-05-09T23:28:00Z">
              <w:r w:rsidRPr="000163D8">
                <w:rPr>
                  <w:lang w:val="en-IN"/>
                </w:rPr>
                <w:t>You need to display “accountnickname” in the “Customer</w:t>
              </w:r>
              <w:r w:rsidR="00A912A8">
                <w:rPr>
                  <w:lang w:val="en-IN"/>
                </w:rPr>
                <w:t>/Vendor</w:t>
              </w:r>
              <w:r w:rsidRPr="000163D8">
                <w:rPr>
                  <w:lang w:val="en-IN"/>
                </w:rPr>
                <w:t xml:space="preserve">” </w:t>
              </w:r>
              <w:r w:rsidR="00685FFF">
                <w:rPr>
                  <w:lang w:val="en-IN"/>
                </w:rPr>
                <w:t>searchbox</w:t>
              </w:r>
              <w:r w:rsidRPr="000163D8">
                <w:rPr>
                  <w:lang w:val="en-IN"/>
                </w:rPr>
                <w:t xml:space="preserve"> while you need to pass “OwnerID”</w:t>
              </w:r>
            </w:ins>
            <w:ins w:id="145" w:author="nyadav.idmworks@outlook.com" w:date="2020-05-09T23:29:00Z">
              <w:r w:rsidR="00685FFF">
                <w:rPr>
                  <w:lang w:val="en-IN"/>
                </w:rPr>
                <w:t xml:space="preserve"> and “AccountID”</w:t>
              </w:r>
            </w:ins>
            <w:ins w:id="146" w:author="nyadav.idmworks@outlook.com" w:date="2020-05-09T23:28:00Z">
              <w:r w:rsidRPr="000163D8">
                <w:rPr>
                  <w:lang w:val="en-IN"/>
                </w:rPr>
                <w:t xml:space="preserve"> for the select</w:t>
              </w:r>
            </w:ins>
            <w:ins w:id="147" w:author="nyadav.idmworks@outlook.com" w:date="2020-05-09T23:29:00Z">
              <w:r w:rsidR="00D41346">
                <w:rPr>
                  <w:lang w:val="en-IN"/>
                </w:rPr>
                <w:t>ed</w:t>
              </w:r>
            </w:ins>
            <w:ins w:id="148" w:author="nyadav.idmworks@outlook.com" w:date="2020-05-09T23:28:00Z">
              <w:r w:rsidRPr="000163D8">
                <w:rPr>
                  <w:lang w:val="en-IN"/>
                </w:rPr>
                <w:t xml:space="preserve"> </w:t>
              </w:r>
            </w:ins>
            <w:ins w:id="149" w:author="nyadav.idmworks@outlook.com" w:date="2020-05-09T23:29:00Z">
              <w:r w:rsidR="00BA37CE">
                <w:rPr>
                  <w:lang w:val="en-IN"/>
                </w:rPr>
                <w:t>value</w:t>
              </w:r>
              <w:r w:rsidR="00602192">
                <w:rPr>
                  <w:lang w:val="en-IN"/>
                </w:rPr>
                <w:t xml:space="preserve"> to the backend</w:t>
              </w:r>
            </w:ins>
            <w:ins w:id="150" w:author="nyadav.idmworks@outlook.com" w:date="2020-05-09T23:28:00Z">
              <w:r w:rsidRPr="000163D8">
                <w:rPr>
                  <w:lang w:val="en-IN"/>
                </w:rPr>
                <w:t>.</w:t>
              </w:r>
            </w:ins>
          </w:p>
        </w:tc>
      </w:tr>
      <w:tr w:rsidR="003D1F13" w14:paraId="62015937" w14:textId="77777777" w:rsidTr="009836D5">
        <w:tc>
          <w:tcPr>
            <w:tcW w:w="3005" w:type="dxa"/>
          </w:tcPr>
          <w:p w14:paraId="538C8D72" w14:textId="77777777" w:rsidR="003D1F13" w:rsidRPr="00DB2824" w:rsidRDefault="003D1F13" w:rsidP="009836D5">
            <w:pPr>
              <w:rPr>
                <w:color w:val="FF0000"/>
                <w:lang w:val="en-IN"/>
              </w:rPr>
            </w:pPr>
            <w:r w:rsidRPr="00DB2824">
              <w:rPr>
                <w:color w:val="FF0000"/>
                <w:lang w:val="en-IN"/>
              </w:rPr>
              <w:t>Save</w:t>
            </w:r>
          </w:p>
        </w:tc>
        <w:tc>
          <w:tcPr>
            <w:tcW w:w="3005" w:type="dxa"/>
          </w:tcPr>
          <w:p w14:paraId="521B39DC" w14:textId="532957CB" w:rsidR="003D1F13" w:rsidRPr="00DB2824" w:rsidRDefault="0071134F" w:rsidP="009836D5">
            <w:pPr>
              <w:rPr>
                <w:color w:val="FF0000"/>
                <w:lang w:val="en-IN"/>
              </w:rPr>
            </w:pPr>
            <w:r w:rsidRPr="00DB2824">
              <w:rPr>
                <w:color w:val="FF0000"/>
                <w:lang w:val="en-IN"/>
              </w:rPr>
              <w:t>Create a Payment Received</w:t>
            </w:r>
          </w:p>
        </w:tc>
        <w:tc>
          <w:tcPr>
            <w:tcW w:w="3006" w:type="dxa"/>
          </w:tcPr>
          <w:p w14:paraId="2C7216E7" w14:textId="77777777" w:rsidR="003D1F13" w:rsidRDefault="002D4DB5" w:rsidP="009836D5">
            <w:pPr>
              <w:rPr>
                <w:lang w:val="en-IN"/>
              </w:rPr>
            </w:pPr>
            <w:r>
              <w:rPr>
                <w:lang w:val="en-IN"/>
              </w:rPr>
              <w:fldChar w:fldCharType="begin"/>
            </w:r>
            <w:r>
              <w:rPr>
                <w:lang w:val="en-IN"/>
              </w:rPr>
              <w:instrText xml:space="preserve"> REF _Ref39509580 \h </w:instrText>
            </w:r>
            <w:r>
              <w:rPr>
                <w:lang w:val="en-IN"/>
              </w:rPr>
            </w:r>
            <w:r>
              <w:rPr>
                <w:lang w:val="en-IN"/>
              </w:rPr>
              <w:fldChar w:fldCharType="separate"/>
            </w:r>
            <w:r w:rsidRPr="005A37A8">
              <w:rPr>
                <w:lang w:val="en-IN"/>
              </w:rPr>
              <w:t>/accounting/createPaymentReceived</w:t>
            </w:r>
            <w:r>
              <w:rPr>
                <w:lang w:val="en-IN"/>
              </w:rPr>
              <w:fldChar w:fldCharType="end"/>
            </w:r>
          </w:p>
          <w:p w14:paraId="798798E4" w14:textId="206DB980" w:rsidR="002D4DB5" w:rsidRDefault="002D4DB5" w:rsidP="009836D5">
            <w:pPr>
              <w:rPr>
                <w:lang w:val="en-IN"/>
              </w:rPr>
            </w:pPr>
          </w:p>
        </w:tc>
      </w:tr>
    </w:tbl>
    <w:p w14:paraId="68C86C85" w14:textId="77777777" w:rsidR="003D1F13" w:rsidRDefault="003D1F13" w:rsidP="003D1F13">
      <w:pPr>
        <w:rPr>
          <w:lang w:val="en-IN"/>
        </w:rPr>
      </w:pPr>
    </w:p>
    <w:p w14:paraId="3ABFBA87" w14:textId="77777777" w:rsidR="003D1F13" w:rsidRPr="0067729E" w:rsidRDefault="003D1F13" w:rsidP="0067729E">
      <w:pPr>
        <w:rPr>
          <w:lang w:val="en-IN"/>
        </w:rPr>
      </w:pPr>
    </w:p>
    <w:p w14:paraId="15DBE317" w14:textId="77777777" w:rsidR="00F17C1C" w:rsidRDefault="00F17C1C" w:rsidP="00F17C1C">
      <w:pPr>
        <w:pStyle w:val="Heading2"/>
        <w:rPr>
          <w:lang w:val="en-IN"/>
        </w:rPr>
      </w:pPr>
      <w:r>
        <w:rPr>
          <w:lang w:val="en-IN"/>
        </w:rPr>
        <w:t>List Payment Received</w:t>
      </w:r>
    </w:p>
    <w:p w14:paraId="2FA3A79F" w14:textId="77777777" w:rsidR="00F17C1C" w:rsidRPr="00F17C1C" w:rsidRDefault="00F40DB0" w:rsidP="00F17C1C">
      <w:pPr>
        <w:rPr>
          <w:lang w:val="en-IN"/>
        </w:rPr>
      </w:pPr>
      <w:r>
        <w:rPr>
          <w:noProof/>
        </w:rPr>
        <w:drawing>
          <wp:inline distT="0" distB="0" distL="0" distR="0" wp14:anchorId="483FA7E1" wp14:editId="4D184ABD">
            <wp:extent cx="404812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3390900"/>
                    </a:xfrm>
                    <a:prstGeom prst="rect">
                      <a:avLst/>
                    </a:prstGeom>
                  </pic:spPr>
                </pic:pic>
              </a:graphicData>
            </a:graphic>
          </wp:inline>
        </w:drawing>
      </w:r>
    </w:p>
    <w:p w14:paraId="3462566E" w14:textId="77777777" w:rsidR="003B2A69" w:rsidRDefault="003B2A69" w:rsidP="00442E97">
      <w:pPr>
        <w:rPr>
          <w:lang w:val="en-IN"/>
        </w:rPr>
      </w:pPr>
    </w:p>
    <w:p w14:paraId="3B9A815E" w14:textId="77777777" w:rsidR="00950BA0" w:rsidRDefault="00950BA0" w:rsidP="00442E97">
      <w:pPr>
        <w:rPr>
          <w:lang w:val="en-IN"/>
        </w:rPr>
      </w:pPr>
    </w:p>
    <w:p w14:paraId="3161D0F6" w14:textId="065A7B0C" w:rsidR="00D047AE" w:rsidRDefault="00FD6DD2" w:rsidP="00D047AE">
      <w:pPr>
        <w:pStyle w:val="Heading2"/>
        <w:rPr>
          <w:lang w:val="en-IN"/>
        </w:rPr>
      </w:pPr>
      <w:r>
        <w:rPr>
          <w:lang w:val="en-IN"/>
        </w:rPr>
        <w:lastRenderedPageBreak/>
        <w:t>Sales</w:t>
      </w:r>
      <w:r w:rsidR="00E6294A">
        <w:rPr>
          <w:lang w:val="en-IN"/>
        </w:rPr>
        <w:t xml:space="preserve"> Entry / </w:t>
      </w:r>
      <w:r w:rsidR="00D047AE">
        <w:rPr>
          <w:lang w:val="en-IN"/>
        </w:rPr>
        <w:t>Create Invoice</w:t>
      </w:r>
    </w:p>
    <w:p w14:paraId="109A30BB" w14:textId="41644907" w:rsidR="00F04B43" w:rsidRDefault="00FD6DD2" w:rsidP="00F04B43">
      <w:pPr>
        <w:rPr>
          <w:lang w:val="en-IN"/>
        </w:rPr>
      </w:pPr>
      <w:r>
        <w:rPr>
          <w:noProof/>
        </w:rPr>
        <w:drawing>
          <wp:inline distT="0" distB="0" distL="0" distR="0" wp14:anchorId="6A8535C6" wp14:editId="55F47618">
            <wp:extent cx="5731510" cy="4019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9550"/>
                    </a:xfrm>
                    <a:prstGeom prst="rect">
                      <a:avLst/>
                    </a:prstGeom>
                  </pic:spPr>
                </pic:pic>
              </a:graphicData>
            </a:graphic>
          </wp:inline>
        </w:drawing>
      </w:r>
    </w:p>
    <w:p w14:paraId="3F525B1F" w14:textId="557E9C56" w:rsidR="00A40699" w:rsidRDefault="00A40699" w:rsidP="00F04B43">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5E6F0A4C" w14:textId="77777777" w:rsidTr="009836D5">
        <w:tc>
          <w:tcPr>
            <w:tcW w:w="3005" w:type="dxa"/>
          </w:tcPr>
          <w:p w14:paraId="03757FE9" w14:textId="77777777" w:rsidR="00A40699" w:rsidRPr="006C008F" w:rsidRDefault="00A40699" w:rsidP="009836D5">
            <w:pPr>
              <w:rPr>
                <w:b/>
                <w:bCs/>
                <w:lang w:val="en-IN"/>
              </w:rPr>
            </w:pPr>
            <w:r w:rsidRPr="006C008F">
              <w:rPr>
                <w:b/>
                <w:bCs/>
                <w:lang w:val="en-IN"/>
              </w:rPr>
              <w:t>Field</w:t>
            </w:r>
          </w:p>
        </w:tc>
        <w:tc>
          <w:tcPr>
            <w:tcW w:w="3005" w:type="dxa"/>
          </w:tcPr>
          <w:p w14:paraId="4DB8AD30" w14:textId="77777777" w:rsidR="00A40699" w:rsidRPr="006C008F" w:rsidRDefault="00A40699" w:rsidP="009836D5">
            <w:pPr>
              <w:rPr>
                <w:b/>
                <w:bCs/>
                <w:lang w:val="en-IN"/>
              </w:rPr>
            </w:pPr>
            <w:r w:rsidRPr="006C008F">
              <w:rPr>
                <w:b/>
                <w:bCs/>
                <w:lang w:val="en-IN"/>
              </w:rPr>
              <w:t>Validations</w:t>
            </w:r>
          </w:p>
        </w:tc>
        <w:tc>
          <w:tcPr>
            <w:tcW w:w="3006" w:type="dxa"/>
          </w:tcPr>
          <w:p w14:paraId="40D8F656" w14:textId="77777777" w:rsidR="00A40699" w:rsidRPr="00566441" w:rsidRDefault="00A40699" w:rsidP="009836D5">
            <w:pPr>
              <w:rPr>
                <w:b/>
                <w:bCs/>
                <w:lang w:val="en-IN"/>
              </w:rPr>
            </w:pPr>
            <w:r w:rsidRPr="00566441">
              <w:rPr>
                <w:b/>
                <w:bCs/>
                <w:lang w:val="en-IN"/>
              </w:rPr>
              <w:t>On Action</w:t>
            </w:r>
          </w:p>
        </w:tc>
      </w:tr>
      <w:tr w:rsidR="00A40699" w14:paraId="466E9AB3" w14:textId="77777777" w:rsidTr="009836D5">
        <w:tc>
          <w:tcPr>
            <w:tcW w:w="3005" w:type="dxa"/>
          </w:tcPr>
          <w:p w14:paraId="64EAE345" w14:textId="35653E9F" w:rsidR="00A40699" w:rsidRDefault="00A03B99" w:rsidP="009836D5">
            <w:pPr>
              <w:rPr>
                <w:lang w:val="en-IN"/>
              </w:rPr>
            </w:pPr>
            <w:r>
              <w:rPr>
                <w:lang w:val="en-IN"/>
              </w:rPr>
              <w:t xml:space="preserve">Invoice </w:t>
            </w:r>
            <w:r w:rsidR="00A40699">
              <w:rPr>
                <w:lang w:val="en-IN"/>
              </w:rPr>
              <w:t>Date*</w:t>
            </w:r>
          </w:p>
        </w:tc>
        <w:tc>
          <w:tcPr>
            <w:tcW w:w="3005" w:type="dxa"/>
          </w:tcPr>
          <w:p w14:paraId="221DA9DB" w14:textId="77777777" w:rsidR="00A40699" w:rsidRPr="00A96946" w:rsidRDefault="00A40699" w:rsidP="003D1F13">
            <w:pPr>
              <w:pStyle w:val="ListParagraph"/>
              <w:numPr>
                <w:ilvl w:val="0"/>
                <w:numId w:val="13"/>
              </w:numPr>
              <w:rPr>
                <w:lang w:val="en-IN"/>
              </w:rPr>
            </w:pPr>
            <w:r w:rsidRPr="00A96946">
              <w:rPr>
                <w:lang w:val="en-IN"/>
              </w:rPr>
              <w:t xml:space="preserve">Not Empty </w:t>
            </w:r>
          </w:p>
          <w:p w14:paraId="6709FD97" w14:textId="77777777" w:rsidR="00A40699" w:rsidRDefault="00A40699" w:rsidP="009836D5">
            <w:pPr>
              <w:rPr>
                <w:lang w:val="en-IN"/>
              </w:rPr>
            </w:pPr>
          </w:p>
          <w:p w14:paraId="05526B31" w14:textId="77777777" w:rsidR="00A40699" w:rsidRPr="00A96946" w:rsidRDefault="00A40699" w:rsidP="003D1F13">
            <w:pPr>
              <w:pStyle w:val="ListParagraph"/>
              <w:numPr>
                <w:ilvl w:val="0"/>
                <w:numId w:val="13"/>
              </w:numPr>
              <w:rPr>
                <w:lang w:val="en-IN"/>
              </w:rPr>
            </w:pPr>
            <w:r w:rsidRPr="00A96946">
              <w:rPr>
                <w:lang w:val="en-IN"/>
              </w:rPr>
              <w:t>default “today”</w:t>
            </w:r>
          </w:p>
        </w:tc>
        <w:tc>
          <w:tcPr>
            <w:tcW w:w="3006" w:type="dxa"/>
            <w:vMerge w:val="restart"/>
          </w:tcPr>
          <w:p w14:paraId="45E6E867" w14:textId="77777777" w:rsidR="00A40699" w:rsidRDefault="00A40699" w:rsidP="009836D5">
            <w:pPr>
              <w:jc w:val="center"/>
              <w:rPr>
                <w:lang w:val="en-IN"/>
              </w:rPr>
            </w:pPr>
            <w:r>
              <w:rPr>
                <w:lang w:val="en-IN"/>
              </w:rPr>
              <w:t>Save</w:t>
            </w:r>
          </w:p>
        </w:tc>
      </w:tr>
      <w:tr w:rsidR="00A40699" w14:paraId="6395D551" w14:textId="77777777" w:rsidTr="009836D5">
        <w:tc>
          <w:tcPr>
            <w:tcW w:w="3005" w:type="dxa"/>
          </w:tcPr>
          <w:p w14:paraId="1C31925B" w14:textId="6686F623" w:rsidR="00A40699" w:rsidRDefault="003C1F75" w:rsidP="009836D5">
            <w:pPr>
              <w:rPr>
                <w:lang w:val="en-IN"/>
              </w:rPr>
            </w:pPr>
            <w:r>
              <w:rPr>
                <w:lang w:val="en-IN"/>
              </w:rPr>
              <w:t>Supplier/Vendor</w:t>
            </w:r>
            <w:r w:rsidR="00A40699">
              <w:rPr>
                <w:lang w:val="en-IN"/>
              </w:rPr>
              <w:t xml:space="preserve"> *</w:t>
            </w:r>
          </w:p>
        </w:tc>
        <w:tc>
          <w:tcPr>
            <w:tcW w:w="3005" w:type="dxa"/>
          </w:tcPr>
          <w:p w14:paraId="34C871EB" w14:textId="77777777" w:rsidR="00A40699" w:rsidRDefault="00A40699" w:rsidP="009836D5">
            <w:pPr>
              <w:rPr>
                <w:lang w:val="en-IN"/>
              </w:rPr>
            </w:pPr>
            <w:r>
              <w:rPr>
                <w:lang w:val="en-IN"/>
              </w:rPr>
              <w:t>Not Empty</w:t>
            </w:r>
          </w:p>
          <w:p w14:paraId="08C71B71" w14:textId="77777777" w:rsidR="00A40699" w:rsidRDefault="00A40699" w:rsidP="009836D5">
            <w:pPr>
              <w:rPr>
                <w:lang w:val="en-IN"/>
              </w:rPr>
            </w:pPr>
          </w:p>
        </w:tc>
        <w:tc>
          <w:tcPr>
            <w:tcW w:w="3006" w:type="dxa"/>
            <w:vMerge/>
          </w:tcPr>
          <w:p w14:paraId="59747413" w14:textId="77777777" w:rsidR="00A40699" w:rsidRDefault="00A40699" w:rsidP="009836D5">
            <w:pPr>
              <w:rPr>
                <w:lang w:val="en-IN"/>
              </w:rPr>
            </w:pPr>
          </w:p>
        </w:tc>
      </w:tr>
      <w:tr w:rsidR="00A40699" w14:paraId="57A5D393" w14:textId="77777777" w:rsidTr="009836D5">
        <w:tc>
          <w:tcPr>
            <w:tcW w:w="3005" w:type="dxa"/>
          </w:tcPr>
          <w:p w14:paraId="06256B28" w14:textId="77777777" w:rsidR="00A40699" w:rsidRDefault="00A40699" w:rsidP="009836D5">
            <w:pPr>
              <w:rPr>
                <w:lang w:val="en-IN"/>
              </w:rPr>
            </w:pPr>
            <w:r w:rsidRPr="00CF4074">
              <w:rPr>
                <w:lang w:val="en-IN"/>
              </w:rPr>
              <w:t>Total Amount</w:t>
            </w:r>
            <w:r>
              <w:rPr>
                <w:lang w:val="en-IN"/>
              </w:rPr>
              <w:t xml:space="preserve"> (Gross)</w:t>
            </w:r>
          </w:p>
          <w:p w14:paraId="648C9221" w14:textId="77777777" w:rsidR="00A40699" w:rsidRDefault="00A40699" w:rsidP="009836D5">
            <w:pPr>
              <w:rPr>
                <w:lang w:val="en-IN"/>
              </w:rPr>
            </w:pPr>
          </w:p>
        </w:tc>
        <w:tc>
          <w:tcPr>
            <w:tcW w:w="3005" w:type="dxa"/>
          </w:tcPr>
          <w:p w14:paraId="7FCEE974" w14:textId="77777777" w:rsidR="00A40699" w:rsidRDefault="00A40699" w:rsidP="009836D5">
            <w:pPr>
              <w:rPr>
                <w:lang w:val="en-IN"/>
              </w:rPr>
            </w:pPr>
            <w:r>
              <w:rPr>
                <w:lang w:val="en-IN"/>
              </w:rPr>
              <w:t>1.Not Empty</w:t>
            </w:r>
          </w:p>
          <w:p w14:paraId="3FDF15CE" w14:textId="77777777" w:rsidR="00A40699" w:rsidRDefault="00A40699" w:rsidP="009836D5">
            <w:pPr>
              <w:rPr>
                <w:lang w:val="en-IN"/>
              </w:rPr>
            </w:pPr>
          </w:p>
          <w:p w14:paraId="6C5453AE" w14:textId="77777777" w:rsidR="00A40699" w:rsidRDefault="00A40699" w:rsidP="009836D5">
            <w:pPr>
              <w:rPr>
                <w:lang w:val="en-IN"/>
              </w:rPr>
            </w:pPr>
            <w:r>
              <w:rPr>
                <w:lang w:val="en-IN"/>
              </w:rPr>
              <w:t>2.Numbers only</w:t>
            </w:r>
          </w:p>
          <w:p w14:paraId="7A1B1DDD" w14:textId="77777777" w:rsidR="00A40699" w:rsidRDefault="00A40699" w:rsidP="009836D5">
            <w:pPr>
              <w:rPr>
                <w:lang w:val="en-IN"/>
              </w:rPr>
            </w:pPr>
          </w:p>
        </w:tc>
        <w:tc>
          <w:tcPr>
            <w:tcW w:w="3006" w:type="dxa"/>
          </w:tcPr>
          <w:p w14:paraId="7D559799" w14:textId="77777777" w:rsidR="00A40699" w:rsidRDefault="00A40699" w:rsidP="009836D5">
            <w:pPr>
              <w:rPr>
                <w:lang w:val="en-IN"/>
              </w:rPr>
            </w:pPr>
          </w:p>
        </w:tc>
      </w:tr>
      <w:tr w:rsidR="00A40699" w14:paraId="75DB8F21" w14:textId="77777777" w:rsidTr="009836D5">
        <w:tc>
          <w:tcPr>
            <w:tcW w:w="3005" w:type="dxa"/>
          </w:tcPr>
          <w:p w14:paraId="0FB28626" w14:textId="77777777" w:rsidR="00A40699" w:rsidRPr="00CF4074" w:rsidRDefault="00A40699" w:rsidP="009836D5">
            <w:pPr>
              <w:rPr>
                <w:lang w:val="en-IN"/>
              </w:rPr>
            </w:pPr>
            <w:r>
              <w:rPr>
                <w:lang w:val="en-IN"/>
              </w:rPr>
              <w:t xml:space="preserve">CGST,SGST,IGST, Extra Amount, Order Amount(Net)  </w:t>
            </w:r>
          </w:p>
        </w:tc>
        <w:tc>
          <w:tcPr>
            <w:tcW w:w="3005" w:type="dxa"/>
          </w:tcPr>
          <w:p w14:paraId="4ED107D1" w14:textId="77777777" w:rsidR="00A40699" w:rsidRDefault="00A40699" w:rsidP="009836D5">
            <w:pPr>
              <w:rPr>
                <w:lang w:val="en-IN"/>
              </w:rPr>
            </w:pPr>
            <w:r>
              <w:rPr>
                <w:lang w:val="en-IN"/>
              </w:rPr>
              <w:t>If value is present, it is number.</w:t>
            </w:r>
          </w:p>
        </w:tc>
        <w:tc>
          <w:tcPr>
            <w:tcW w:w="3006" w:type="dxa"/>
          </w:tcPr>
          <w:p w14:paraId="4425B69D" w14:textId="77777777" w:rsidR="00A40699" w:rsidRDefault="00A40699" w:rsidP="009836D5">
            <w:pPr>
              <w:rPr>
                <w:lang w:val="en-IN"/>
              </w:rPr>
            </w:pPr>
          </w:p>
        </w:tc>
      </w:tr>
    </w:tbl>
    <w:p w14:paraId="030EECFD" w14:textId="77777777" w:rsidR="00A40699" w:rsidRDefault="00A40699" w:rsidP="00A40699">
      <w:pPr>
        <w:rPr>
          <w:lang w:val="en-IN"/>
        </w:rPr>
      </w:pPr>
    </w:p>
    <w:tbl>
      <w:tblPr>
        <w:tblStyle w:val="TableGrid"/>
        <w:tblW w:w="0" w:type="auto"/>
        <w:tblLook w:val="04A0" w:firstRow="1" w:lastRow="0" w:firstColumn="1" w:lastColumn="0" w:noHBand="0" w:noVBand="1"/>
      </w:tblPr>
      <w:tblGrid>
        <w:gridCol w:w="2556"/>
        <w:gridCol w:w="2397"/>
        <w:gridCol w:w="4063"/>
      </w:tblGrid>
      <w:tr w:rsidR="00A40699" w14:paraId="2C6D4986" w14:textId="77777777" w:rsidTr="009836D5">
        <w:tc>
          <w:tcPr>
            <w:tcW w:w="3005" w:type="dxa"/>
          </w:tcPr>
          <w:p w14:paraId="6EA64D18" w14:textId="77777777" w:rsidR="00A40699" w:rsidRPr="00021D7B" w:rsidRDefault="00A40699" w:rsidP="009836D5">
            <w:pPr>
              <w:rPr>
                <w:b/>
                <w:bCs/>
                <w:lang w:val="en-IN"/>
              </w:rPr>
            </w:pPr>
            <w:r w:rsidRPr="00021D7B">
              <w:rPr>
                <w:b/>
                <w:bCs/>
                <w:lang w:val="en-IN"/>
              </w:rPr>
              <w:t>On Action</w:t>
            </w:r>
          </w:p>
        </w:tc>
        <w:tc>
          <w:tcPr>
            <w:tcW w:w="3005" w:type="dxa"/>
          </w:tcPr>
          <w:p w14:paraId="7CE891D8" w14:textId="77777777" w:rsidR="00A40699" w:rsidRPr="00021D7B" w:rsidRDefault="00A40699" w:rsidP="009836D5">
            <w:pPr>
              <w:rPr>
                <w:b/>
                <w:bCs/>
                <w:lang w:val="en-IN"/>
              </w:rPr>
            </w:pPr>
            <w:r w:rsidRPr="00021D7B">
              <w:rPr>
                <w:b/>
                <w:bCs/>
                <w:lang w:val="en-IN"/>
              </w:rPr>
              <w:t>What to do</w:t>
            </w:r>
          </w:p>
        </w:tc>
        <w:tc>
          <w:tcPr>
            <w:tcW w:w="3006" w:type="dxa"/>
          </w:tcPr>
          <w:p w14:paraId="0130139E" w14:textId="77777777" w:rsidR="00A40699" w:rsidRPr="00021D7B" w:rsidRDefault="00A40699" w:rsidP="009836D5">
            <w:pPr>
              <w:rPr>
                <w:b/>
                <w:bCs/>
                <w:lang w:val="en-IN"/>
              </w:rPr>
            </w:pPr>
            <w:r w:rsidRPr="00021D7B">
              <w:rPr>
                <w:b/>
                <w:bCs/>
                <w:lang w:val="en-IN"/>
              </w:rPr>
              <w:t>API to use</w:t>
            </w:r>
          </w:p>
        </w:tc>
      </w:tr>
      <w:tr w:rsidR="00A40699" w14:paraId="12057549" w14:textId="77777777" w:rsidTr="009836D5">
        <w:tc>
          <w:tcPr>
            <w:tcW w:w="3005" w:type="dxa"/>
          </w:tcPr>
          <w:p w14:paraId="77AA6B33" w14:textId="775C008C" w:rsidR="00A40699" w:rsidRDefault="00683444" w:rsidP="009836D5">
            <w:pPr>
              <w:rPr>
                <w:lang w:val="en-IN"/>
              </w:rPr>
            </w:pPr>
            <w:r>
              <w:rPr>
                <w:lang w:val="en-IN"/>
              </w:rPr>
              <w:t>Supplier/Vendor</w:t>
            </w:r>
            <w:r w:rsidR="00A40699">
              <w:rPr>
                <w:lang w:val="en-IN"/>
              </w:rPr>
              <w:t xml:space="preserve"> Search</w:t>
            </w:r>
          </w:p>
          <w:p w14:paraId="5FDF80D8" w14:textId="282C7293" w:rsidR="00A40699" w:rsidRDefault="00A40699" w:rsidP="009836D5">
            <w:pPr>
              <w:rPr>
                <w:lang w:val="en-IN"/>
              </w:rPr>
            </w:pPr>
            <w:r>
              <w:rPr>
                <w:lang w:val="en-IN"/>
              </w:rPr>
              <w:t xml:space="preserve">Type </w:t>
            </w:r>
            <w:ins w:id="151" w:author="nyadav.idmworks@outlook.com" w:date="2020-05-09T23:30:00Z">
              <w:r w:rsidR="0015721A">
                <w:rPr>
                  <w:lang w:val="en-IN"/>
                </w:rPr>
                <w:t>3</w:t>
              </w:r>
            </w:ins>
            <w:del w:id="152" w:author="nyadav.idmworks@outlook.com" w:date="2020-05-09T23:30:00Z">
              <w:r w:rsidDel="0015721A">
                <w:rPr>
                  <w:lang w:val="en-IN"/>
                </w:rPr>
                <w:delText>2</w:delText>
              </w:r>
            </w:del>
            <w:r>
              <w:rPr>
                <w:lang w:val="en-IN"/>
              </w:rPr>
              <w:t xml:space="preserve"> character – auto search</w:t>
            </w:r>
          </w:p>
        </w:tc>
        <w:tc>
          <w:tcPr>
            <w:tcW w:w="3005" w:type="dxa"/>
          </w:tcPr>
          <w:p w14:paraId="1C5EC3B3" w14:textId="77777777" w:rsidR="00A40699" w:rsidRDefault="00A40699" w:rsidP="009836D5">
            <w:pPr>
              <w:rPr>
                <w:lang w:val="en-IN"/>
              </w:rPr>
            </w:pPr>
            <w:r>
              <w:rPr>
                <w:lang w:val="en-IN"/>
              </w:rPr>
              <w:t xml:space="preserve">Search Customer’s </w:t>
            </w:r>
            <w:r w:rsidRPr="00104B45">
              <w:rPr>
                <w:b/>
                <w:bCs/>
                <w:lang w:val="en-IN"/>
              </w:rPr>
              <w:t>account</w:t>
            </w:r>
            <w:r>
              <w:rPr>
                <w:lang w:val="en-IN"/>
              </w:rPr>
              <w:t xml:space="preserve"> (not customer actually)</w:t>
            </w:r>
          </w:p>
        </w:tc>
        <w:tc>
          <w:tcPr>
            <w:tcW w:w="3006" w:type="dxa"/>
          </w:tcPr>
          <w:p w14:paraId="62B3602E" w14:textId="77777777" w:rsidR="0015721A" w:rsidRDefault="0015721A" w:rsidP="0015721A">
            <w:pPr>
              <w:rPr>
                <w:ins w:id="153" w:author="nyadav.idmworks@outlook.com" w:date="2020-05-09T23:30:00Z"/>
                <w:lang w:val="en-IN"/>
              </w:rPr>
            </w:pPr>
            <w:ins w:id="154" w:author="nyadav.idmworks@outlook.com" w:date="2020-05-09T23:30:00Z">
              <w:r>
                <w:rPr>
                  <w:lang w:val="en-IN"/>
                </w:rPr>
                <w:fldChar w:fldCharType="begin"/>
              </w:r>
              <w:r>
                <w:rPr>
                  <w:lang w:val="en-IN"/>
                </w:rPr>
                <w:instrText xml:space="preserve"> REF _Ref39957829 \h  \* MERGEFORMAT </w:instrText>
              </w:r>
            </w:ins>
            <w:r>
              <w:rPr>
                <w:lang w:val="en-IN"/>
              </w:rPr>
            </w:r>
            <w:ins w:id="155" w:author="nyadav.idmworks@outlook.com" w:date="2020-05-09T23:30:00Z">
              <w:r>
                <w:rPr>
                  <w:lang w:val="en-IN"/>
                </w:rPr>
                <w:fldChar w:fldCharType="separate"/>
              </w:r>
              <w:r>
                <w:rPr>
                  <w:lang w:val="en-IN"/>
                </w:rPr>
                <w:t>a</w:t>
              </w:r>
              <w:r w:rsidRPr="000163D8">
                <w:rPr>
                  <w:rFonts w:asciiTheme="majorHAnsi" w:eastAsiaTheme="majorEastAsia" w:hAnsiTheme="majorHAnsi" w:cstheme="majorBidi"/>
                  <w:color w:val="2F5496" w:themeColor="accent1" w:themeShade="BF"/>
                  <w:sz w:val="26"/>
                  <w:szCs w:val="26"/>
                  <w:lang w:val="en-IN"/>
                </w:rPr>
                <w:t>ccounting/getAccountsByNickName</w:t>
              </w:r>
              <w:r>
                <w:rPr>
                  <w:lang w:val="en-IN"/>
                </w:rPr>
                <w:fldChar w:fldCharType="end"/>
              </w:r>
            </w:ins>
          </w:p>
          <w:p w14:paraId="167DC12B" w14:textId="77777777" w:rsidR="0015721A" w:rsidRDefault="0015721A" w:rsidP="0015721A">
            <w:pPr>
              <w:rPr>
                <w:ins w:id="156" w:author="nyadav.idmworks@outlook.com" w:date="2020-05-09T23:30:00Z"/>
                <w:lang w:val="en-IN"/>
              </w:rPr>
            </w:pPr>
          </w:p>
          <w:p w14:paraId="71685D25" w14:textId="77777777" w:rsidR="0015721A" w:rsidRDefault="0015721A" w:rsidP="0015721A">
            <w:pPr>
              <w:rPr>
                <w:ins w:id="157" w:author="nyadav.idmworks@outlook.com" w:date="2020-05-09T23:30:00Z"/>
                <w:lang w:val="en-IN"/>
              </w:rPr>
            </w:pPr>
            <w:ins w:id="158" w:author="nyadav.idmworks@outlook.com" w:date="2020-05-09T23:30:00Z">
              <w:r>
                <w:rPr>
                  <w:lang w:val="en-IN"/>
                </w:rPr>
                <w:t xml:space="preserve">Display Logic: This API will give you List&lt;AccountBean&gt; </w:t>
              </w:r>
            </w:ins>
          </w:p>
          <w:p w14:paraId="7A866CB6" w14:textId="1111571F" w:rsidR="00A40699" w:rsidRDefault="0015721A" w:rsidP="0015721A">
            <w:pPr>
              <w:rPr>
                <w:lang w:val="en-IN"/>
              </w:rPr>
            </w:pPr>
            <w:ins w:id="159" w:author="nyadav.idmworks@outlook.com" w:date="2020-05-09T23:30:00Z">
              <w:r w:rsidRPr="000163D8">
                <w:rPr>
                  <w:lang w:val="en-IN"/>
                </w:rPr>
                <w:t>You need to display “accountnickname” in the “</w:t>
              </w:r>
              <w:r w:rsidR="00801AF1">
                <w:rPr>
                  <w:lang w:val="en-IN"/>
                </w:rPr>
                <w:t>Supplier/Vendor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ins>
          </w:p>
        </w:tc>
      </w:tr>
      <w:tr w:rsidR="00A40699" w14:paraId="337C9FB7" w14:textId="77777777" w:rsidTr="009836D5">
        <w:tc>
          <w:tcPr>
            <w:tcW w:w="3005" w:type="dxa"/>
          </w:tcPr>
          <w:p w14:paraId="76712C09" w14:textId="77777777" w:rsidR="00A40699" w:rsidRPr="00DB2824" w:rsidRDefault="00A40699" w:rsidP="009836D5">
            <w:pPr>
              <w:rPr>
                <w:color w:val="FF0000"/>
                <w:lang w:val="en-IN"/>
              </w:rPr>
            </w:pPr>
            <w:r w:rsidRPr="00DB2824">
              <w:rPr>
                <w:color w:val="FF0000"/>
                <w:lang w:val="en-IN"/>
              </w:rPr>
              <w:lastRenderedPageBreak/>
              <w:t>Save</w:t>
            </w:r>
          </w:p>
        </w:tc>
        <w:tc>
          <w:tcPr>
            <w:tcW w:w="3005" w:type="dxa"/>
          </w:tcPr>
          <w:p w14:paraId="6EB35026" w14:textId="480833AE" w:rsidR="00A40699" w:rsidRPr="00DB2824" w:rsidRDefault="00A40699" w:rsidP="009836D5">
            <w:pPr>
              <w:rPr>
                <w:color w:val="FF0000"/>
                <w:lang w:val="en-IN"/>
              </w:rPr>
            </w:pPr>
            <w:r w:rsidRPr="00DB2824">
              <w:rPr>
                <w:color w:val="FF0000"/>
                <w:lang w:val="en-IN"/>
              </w:rPr>
              <w:t xml:space="preserve">Create </w:t>
            </w:r>
            <w:r w:rsidR="003D3143" w:rsidRPr="00DB2824">
              <w:rPr>
                <w:color w:val="FF0000"/>
                <w:lang w:val="en-IN"/>
              </w:rPr>
              <w:t>Sales</w:t>
            </w:r>
            <w:r w:rsidRPr="00DB2824">
              <w:rPr>
                <w:color w:val="FF0000"/>
                <w:lang w:val="en-IN"/>
              </w:rPr>
              <w:t xml:space="preserve"> Entry</w:t>
            </w:r>
            <w:r w:rsidR="00040909" w:rsidRPr="00DB2824">
              <w:rPr>
                <w:color w:val="FF0000"/>
                <w:lang w:val="en-IN"/>
              </w:rPr>
              <w:t xml:space="preserve"> /Create Invoice</w:t>
            </w:r>
          </w:p>
        </w:tc>
        <w:tc>
          <w:tcPr>
            <w:tcW w:w="3006" w:type="dxa"/>
          </w:tcPr>
          <w:p w14:paraId="7016BDCF" w14:textId="66A5B4A8" w:rsidR="00A40699" w:rsidRDefault="002D4DB5" w:rsidP="009836D5">
            <w:pPr>
              <w:rPr>
                <w:lang w:val="en-IN"/>
              </w:rPr>
            </w:pPr>
            <w:r>
              <w:rPr>
                <w:lang w:val="en-IN"/>
              </w:rPr>
              <w:fldChar w:fldCharType="begin"/>
            </w:r>
            <w:r>
              <w:rPr>
                <w:lang w:val="en-IN"/>
              </w:rPr>
              <w:instrText xml:space="preserve"> REF _Ref39509614 \h </w:instrText>
            </w:r>
            <w:r>
              <w:rPr>
                <w:lang w:val="en-IN"/>
              </w:rPr>
            </w:r>
            <w:r>
              <w:rPr>
                <w:lang w:val="en-IN"/>
              </w:rPr>
              <w:fldChar w:fldCharType="separate"/>
            </w:r>
            <w:r w:rsidRPr="00DB2824">
              <w:rPr>
                <w:rFonts w:asciiTheme="majorHAnsi" w:eastAsiaTheme="majorEastAsia" w:hAnsiTheme="majorHAnsi" w:cstheme="majorBidi"/>
                <w:color w:val="2F5496" w:themeColor="accent1" w:themeShade="BF"/>
                <w:sz w:val="26"/>
                <w:szCs w:val="26"/>
                <w:lang w:val="en-IN"/>
              </w:rPr>
              <w:t>/accounting/createSalesEntry</w:t>
            </w:r>
            <w:r>
              <w:rPr>
                <w:lang w:val="en-IN"/>
              </w:rPr>
              <w:fldChar w:fldCharType="end"/>
            </w:r>
          </w:p>
        </w:tc>
      </w:tr>
    </w:tbl>
    <w:p w14:paraId="7540748B" w14:textId="44C3E884" w:rsidR="00A40699" w:rsidRDefault="00A40699" w:rsidP="00F04B43">
      <w:pPr>
        <w:rPr>
          <w:lang w:val="en-IN"/>
        </w:rPr>
      </w:pPr>
    </w:p>
    <w:p w14:paraId="2ABBD8B6" w14:textId="77777777" w:rsidR="00A40699" w:rsidRPr="00F04B43" w:rsidRDefault="00A40699" w:rsidP="00F04B43">
      <w:pPr>
        <w:rPr>
          <w:lang w:val="en-IN"/>
        </w:rPr>
      </w:pPr>
    </w:p>
    <w:p w14:paraId="064C34BA" w14:textId="702C0755" w:rsidR="00D047AE" w:rsidRDefault="00D047AE" w:rsidP="00D047AE">
      <w:pPr>
        <w:pStyle w:val="Heading2"/>
        <w:rPr>
          <w:lang w:val="en-IN"/>
        </w:rPr>
      </w:pPr>
      <w:r>
        <w:rPr>
          <w:lang w:val="en-IN"/>
        </w:rPr>
        <w:t xml:space="preserve">List </w:t>
      </w:r>
      <w:r w:rsidR="00914F07">
        <w:rPr>
          <w:lang w:val="en-IN"/>
        </w:rPr>
        <w:t>Sales</w:t>
      </w:r>
    </w:p>
    <w:p w14:paraId="6FC032AE" w14:textId="3B6537A5" w:rsidR="004947F0" w:rsidRDefault="004947F0" w:rsidP="004947F0">
      <w:pPr>
        <w:rPr>
          <w:lang w:val="en-IN"/>
        </w:rPr>
      </w:pPr>
    </w:p>
    <w:p w14:paraId="3514874A" w14:textId="5A08028F" w:rsidR="004947F0" w:rsidRDefault="004947F0" w:rsidP="004947F0">
      <w:pPr>
        <w:rPr>
          <w:lang w:val="en-IN"/>
        </w:rPr>
      </w:pPr>
      <w:r>
        <w:rPr>
          <w:noProof/>
        </w:rPr>
        <w:drawing>
          <wp:inline distT="0" distB="0" distL="0" distR="0" wp14:anchorId="5F5A9B2D" wp14:editId="686DDEC4">
            <wp:extent cx="5731510" cy="47732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73295"/>
                    </a:xfrm>
                    <a:prstGeom prst="rect">
                      <a:avLst/>
                    </a:prstGeom>
                  </pic:spPr>
                </pic:pic>
              </a:graphicData>
            </a:graphic>
          </wp:inline>
        </w:drawing>
      </w:r>
    </w:p>
    <w:p w14:paraId="0056FD5F" w14:textId="77777777" w:rsidR="004947F0" w:rsidRPr="00C52E80" w:rsidRDefault="004947F0" w:rsidP="00C52E80">
      <w:pPr>
        <w:rPr>
          <w:lang w:val="en-IN"/>
        </w:rPr>
      </w:pPr>
    </w:p>
    <w:p w14:paraId="2A21A8D5" w14:textId="6856C13A" w:rsidR="0008607C" w:rsidRDefault="0008607C" w:rsidP="0008607C">
      <w:pPr>
        <w:rPr>
          <w:lang w:val="en-IN"/>
        </w:rPr>
      </w:pPr>
    </w:p>
    <w:p w14:paraId="633FC3B5" w14:textId="2043D757" w:rsidR="0008607C" w:rsidRDefault="0008607C" w:rsidP="0008607C">
      <w:pPr>
        <w:rPr>
          <w:lang w:val="en-IN"/>
        </w:rPr>
      </w:pPr>
    </w:p>
    <w:p w14:paraId="65A8DD40" w14:textId="1A3CC661" w:rsidR="0008607C" w:rsidRDefault="0008607C" w:rsidP="0008607C">
      <w:pPr>
        <w:rPr>
          <w:lang w:val="en-IN"/>
        </w:rPr>
      </w:pPr>
    </w:p>
    <w:p w14:paraId="289340D2" w14:textId="342A7A01" w:rsidR="0008607C" w:rsidRDefault="0008607C" w:rsidP="0008607C">
      <w:pPr>
        <w:rPr>
          <w:lang w:val="en-IN"/>
        </w:rPr>
      </w:pPr>
    </w:p>
    <w:p w14:paraId="5C97374D" w14:textId="303174FE" w:rsidR="0008607C" w:rsidRDefault="0008607C" w:rsidP="0008607C">
      <w:pPr>
        <w:rPr>
          <w:lang w:val="en-IN"/>
        </w:rPr>
      </w:pPr>
    </w:p>
    <w:p w14:paraId="7461FCF3" w14:textId="6E31FDD2" w:rsidR="0008607C" w:rsidRDefault="0008607C" w:rsidP="0008607C">
      <w:pPr>
        <w:rPr>
          <w:lang w:val="en-IN"/>
        </w:rPr>
      </w:pPr>
    </w:p>
    <w:p w14:paraId="0EE351C2" w14:textId="41C44BAE" w:rsidR="0008607C" w:rsidRDefault="0008607C" w:rsidP="0008607C">
      <w:pPr>
        <w:rPr>
          <w:lang w:val="en-IN"/>
        </w:rPr>
      </w:pPr>
    </w:p>
    <w:p w14:paraId="00130ACF" w14:textId="0E535893" w:rsidR="00D047AE" w:rsidRDefault="00D047AE" w:rsidP="00D047AE">
      <w:pPr>
        <w:pStyle w:val="Heading2"/>
        <w:rPr>
          <w:lang w:val="en-IN"/>
        </w:rPr>
      </w:pPr>
      <w:r>
        <w:rPr>
          <w:lang w:val="en-IN"/>
        </w:rPr>
        <w:lastRenderedPageBreak/>
        <w:t>Pay To Vendor</w:t>
      </w:r>
    </w:p>
    <w:p w14:paraId="75926144" w14:textId="4E41AB50" w:rsidR="00D047AE" w:rsidRDefault="00D047AE" w:rsidP="00D047AE">
      <w:pPr>
        <w:rPr>
          <w:noProof/>
        </w:rPr>
      </w:pPr>
    </w:p>
    <w:p w14:paraId="4855FC92" w14:textId="04DFCA2B" w:rsidR="001D55C3" w:rsidRDefault="001D55C3" w:rsidP="00D047AE">
      <w:pPr>
        <w:rPr>
          <w:lang w:val="en-IN"/>
        </w:rPr>
      </w:pPr>
      <w:r>
        <w:rPr>
          <w:noProof/>
        </w:rPr>
        <w:drawing>
          <wp:inline distT="0" distB="0" distL="0" distR="0" wp14:anchorId="69E9FD88" wp14:editId="50B046B6">
            <wp:extent cx="4933950" cy="5248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5248275"/>
                    </a:xfrm>
                    <a:prstGeom prst="rect">
                      <a:avLst/>
                    </a:prstGeom>
                  </pic:spPr>
                </pic:pic>
              </a:graphicData>
            </a:graphic>
          </wp:inline>
        </w:drawing>
      </w:r>
    </w:p>
    <w:p w14:paraId="0BFE48E0"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179E8B7E" w14:textId="77777777" w:rsidTr="009836D5">
        <w:tc>
          <w:tcPr>
            <w:tcW w:w="3005" w:type="dxa"/>
          </w:tcPr>
          <w:p w14:paraId="353E788A" w14:textId="77777777" w:rsidR="00881812" w:rsidRPr="006C008F" w:rsidRDefault="00881812" w:rsidP="009836D5">
            <w:pPr>
              <w:rPr>
                <w:b/>
                <w:bCs/>
                <w:lang w:val="en-IN"/>
              </w:rPr>
            </w:pPr>
            <w:r w:rsidRPr="006C008F">
              <w:rPr>
                <w:b/>
                <w:bCs/>
                <w:lang w:val="en-IN"/>
              </w:rPr>
              <w:t>Field</w:t>
            </w:r>
          </w:p>
        </w:tc>
        <w:tc>
          <w:tcPr>
            <w:tcW w:w="3005" w:type="dxa"/>
          </w:tcPr>
          <w:p w14:paraId="38A324B1" w14:textId="77777777" w:rsidR="00881812" w:rsidRPr="006C008F" w:rsidRDefault="00881812" w:rsidP="009836D5">
            <w:pPr>
              <w:rPr>
                <w:b/>
                <w:bCs/>
                <w:lang w:val="en-IN"/>
              </w:rPr>
            </w:pPr>
            <w:r w:rsidRPr="006C008F">
              <w:rPr>
                <w:b/>
                <w:bCs/>
                <w:lang w:val="en-IN"/>
              </w:rPr>
              <w:t>Validations</w:t>
            </w:r>
          </w:p>
        </w:tc>
        <w:tc>
          <w:tcPr>
            <w:tcW w:w="3006" w:type="dxa"/>
          </w:tcPr>
          <w:p w14:paraId="65C37CFB" w14:textId="77777777" w:rsidR="00881812" w:rsidRPr="00566441" w:rsidRDefault="00881812" w:rsidP="009836D5">
            <w:pPr>
              <w:rPr>
                <w:b/>
                <w:bCs/>
                <w:lang w:val="en-IN"/>
              </w:rPr>
            </w:pPr>
            <w:r w:rsidRPr="00566441">
              <w:rPr>
                <w:b/>
                <w:bCs/>
                <w:lang w:val="en-IN"/>
              </w:rPr>
              <w:t>On Action</w:t>
            </w:r>
          </w:p>
        </w:tc>
      </w:tr>
      <w:tr w:rsidR="00881812" w14:paraId="2C8E11DC" w14:textId="77777777" w:rsidTr="009836D5">
        <w:tc>
          <w:tcPr>
            <w:tcW w:w="3005" w:type="dxa"/>
          </w:tcPr>
          <w:p w14:paraId="385A203D" w14:textId="76687E3B" w:rsidR="00881812" w:rsidRDefault="00881812" w:rsidP="009836D5">
            <w:pPr>
              <w:rPr>
                <w:lang w:val="en-IN"/>
              </w:rPr>
            </w:pPr>
            <w:r>
              <w:rPr>
                <w:lang w:val="en-IN"/>
              </w:rPr>
              <w:t>Payment Date*</w:t>
            </w:r>
          </w:p>
        </w:tc>
        <w:tc>
          <w:tcPr>
            <w:tcW w:w="3005" w:type="dxa"/>
          </w:tcPr>
          <w:p w14:paraId="7493983A" w14:textId="77777777" w:rsidR="00881812" w:rsidRPr="00A96946" w:rsidRDefault="00881812" w:rsidP="00881812">
            <w:pPr>
              <w:pStyle w:val="ListParagraph"/>
              <w:numPr>
                <w:ilvl w:val="0"/>
                <w:numId w:val="14"/>
              </w:numPr>
              <w:rPr>
                <w:lang w:val="en-IN"/>
              </w:rPr>
            </w:pPr>
            <w:r w:rsidRPr="00A96946">
              <w:rPr>
                <w:lang w:val="en-IN"/>
              </w:rPr>
              <w:t xml:space="preserve">Not Empty </w:t>
            </w:r>
          </w:p>
          <w:p w14:paraId="5D43E1A1" w14:textId="77777777" w:rsidR="00881812" w:rsidRPr="00A96946" w:rsidRDefault="00881812" w:rsidP="00881812">
            <w:pPr>
              <w:pStyle w:val="ListParagraph"/>
              <w:numPr>
                <w:ilvl w:val="0"/>
                <w:numId w:val="14"/>
              </w:numPr>
              <w:rPr>
                <w:lang w:val="en-IN"/>
              </w:rPr>
            </w:pPr>
            <w:r w:rsidRPr="00A96946">
              <w:rPr>
                <w:lang w:val="en-IN"/>
              </w:rPr>
              <w:t>default “today”</w:t>
            </w:r>
          </w:p>
        </w:tc>
        <w:tc>
          <w:tcPr>
            <w:tcW w:w="3006" w:type="dxa"/>
            <w:vMerge w:val="restart"/>
          </w:tcPr>
          <w:p w14:paraId="1033C15F" w14:textId="77777777" w:rsidR="00881812" w:rsidRDefault="00881812" w:rsidP="009836D5">
            <w:pPr>
              <w:jc w:val="center"/>
              <w:rPr>
                <w:lang w:val="en-IN"/>
              </w:rPr>
            </w:pPr>
            <w:r>
              <w:rPr>
                <w:lang w:val="en-IN"/>
              </w:rPr>
              <w:t>Save</w:t>
            </w:r>
          </w:p>
        </w:tc>
      </w:tr>
      <w:tr w:rsidR="00881812" w14:paraId="6154C425" w14:textId="77777777" w:rsidTr="009836D5">
        <w:tc>
          <w:tcPr>
            <w:tcW w:w="3005" w:type="dxa"/>
          </w:tcPr>
          <w:p w14:paraId="614FEF2D" w14:textId="77777777" w:rsidR="00881812" w:rsidRDefault="00881812" w:rsidP="009836D5">
            <w:pPr>
              <w:rPr>
                <w:lang w:val="en-IN"/>
              </w:rPr>
            </w:pPr>
            <w:r>
              <w:rPr>
                <w:lang w:val="en-IN"/>
              </w:rPr>
              <w:t>Customer/Vendor</w:t>
            </w:r>
          </w:p>
        </w:tc>
        <w:tc>
          <w:tcPr>
            <w:tcW w:w="3005" w:type="dxa"/>
          </w:tcPr>
          <w:p w14:paraId="52976B69" w14:textId="77777777" w:rsidR="00881812" w:rsidRDefault="00881812" w:rsidP="009836D5">
            <w:pPr>
              <w:rPr>
                <w:lang w:val="en-IN"/>
              </w:rPr>
            </w:pPr>
            <w:r>
              <w:rPr>
                <w:lang w:val="en-IN"/>
              </w:rPr>
              <w:t>Not Empty</w:t>
            </w:r>
          </w:p>
          <w:p w14:paraId="160081B9" w14:textId="77777777" w:rsidR="00881812" w:rsidRDefault="00881812" w:rsidP="009836D5">
            <w:pPr>
              <w:rPr>
                <w:lang w:val="en-IN"/>
              </w:rPr>
            </w:pPr>
          </w:p>
        </w:tc>
        <w:tc>
          <w:tcPr>
            <w:tcW w:w="3006" w:type="dxa"/>
            <w:vMerge/>
          </w:tcPr>
          <w:p w14:paraId="2C7D633C" w14:textId="77777777" w:rsidR="00881812" w:rsidRDefault="00881812" w:rsidP="009836D5">
            <w:pPr>
              <w:rPr>
                <w:lang w:val="en-IN"/>
              </w:rPr>
            </w:pPr>
          </w:p>
        </w:tc>
      </w:tr>
      <w:tr w:rsidR="00881812" w14:paraId="739A751C" w14:textId="77777777" w:rsidTr="009836D5">
        <w:tc>
          <w:tcPr>
            <w:tcW w:w="3005" w:type="dxa"/>
          </w:tcPr>
          <w:p w14:paraId="0BF5A6FF" w14:textId="77777777" w:rsidR="00881812" w:rsidRDefault="00881812" w:rsidP="009836D5">
            <w:pPr>
              <w:rPr>
                <w:lang w:val="en-IN"/>
              </w:rPr>
            </w:pPr>
            <w:r w:rsidRPr="00CF4074">
              <w:rPr>
                <w:lang w:val="en-IN"/>
              </w:rPr>
              <w:t>Amount</w:t>
            </w:r>
          </w:p>
          <w:p w14:paraId="6A143929" w14:textId="77777777" w:rsidR="00881812" w:rsidRDefault="00881812" w:rsidP="009836D5">
            <w:pPr>
              <w:rPr>
                <w:lang w:val="en-IN"/>
              </w:rPr>
            </w:pPr>
          </w:p>
        </w:tc>
        <w:tc>
          <w:tcPr>
            <w:tcW w:w="3005" w:type="dxa"/>
          </w:tcPr>
          <w:p w14:paraId="24E1C066" w14:textId="77777777" w:rsidR="00881812" w:rsidRDefault="00881812" w:rsidP="009836D5">
            <w:pPr>
              <w:rPr>
                <w:lang w:val="en-IN"/>
              </w:rPr>
            </w:pPr>
            <w:r>
              <w:rPr>
                <w:lang w:val="en-IN"/>
              </w:rPr>
              <w:t>1.Not Empty</w:t>
            </w:r>
          </w:p>
          <w:p w14:paraId="039ECF1E" w14:textId="77777777" w:rsidR="00881812" w:rsidRDefault="00881812" w:rsidP="009836D5">
            <w:pPr>
              <w:rPr>
                <w:lang w:val="en-IN"/>
              </w:rPr>
            </w:pPr>
          </w:p>
          <w:p w14:paraId="7E7C5F00" w14:textId="77777777" w:rsidR="00881812" w:rsidRDefault="00881812" w:rsidP="009836D5">
            <w:pPr>
              <w:rPr>
                <w:lang w:val="en-IN"/>
              </w:rPr>
            </w:pPr>
            <w:r>
              <w:rPr>
                <w:lang w:val="en-IN"/>
              </w:rPr>
              <w:t>2.Numbers only</w:t>
            </w:r>
          </w:p>
          <w:p w14:paraId="0455908B" w14:textId="77777777" w:rsidR="00881812" w:rsidRDefault="00881812" w:rsidP="009836D5">
            <w:pPr>
              <w:rPr>
                <w:lang w:val="en-IN"/>
              </w:rPr>
            </w:pPr>
          </w:p>
        </w:tc>
        <w:tc>
          <w:tcPr>
            <w:tcW w:w="3006" w:type="dxa"/>
          </w:tcPr>
          <w:p w14:paraId="6196DC9E" w14:textId="77777777" w:rsidR="00881812" w:rsidRDefault="00881812" w:rsidP="009836D5">
            <w:pPr>
              <w:rPr>
                <w:lang w:val="en-IN"/>
              </w:rPr>
            </w:pPr>
          </w:p>
        </w:tc>
      </w:tr>
      <w:tr w:rsidR="00881812" w14:paraId="77E5609C" w14:textId="77777777" w:rsidTr="009836D5">
        <w:tc>
          <w:tcPr>
            <w:tcW w:w="3005" w:type="dxa"/>
          </w:tcPr>
          <w:p w14:paraId="078B999A" w14:textId="77777777" w:rsidR="00881812" w:rsidRPr="00CF4074" w:rsidRDefault="00881812" w:rsidP="009836D5">
            <w:pPr>
              <w:rPr>
                <w:lang w:val="en-IN"/>
              </w:rPr>
            </w:pPr>
          </w:p>
        </w:tc>
        <w:tc>
          <w:tcPr>
            <w:tcW w:w="3005" w:type="dxa"/>
          </w:tcPr>
          <w:p w14:paraId="1190681D" w14:textId="77777777" w:rsidR="00881812" w:rsidRDefault="00881812" w:rsidP="009836D5">
            <w:pPr>
              <w:rPr>
                <w:lang w:val="en-IN"/>
              </w:rPr>
            </w:pPr>
          </w:p>
        </w:tc>
        <w:tc>
          <w:tcPr>
            <w:tcW w:w="3006" w:type="dxa"/>
          </w:tcPr>
          <w:p w14:paraId="6BF6D8BB" w14:textId="77777777" w:rsidR="00881812" w:rsidRDefault="00881812" w:rsidP="009836D5">
            <w:pPr>
              <w:rPr>
                <w:lang w:val="en-IN"/>
              </w:rPr>
            </w:pPr>
          </w:p>
        </w:tc>
      </w:tr>
      <w:tr w:rsidR="00881812" w14:paraId="3457A0FB" w14:textId="77777777" w:rsidTr="009836D5">
        <w:tc>
          <w:tcPr>
            <w:tcW w:w="3005" w:type="dxa"/>
          </w:tcPr>
          <w:p w14:paraId="35B8496B" w14:textId="77777777" w:rsidR="00881812" w:rsidRDefault="00881812" w:rsidP="009836D5">
            <w:pPr>
              <w:rPr>
                <w:lang w:val="en-IN"/>
              </w:rPr>
            </w:pPr>
            <w:r>
              <w:rPr>
                <w:lang w:val="en-IN"/>
              </w:rPr>
              <w:t>Include in calculation</w:t>
            </w:r>
          </w:p>
        </w:tc>
        <w:tc>
          <w:tcPr>
            <w:tcW w:w="3005" w:type="dxa"/>
          </w:tcPr>
          <w:p w14:paraId="79E55460" w14:textId="77777777" w:rsidR="00881812" w:rsidRDefault="00881812" w:rsidP="009836D5">
            <w:pPr>
              <w:rPr>
                <w:lang w:val="en-IN"/>
              </w:rPr>
            </w:pPr>
            <w:r>
              <w:rPr>
                <w:lang w:val="en-IN"/>
              </w:rPr>
              <w:t>Default “Yes/On”</w:t>
            </w:r>
          </w:p>
        </w:tc>
        <w:tc>
          <w:tcPr>
            <w:tcW w:w="3006" w:type="dxa"/>
          </w:tcPr>
          <w:p w14:paraId="6DE2E427" w14:textId="77777777" w:rsidR="00881812" w:rsidRDefault="00881812" w:rsidP="009836D5">
            <w:pPr>
              <w:rPr>
                <w:lang w:val="en-IN"/>
              </w:rPr>
            </w:pPr>
          </w:p>
        </w:tc>
      </w:tr>
      <w:tr w:rsidR="00881812" w14:paraId="596EB15F" w14:textId="77777777" w:rsidTr="009836D5">
        <w:tc>
          <w:tcPr>
            <w:tcW w:w="3005" w:type="dxa"/>
          </w:tcPr>
          <w:p w14:paraId="20C79DEB" w14:textId="77777777" w:rsidR="00881812" w:rsidRDefault="00881812" w:rsidP="009836D5">
            <w:pPr>
              <w:rPr>
                <w:lang w:val="en-IN"/>
              </w:rPr>
            </w:pPr>
          </w:p>
        </w:tc>
        <w:tc>
          <w:tcPr>
            <w:tcW w:w="3005" w:type="dxa"/>
          </w:tcPr>
          <w:p w14:paraId="250206F5" w14:textId="77777777" w:rsidR="00881812" w:rsidRDefault="00881812" w:rsidP="009836D5">
            <w:pPr>
              <w:rPr>
                <w:lang w:val="en-IN"/>
              </w:rPr>
            </w:pPr>
          </w:p>
        </w:tc>
        <w:tc>
          <w:tcPr>
            <w:tcW w:w="3006" w:type="dxa"/>
          </w:tcPr>
          <w:p w14:paraId="59D19C86" w14:textId="77777777" w:rsidR="00881812" w:rsidRDefault="00881812" w:rsidP="009836D5">
            <w:pPr>
              <w:rPr>
                <w:lang w:val="en-IN"/>
              </w:rPr>
            </w:pPr>
          </w:p>
        </w:tc>
      </w:tr>
    </w:tbl>
    <w:p w14:paraId="06976A8C" w14:textId="77777777" w:rsidR="00881812" w:rsidRDefault="00881812" w:rsidP="00881812">
      <w:pPr>
        <w:rPr>
          <w:lang w:val="en-IN"/>
        </w:rPr>
      </w:pPr>
    </w:p>
    <w:tbl>
      <w:tblPr>
        <w:tblStyle w:val="TableGrid"/>
        <w:tblW w:w="0" w:type="auto"/>
        <w:tblLook w:val="04A0" w:firstRow="1" w:lastRow="0" w:firstColumn="1" w:lastColumn="0" w:noHBand="0" w:noVBand="1"/>
      </w:tblPr>
      <w:tblGrid>
        <w:gridCol w:w="2477"/>
        <w:gridCol w:w="2476"/>
        <w:gridCol w:w="4063"/>
      </w:tblGrid>
      <w:tr w:rsidR="00881812" w14:paraId="6F794477" w14:textId="77777777" w:rsidTr="009836D5">
        <w:tc>
          <w:tcPr>
            <w:tcW w:w="3005" w:type="dxa"/>
          </w:tcPr>
          <w:p w14:paraId="79DF38F3" w14:textId="77777777" w:rsidR="00881812" w:rsidRPr="00021D7B" w:rsidRDefault="00881812" w:rsidP="009836D5">
            <w:pPr>
              <w:rPr>
                <w:b/>
                <w:bCs/>
                <w:lang w:val="en-IN"/>
              </w:rPr>
            </w:pPr>
            <w:r w:rsidRPr="00021D7B">
              <w:rPr>
                <w:b/>
                <w:bCs/>
                <w:lang w:val="en-IN"/>
              </w:rPr>
              <w:t>On Action</w:t>
            </w:r>
          </w:p>
        </w:tc>
        <w:tc>
          <w:tcPr>
            <w:tcW w:w="3005" w:type="dxa"/>
          </w:tcPr>
          <w:p w14:paraId="0398B60C" w14:textId="77777777" w:rsidR="00881812" w:rsidRPr="00021D7B" w:rsidRDefault="00881812" w:rsidP="009836D5">
            <w:pPr>
              <w:rPr>
                <w:b/>
                <w:bCs/>
                <w:lang w:val="en-IN"/>
              </w:rPr>
            </w:pPr>
            <w:r w:rsidRPr="00021D7B">
              <w:rPr>
                <w:b/>
                <w:bCs/>
                <w:lang w:val="en-IN"/>
              </w:rPr>
              <w:t>What to do</w:t>
            </w:r>
          </w:p>
        </w:tc>
        <w:tc>
          <w:tcPr>
            <w:tcW w:w="3006" w:type="dxa"/>
          </w:tcPr>
          <w:p w14:paraId="148C8FE7" w14:textId="77777777" w:rsidR="00881812" w:rsidRPr="00021D7B" w:rsidRDefault="00881812" w:rsidP="009836D5">
            <w:pPr>
              <w:rPr>
                <w:b/>
                <w:bCs/>
                <w:lang w:val="en-IN"/>
              </w:rPr>
            </w:pPr>
            <w:r w:rsidRPr="00021D7B">
              <w:rPr>
                <w:b/>
                <w:bCs/>
                <w:lang w:val="en-IN"/>
              </w:rPr>
              <w:t>API to use</w:t>
            </w:r>
          </w:p>
        </w:tc>
      </w:tr>
      <w:tr w:rsidR="00881812" w14:paraId="44F32B64" w14:textId="77777777" w:rsidTr="009836D5">
        <w:tc>
          <w:tcPr>
            <w:tcW w:w="3005" w:type="dxa"/>
          </w:tcPr>
          <w:p w14:paraId="1A44883D" w14:textId="77777777" w:rsidR="00881812" w:rsidRPr="00FC6B7F" w:rsidRDefault="00881812" w:rsidP="009836D5">
            <w:pPr>
              <w:rPr>
                <w:color w:val="FF0000"/>
                <w:lang w:val="en-IN"/>
                <w:rPrChange w:id="160" w:author="nyadav.idmworks@outlook.com" w:date="2020-05-09T23:32:00Z">
                  <w:rPr>
                    <w:lang w:val="en-IN"/>
                  </w:rPr>
                </w:rPrChange>
              </w:rPr>
            </w:pPr>
            <w:r w:rsidRPr="00FC6B7F">
              <w:rPr>
                <w:color w:val="FF0000"/>
                <w:lang w:val="en-IN"/>
                <w:rPrChange w:id="161" w:author="nyadav.idmworks@outlook.com" w:date="2020-05-09T23:32:00Z">
                  <w:rPr>
                    <w:lang w:val="en-IN"/>
                  </w:rPr>
                </w:rPrChange>
              </w:rPr>
              <w:lastRenderedPageBreak/>
              <w:t>Customer/Vendor – Search</w:t>
            </w:r>
          </w:p>
          <w:p w14:paraId="522B3B24" w14:textId="77777777" w:rsidR="00881812" w:rsidRDefault="00881812" w:rsidP="009836D5">
            <w:pPr>
              <w:rPr>
                <w:lang w:val="en-IN"/>
              </w:rPr>
            </w:pPr>
          </w:p>
          <w:p w14:paraId="5F88A9A5" w14:textId="77777777" w:rsidR="00881812" w:rsidRDefault="00881812" w:rsidP="009836D5">
            <w:pPr>
              <w:rPr>
                <w:lang w:val="en-IN"/>
              </w:rPr>
            </w:pPr>
          </w:p>
        </w:tc>
        <w:tc>
          <w:tcPr>
            <w:tcW w:w="3005" w:type="dxa"/>
          </w:tcPr>
          <w:p w14:paraId="18E1096B" w14:textId="15139AD2" w:rsidR="00881812" w:rsidRDefault="00881812" w:rsidP="009836D5">
            <w:pPr>
              <w:rPr>
                <w:lang w:val="en-IN"/>
              </w:rPr>
            </w:pPr>
            <w:r>
              <w:rPr>
                <w:lang w:val="en-IN"/>
              </w:rPr>
              <w:t xml:space="preserve">User Type </w:t>
            </w:r>
            <w:ins w:id="162" w:author="nyadav.idmworks@outlook.com" w:date="2020-05-09T23:32:00Z">
              <w:r w:rsidR="00FC6B7F">
                <w:rPr>
                  <w:lang w:val="en-IN"/>
                </w:rPr>
                <w:t>3</w:t>
              </w:r>
            </w:ins>
            <w:del w:id="163" w:author="nyadav.idmworks@outlook.com" w:date="2020-05-09T23:32:00Z">
              <w:r w:rsidDel="00FC6B7F">
                <w:rPr>
                  <w:lang w:val="en-IN"/>
                </w:rPr>
                <w:delText>2</w:delText>
              </w:r>
            </w:del>
            <w:r>
              <w:rPr>
                <w:lang w:val="en-IN"/>
              </w:rPr>
              <w:t xml:space="preserve"> characters and auto-search starts and shows the list of customer’s accounts</w:t>
            </w:r>
          </w:p>
          <w:p w14:paraId="0C33059F" w14:textId="77777777" w:rsidR="00881812" w:rsidRDefault="00881812" w:rsidP="009836D5">
            <w:pPr>
              <w:rPr>
                <w:lang w:val="en-IN"/>
              </w:rPr>
            </w:pPr>
          </w:p>
          <w:p w14:paraId="1C6B5DA3" w14:textId="77777777" w:rsidR="00881812" w:rsidRDefault="00881812" w:rsidP="009836D5">
            <w:pPr>
              <w:rPr>
                <w:lang w:val="en-IN"/>
              </w:rPr>
            </w:pPr>
            <w:r>
              <w:rPr>
                <w:lang w:val="en-IN"/>
              </w:rPr>
              <w:t xml:space="preserve">Search on Account instead of Customer/Vendor </w:t>
            </w:r>
          </w:p>
          <w:p w14:paraId="5DF3E485" w14:textId="77777777" w:rsidR="00881812" w:rsidRDefault="00881812" w:rsidP="009836D5">
            <w:pPr>
              <w:rPr>
                <w:lang w:val="en-IN"/>
              </w:rPr>
            </w:pPr>
          </w:p>
        </w:tc>
        <w:tc>
          <w:tcPr>
            <w:tcW w:w="3006" w:type="dxa"/>
          </w:tcPr>
          <w:p w14:paraId="7E0F6DB8" w14:textId="77777777" w:rsidR="00575CAB" w:rsidRDefault="00575CAB" w:rsidP="00575CAB">
            <w:pPr>
              <w:rPr>
                <w:ins w:id="164" w:author="nyadav.idmworks@outlook.com" w:date="2020-05-09T23:32:00Z"/>
                <w:lang w:val="en-IN"/>
              </w:rPr>
            </w:pPr>
            <w:ins w:id="165" w:author="nyadav.idmworks@outlook.com" w:date="2020-05-09T23:32:00Z">
              <w:r>
                <w:rPr>
                  <w:lang w:val="en-IN"/>
                </w:rPr>
                <w:fldChar w:fldCharType="begin"/>
              </w:r>
              <w:r>
                <w:rPr>
                  <w:lang w:val="en-IN"/>
                </w:rPr>
                <w:instrText xml:space="preserve"> REF _Ref39957829 \h  \* MERGEFORMAT </w:instrText>
              </w:r>
            </w:ins>
            <w:r>
              <w:rPr>
                <w:lang w:val="en-IN"/>
              </w:rPr>
            </w:r>
            <w:ins w:id="166" w:author="nyadav.idmworks@outlook.com" w:date="2020-05-09T23:32:00Z">
              <w:r>
                <w:rPr>
                  <w:lang w:val="en-IN"/>
                </w:rPr>
                <w:fldChar w:fldCharType="separate"/>
              </w:r>
              <w:r>
                <w:rPr>
                  <w:lang w:val="en-IN"/>
                </w:rPr>
                <w:t>a</w:t>
              </w:r>
              <w:r w:rsidRPr="000163D8">
                <w:rPr>
                  <w:rFonts w:asciiTheme="majorHAnsi" w:eastAsiaTheme="majorEastAsia" w:hAnsiTheme="majorHAnsi" w:cstheme="majorBidi"/>
                  <w:color w:val="2F5496" w:themeColor="accent1" w:themeShade="BF"/>
                  <w:sz w:val="26"/>
                  <w:szCs w:val="26"/>
                  <w:lang w:val="en-IN"/>
                </w:rPr>
                <w:t>ccounting/getAccountsByNickName</w:t>
              </w:r>
              <w:r>
                <w:rPr>
                  <w:lang w:val="en-IN"/>
                </w:rPr>
                <w:fldChar w:fldCharType="end"/>
              </w:r>
            </w:ins>
          </w:p>
          <w:p w14:paraId="30F11AD0" w14:textId="77777777" w:rsidR="00575CAB" w:rsidRDefault="00575CAB" w:rsidP="00575CAB">
            <w:pPr>
              <w:rPr>
                <w:ins w:id="167" w:author="nyadav.idmworks@outlook.com" w:date="2020-05-09T23:32:00Z"/>
                <w:lang w:val="en-IN"/>
              </w:rPr>
            </w:pPr>
          </w:p>
          <w:p w14:paraId="2C9E77DA" w14:textId="77777777" w:rsidR="00575CAB" w:rsidRDefault="00575CAB" w:rsidP="00575CAB">
            <w:pPr>
              <w:rPr>
                <w:ins w:id="168" w:author="nyadav.idmworks@outlook.com" w:date="2020-05-09T23:32:00Z"/>
                <w:lang w:val="en-IN"/>
              </w:rPr>
            </w:pPr>
            <w:ins w:id="169" w:author="nyadav.idmworks@outlook.com" w:date="2020-05-09T23:32:00Z">
              <w:r>
                <w:rPr>
                  <w:lang w:val="en-IN"/>
                </w:rPr>
                <w:t xml:space="preserve">Display Logic: This API will give you List&lt;AccountBean&gt; </w:t>
              </w:r>
            </w:ins>
          </w:p>
          <w:p w14:paraId="7092A5E5" w14:textId="5847742D" w:rsidR="00881812" w:rsidRDefault="00575CAB" w:rsidP="00575CAB">
            <w:pPr>
              <w:rPr>
                <w:lang w:val="en-IN"/>
              </w:rPr>
            </w:pPr>
            <w:ins w:id="170" w:author="nyadav.idmworks@outlook.com" w:date="2020-05-09T23:32:00Z">
              <w:r w:rsidRPr="000163D8">
                <w:rPr>
                  <w:lang w:val="en-IN"/>
                </w:rPr>
                <w:t>You need to display “accountnickname” in the “</w:t>
              </w:r>
              <w:r w:rsidR="008710F3">
                <w:rPr>
                  <w:lang w:val="en-IN"/>
                </w:rPr>
                <w:t>Customer/Vendor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ins>
          </w:p>
        </w:tc>
      </w:tr>
      <w:tr w:rsidR="00881812" w14:paraId="4EE1DFDF" w14:textId="77777777" w:rsidTr="009836D5">
        <w:tc>
          <w:tcPr>
            <w:tcW w:w="3005" w:type="dxa"/>
          </w:tcPr>
          <w:p w14:paraId="3FD47611" w14:textId="77777777" w:rsidR="00881812" w:rsidRPr="00DB2824" w:rsidRDefault="00881812" w:rsidP="009836D5">
            <w:pPr>
              <w:rPr>
                <w:color w:val="FF0000"/>
                <w:lang w:val="en-IN"/>
              </w:rPr>
            </w:pPr>
            <w:r w:rsidRPr="00DB2824">
              <w:rPr>
                <w:color w:val="FF0000"/>
                <w:lang w:val="en-IN"/>
              </w:rPr>
              <w:t>Save</w:t>
            </w:r>
          </w:p>
        </w:tc>
        <w:tc>
          <w:tcPr>
            <w:tcW w:w="3005" w:type="dxa"/>
          </w:tcPr>
          <w:p w14:paraId="54C242BD" w14:textId="1F0B78CD" w:rsidR="00881812" w:rsidRPr="00DB2824" w:rsidRDefault="00881812" w:rsidP="009836D5">
            <w:pPr>
              <w:rPr>
                <w:color w:val="FF0000"/>
                <w:lang w:val="en-IN"/>
              </w:rPr>
            </w:pPr>
            <w:r w:rsidRPr="00DB2824">
              <w:rPr>
                <w:color w:val="FF0000"/>
                <w:lang w:val="en-IN"/>
              </w:rPr>
              <w:t>Create</w:t>
            </w:r>
            <w:r w:rsidR="000B6031" w:rsidRPr="00DB2824">
              <w:rPr>
                <w:color w:val="FF0000"/>
                <w:lang w:val="en-IN"/>
              </w:rPr>
              <w:t xml:space="preserve"> PayToVendor</w:t>
            </w:r>
          </w:p>
        </w:tc>
        <w:tc>
          <w:tcPr>
            <w:tcW w:w="3006" w:type="dxa"/>
          </w:tcPr>
          <w:p w14:paraId="3B874153" w14:textId="31B04FDB" w:rsidR="00881812" w:rsidRDefault="002D4DB5" w:rsidP="009836D5">
            <w:pPr>
              <w:rPr>
                <w:lang w:val="en-IN"/>
              </w:rPr>
            </w:pPr>
            <w:r>
              <w:rPr>
                <w:lang w:val="en-IN"/>
              </w:rPr>
              <w:fldChar w:fldCharType="begin"/>
            </w:r>
            <w:r>
              <w:rPr>
                <w:lang w:val="en-IN"/>
              </w:rPr>
              <w:instrText xml:space="preserve"> REF _Ref39509638 \h </w:instrText>
            </w:r>
            <w:r>
              <w:rPr>
                <w:lang w:val="en-IN"/>
              </w:rPr>
            </w:r>
            <w:r>
              <w:rPr>
                <w:lang w:val="en-IN"/>
              </w:rPr>
              <w:fldChar w:fldCharType="separate"/>
            </w:r>
            <w:r w:rsidRPr="00050675">
              <w:rPr>
                <w:lang w:val="en-IN"/>
              </w:rPr>
              <w:t>/accounting/createPayToVendor</w:t>
            </w:r>
            <w:r>
              <w:rPr>
                <w:lang w:val="en-IN"/>
              </w:rPr>
              <w:fldChar w:fldCharType="end"/>
            </w:r>
          </w:p>
        </w:tc>
      </w:tr>
      <w:tr w:rsidR="00EA4354" w14:paraId="5BBF41B7" w14:textId="77777777" w:rsidTr="009836D5">
        <w:tc>
          <w:tcPr>
            <w:tcW w:w="3005" w:type="dxa"/>
          </w:tcPr>
          <w:p w14:paraId="71EA4A5C" w14:textId="77777777" w:rsidR="00EA4354" w:rsidRDefault="00EA4354" w:rsidP="009836D5">
            <w:pPr>
              <w:rPr>
                <w:lang w:val="en-IN"/>
              </w:rPr>
            </w:pPr>
          </w:p>
        </w:tc>
        <w:tc>
          <w:tcPr>
            <w:tcW w:w="3005" w:type="dxa"/>
          </w:tcPr>
          <w:p w14:paraId="4433B0DF" w14:textId="77777777" w:rsidR="00EA4354" w:rsidRDefault="00EA4354" w:rsidP="009836D5">
            <w:pPr>
              <w:rPr>
                <w:lang w:val="en-IN"/>
              </w:rPr>
            </w:pPr>
          </w:p>
        </w:tc>
        <w:tc>
          <w:tcPr>
            <w:tcW w:w="3006" w:type="dxa"/>
          </w:tcPr>
          <w:p w14:paraId="0E1521D3" w14:textId="77777777" w:rsidR="00EA4354" w:rsidRDefault="00EA4354" w:rsidP="009836D5">
            <w:pPr>
              <w:rPr>
                <w:lang w:val="en-IN"/>
              </w:rPr>
            </w:pPr>
          </w:p>
        </w:tc>
      </w:tr>
    </w:tbl>
    <w:p w14:paraId="185B920A" w14:textId="77777777" w:rsidR="00881812" w:rsidRPr="00D047AE" w:rsidRDefault="00881812" w:rsidP="00D047AE">
      <w:pPr>
        <w:rPr>
          <w:lang w:val="en-IN"/>
        </w:rPr>
      </w:pPr>
    </w:p>
    <w:p w14:paraId="0BAA6525" w14:textId="77777777" w:rsidR="00D047AE" w:rsidRDefault="00D047AE" w:rsidP="00D047AE">
      <w:pPr>
        <w:pStyle w:val="Heading2"/>
        <w:rPr>
          <w:lang w:val="en-IN"/>
        </w:rPr>
      </w:pPr>
      <w:r>
        <w:rPr>
          <w:lang w:val="en-IN"/>
        </w:rPr>
        <w:t>List Pay To Vendor</w:t>
      </w:r>
    </w:p>
    <w:p w14:paraId="01079852" w14:textId="77777777" w:rsidR="00C90D23" w:rsidRDefault="00C90D23" w:rsidP="00377C51">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49E3057D" w14:textId="77777777" w:rsidTr="004A7D48">
        <w:trPr>
          <w:trHeight w:val="981"/>
        </w:trPr>
        <w:tc>
          <w:tcPr>
            <w:tcW w:w="4508" w:type="dxa"/>
            <w:shd w:val="clear" w:color="auto" w:fill="EDEDED" w:themeFill="accent3" w:themeFillTint="33"/>
          </w:tcPr>
          <w:p w14:paraId="1B6B2C93" w14:textId="77777777" w:rsidR="00C90D23" w:rsidRDefault="00C90D23" w:rsidP="004A7D48">
            <w:pPr>
              <w:rPr>
                <w:sz w:val="16"/>
                <w:szCs w:val="16"/>
                <w:lang w:val="en-IN"/>
              </w:rPr>
            </w:pPr>
            <w:r>
              <w:rPr>
                <w:b/>
                <w:bCs/>
                <w:lang w:val="en-IN"/>
              </w:rPr>
              <w:t xml:space="preserve">National Chemical Ltd.  </w:t>
            </w:r>
            <w:r w:rsidRPr="00CF7DF6">
              <w:rPr>
                <w:sz w:val="16"/>
                <w:szCs w:val="16"/>
                <w:lang w:val="en-IN"/>
              </w:rPr>
              <w:t>Ahmadabad</w:t>
            </w:r>
          </w:p>
          <w:p w14:paraId="7999D260" w14:textId="77777777" w:rsidR="00C90D23" w:rsidRDefault="00C90D23" w:rsidP="004A7D48">
            <w:pPr>
              <w:rPr>
                <w:b/>
                <w:bCs/>
                <w:color w:val="FF0000"/>
                <w:sz w:val="20"/>
                <w:szCs w:val="20"/>
                <w:lang w:val="en-IN"/>
              </w:rPr>
            </w:pPr>
            <w:r>
              <w:rPr>
                <w:noProof/>
              </w:rPr>
              <w:drawing>
                <wp:anchor distT="0" distB="0" distL="114300" distR="114300" simplePos="0" relativeHeight="251682816" behindDoc="1" locked="0" layoutInCell="1" allowOverlap="1" wp14:anchorId="10345BE3" wp14:editId="43B5CF2F">
                  <wp:simplePos x="0" y="0"/>
                  <wp:positionH relativeFrom="column">
                    <wp:posOffset>1837080</wp:posOffset>
                  </wp:positionH>
                  <wp:positionV relativeFrom="paragraph">
                    <wp:posOffset>26111</wp:posOffset>
                  </wp:positionV>
                  <wp:extent cx="87630" cy="9525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33</w:t>
            </w:r>
            <w:r w:rsidRPr="00F512FD">
              <w:rPr>
                <w:b/>
                <w:bCs/>
                <w:color w:val="FF0000"/>
                <w:sz w:val="20"/>
                <w:szCs w:val="20"/>
                <w:lang w:val="en-IN"/>
              </w:rPr>
              <w:t>00.0</w:t>
            </w:r>
          </w:p>
          <w:p w14:paraId="1D28A374" w14:textId="77777777" w:rsidR="00C90D23" w:rsidRDefault="00C90D23" w:rsidP="004A7D48">
            <w:pPr>
              <w:rPr>
                <w:b/>
                <w:bCs/>
                <w:color w:val="FF0000"/>
                <w:sz w:val="20"/>
                <w:szCs w:val="20"/>
                <w:lang w:val="en-IN"/>
              </w:rPr>
            </w:pPr>
          </w:p>
          <w:p w14:paraId="3B134AAB" w14:textId="77777777" w:rsidR="00C90D23" w:rsidRDefault="00C90D23" w:rsidP="004A7D48">
            <w:pPr>
              <w:rPr>
                <w:sz w:val="18"/>
                <w:szCs w:val="18"/>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sidRPr="009A2481">
              <w:rPr>
                <w:sz w:val="20"/>
                <w:szCs w:val="20"/>
                <w:lang w:val="en-IN"/>
              </w:rPr>
              <w:t>Nilesh Yadav</w:t>
            </w:r>
          </w:p>
          <w:p w14:paraId="6E245E6E" w14:textId="77777777" w:rsidR="00C90D23"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044799C6" w14:textId="77777777" w:rsidR="00C90D23" w:rsidRPr="000F42DB" w:rsidRDefault="00C90D23" w:rsidP="004A7D48">
            <w:pPr>
              <w:rPr>
                <w:b/>
                <w:bCs/>
                <w:lang w:val="en-IN"/>
              </w:rPr>
            </w:pPr>
          </w:p>
        </w:tc>
      </w:tr>
      <w:tr w:rsidR="00C90D23" w14:paraId="4214899E" w14:textId="77777777" w:rsidTr="004A7D48">
        <w:trPr>
          <w:trHeight w:val="928"/>
        </w:trPr>
        <w:tc>
          <w:tcPr>
            <w:tcW w:w="4508" w:type="dxa"/>
            <w:shd w:val="clear" w:color="auto" w:fill="E2EFD9" w:themeFill="accent6" w:themeFillTint="33"/>
          </w:tcPr>
          <w:p w14:paraId="25566DF8" w14:textId="77777777" w:rsidR="00C90D23" w:rsidRDefault="00C90D23" w:rsidP="004A7D48">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FC58999" w14:textId="77777777" w:rsidR="00C90D23" w:rsidRDefault="00C90D23" w:rsidP="004A7D48">
            <w:pPr>
              <w:rPr>
                <w:b/>
                <w:bCs/>
                <w:color w:val="FF0000"/>
                <w:sz w:val="20"/>
                <w:szCs w:val="20"/>
                <w:lang w:val="en-IN"/>
              </w:rPr>
            </w:pPr>
            <w:r>
              <w:rPr>
                <w:noProof/>
              </w:rPr>
              <w:drawing>
                <wp:anchor distT="0" distB="0" distL="114300" distR="114300" simplePos="0" relativeHeight="251683840" behindDoc="1" locked="0" layoutInCell="1" allowOverlap="1" wp14:anchorId="30DA0EFF" wp14:editId="387E2D12">
                  <wp:simplePos x="0" y="0"/>
                  <wp:positionH relativeFrom="column">
                    <wp:posOffset>1836140</wp:posOffset>
                  </wp:positionH>
                  <wp:positionV relativeFrom="paragraph">
                    <wp:posOffset>29769</wp:posOffset>
                  </wp:positionV>
                  <wp:extent cx="87630" cy="952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583CAFDC" w14:textId="77777777" w:rsidR="00C90D23" w:rsidRDefault="00C90D23" w:rsidP="004A7D48">
            <w:pPr>
              <w:rPr>
                <w:b/>
                <w:bCs/>
                <w:sz w:val="18"/>
                <w:szCs w:val="18"/>
                <w:lang w:val="en-IN"/>
              </w:rPr>
            </w:pPr>
          </w:p>
          <w:p w14:paraId="2B337FBD" w14:textId="77777777" w:rsidR="00C90D23" w:rsidRPr="009A2481" w:rsidRDefault="00C90D23" w:rsidP="004A7D48">
            <w:pPr>
              <w:rPr>
                <w:sz w:val="20"/>
                <w:szCs w:val="20"/>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Pr>
                <w:sz w:val="20"/>
                <w:szCs w:val="20"/>
                <w:lang w:val="en-IN"/>
              </w:rPr>
              <w:t>Ashok</w:t>
            </w:r>
            <w:r w:rsidRPr="009A2481">
              <w:rPr>
                <w:sz w:val="20"/>
                <w:szCs w:val="20"/>
                <w:lang w:val="en-IN"/>
              </w:rPr>
              <w:t xml:space="preserve"> </w:t>
            </w:r>
            <w:r>
              <w:rPr>
                <w:sz w:val="20"/>
                <w:szCs w:val="20"/>
                <w:lang w:val="en-IN"/>
              </w:rPr>
              <w:t>Suradakar</w:t>
            </w:r>
          </w:p>
          <w:p w14:paraId="71B82FF4" w14:textId="77777777" w:rsidR="00C90D23" w:rsidRPr="000F42DB"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28F0547B" w14:textId="77777777" w:rsidR="00C90D23" w:rsidRDefault="00C90D23" w:rsidP="00377C51">
      <w:pPr>
        <w:rPr>
          <w:lang w:val="en-IN"/>
        </w:rPr>
      </w:pPr>
    </w:p>
    <w:p w14:paraId="26E5C39C" w14:textId="77777777" w:rsidR="00C90D23" w:rsidRDefault="00C90D23" w:rsidP="00377C51">
      <w:pPr>
        <w:rPr>
          <w:lang w:val="en-IN"/>
        </w:rPr>
      </w:pPr>
    </w:p>
    <w:p w14:paraId="578DF1BD" w14:textId="77777777" w:rsidR="00C90D23" w:rsidRDefault="00C90D23" w:rsidP="00377C51">
      <w:pPr>
        <w:rPr>
          <w:lang w:val="en-IN"/>
        </w:rPr>
      </w:pPr>
    </w:p>
    <w:p w14:paraId="7B7FD718" w14:textId="77777777" w:rsidR="00C90D23" w:rsidRDefault="00C90D23" w:rsidP="00377C51">
      <w:pPr>
        <w:rPr>
          <w:lang w:val="en-IN"/>
        </w:rPr>
      </w:pPr>
    </w:p>
    <w:p w14:paraId="726BA216" w14:textId="77777777" w:rsidR="00C90D23" w:rsidRDefault="00C90D23" w:rsidP="00377C51">
      <w:pPr>
        <w:rPr>
          <w:lang w:val="en-IN"/>
        </w:rPr>
      </w:pPr>
    </w:p>
    <w:p w14:paraId="26361543" w14:textId="77777777" w:rsidR="00C90D23" w:rsidRDefault="00C90D23" w:rsidP="00377C51">
      <w:pPr>
        <w:rPr>
          <w:lang w:val="en-IN"/>
        </w:rPr>
      </w:pPr>
    </w:p>
    <w:p w14:paraId="03DA7B24" w14:textId="77777777" w:rsidR="00C90D23" w:rsidRDefault="00C90D23" w:rsidP="00377C51">
      <w:pPr>
        <w:rPr>
          <w:lang w:val="en-IN"/>
        </w:rPr>
      </w:pPr>
    </w:p>
    <w:p w14:paraId="6FB2D8B6" w14:textId="77777777" w:rsidR="00377C51" w:rsidRDefault="00377C51" w:rsidP="00377C51">
      <w:pPr>
        <w:pStyle w:val="Heading2"/>
        <w:rPr>
          <w:lang w:val="en-IN"/>
        </w:rPr>
      </w:pPr>
      <w:r>
        <w:rPr>
          <w:lang w:val="en-IN"/>
        </w:rPr>
        <w:t>Internal Transfer</w:t>
      </w:r>
    </w:p>
    <w:p w14:paraId="3B30A6A5" w14:textId="15F9DE78" w:rsidR="00377C51" w:rsidRDefault="00377C51" w:rsidP="00377C51">
      <w:pPr>
        <w:rPr>
          <w:lang w:val="en-IN"/>
        </w:rPr>
      </w:pPr>
      <w:r>
        <w:rPr>
          <w:noProof/>
        </w:rPr>
        <w:drawing>
          <wp:inline distT="0" distB="0" distL="0" distR="0" wp14:anchorId="5B93DC9C" wp14:editId="52833B0A">
            <wp:extent cx="5731510" cy="3528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8060"/>
                    </a:xfrm>
                    <a:prstGeom prst="rect">
                      <a:avLst/>
                    </a:prstGeom>
                  </pic:spPr>
                </pic:pic>
              </a:graphicData>
            </a:graphic>
          </wp:inline>
        </w:drawing>
      </w:r>
    </w:p>
    <w:p w14:paraId="2DD86F85" w14:textId="633B178F" w:rsidR="00825580" w:rsidRDefault="00825580" w:rsidP="00377C51">
      <w:pPr>
        <w:rPr>
          <w:lang w:val="en-IN"/>
        </w:rPr>
      </w:pPr>
    </w:p>
    <w:p w14:paraId="665D1083"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3503C531" w14:textId="77777777" w:rsidTr="009836D5">
        <w:tc>
          <w:tcPr>
            <w:tcW w:w="3005" w:type="dxa"/>
          </w:tcPr>
          <w:p w14:paraId="1B4F576C" w14:textId="77777777" w:rsidR="00825580" w:rsidRPr="006C008F" w:rsidRDefault="00825580" w:rsidP="009836D5">
            <w:pPr>
              <w:rPr>
                <w:b/>
                <w:bCs/>
                <w:lang w:val="en-IN"/>
              </w:rPr>
            </w:pPr>
            <w:r w:rsidRPr="006C008F">
              <w:rPr>
                <w:b/>
                <w:bCs/>
                <w:lang w:val="en-IN"/>
              </w:rPr>
              <w:t>Field</w:t>
            </w:r>
          </w:p>
        </w:tc>
        <w:tc>
          <w:tcPr>
            <w:tcW w:w="3005" w:type="dxa"/>
          </w:tcPr>
          <w:p w14:paraId="4DD977F1" w14:textId="77777777" w:rsidR="00825580" w:rsidRPr="006C008F" w:rsidRDefault="00825580" w:rsidP="009836D5">
            <w:pPr>
              <w:rPr>
                <w:b/>
                <w:bCs/>
                <w:lang w:val="en-IN"/>
              </w:rPr>
            </w:pPr>
            <w:r w:rsidRPr="006C008F">
              <w:rPr>
                <w:b/>
                <w:bCs/>
                <w:lang w:val="en-IN"/>
              </w:rPr>
              <w:t>Validations</w:t>
            </w:r>
          </w:p>
        </w:tc>
        <w:tc>
          <w:tcPr>
            <w:tcW w:w="3006" w:type="dxa"/>
          </w:tcPr>
          <w:p w14:paraId="2ADB2AC0" w14:textId="77777777" w:rsidR="00825580" w:rsidRPr="00566441" w:rsidRDefault="00825580" w:rsidP="009836D5">
            <w:pPr>
              <w:rPr>
                <w:b/>
                <w:bCs/>
                <w:lang w:val="en-IN"/>
              </w:rPr>
            </w:pPr>
            <w:r w:rsidRPr="00566441">
              <w:rPr>
                <w:b/>
                <w:bCs/>
                <w:lang w:val="en-IN"/>
              </w:rPr>
              <w:t>On Action</w:t>
            </w:r>
          </w:p>
        </w:tc>
      </w:tr>
      <w:tr w:rsidR="00825580" w14:paraId="2468780A" w14:textId="77777777" w:rsidTr="009836D5">
        <w:tc>
          <w:tcPr>
            <w:tcW w:w="3005" w:type="dxa"/>
          </w:tcPr>
          <w:p w14:paraId="6CB0C08A" w14:textId="272AD69D" w:rsidR="00825580" w:rsidRDefault="003252CD" w:rsidP="009836D5">
            <w:pPr>
              <w:rPr>
                <w:lang w:val="en-IN"/>
              </w:rPr>
            </w:pPr>
            <w:r>
              <w:rPr>
                <w:lang w:val="en-IN"/>
              </w:rPr>
              <w:t>Transfer</w:t>
            </w:r>
            <w:r w:rsidR="00825580">
              <w:rPr>
                <w:lang w:val="en-IN"/>
              </w:rPr>
              <w:t xml:space="preserve"> Date*</w:t>
            </w:r>
          </w:p>
        </w:tc>
        <w:tc>
          <w:tcPr>
            <w:tcW w:w="3005" w:type="dxa"/>
          </w:tcPr>
          <w:p w14:paraId="53D762DF" w14:textId="77777777" w:rsidR="00825580" w:rsidRPr="00A96946" w:rsidRDefault="00825580" w:rsidP="00825580">
            <w:pPr>
              <w:pStyle w:val="ListParagraph"/>
              <w:numPr>
                <w:ilvl w:val="0"/>
                <w:numId w:val="15"/>
              </w:numPr>
              <w:rPr>
                <w:lang w:val="en-IN"/>
              </w:rPr>
            </w:pPr>
            <w:r w:rsidRPr="00A96946">
              <w:rPr>
                <w:lang w:val="en-IN"/>
              </w:rPr>
              <w:t xml:space="preserve">Not Empty </w:t>
            </w:r>
          </w:p>
          <w:p w14:paraId="08F8DEDB" w14:textId="77777777" w:rsidR="00825580" w:rsidRPr="00A96946" w:rsidRDefault="00825580" w:rsidP="00825580">
            <w:pPr>
              <w:pStyle w:val="ListParagraph"/>
              <w:numPr>
                <w:ilvl w:val="0"/>
                <w:numId w:val="15"/>
              </w:numPr>
              <w:rPr>
                <w:lang w:val="en-IN"/>
              </w:rPr>
            </w:pPr>
            <w:r w:rsidRPr="00A96946">
              <w:rPr>
                <w:lang w:val="en-IN"/>
              </w:rPr>
              <w:t>default “today”</w:t>
            </w:r>
          </w:p>
        </w:tc>
        <w:tc>
          <w:tcPr>
            <w:tcW w:w="3006" w:type="dxa"/>
            <w:vMerge w:val="restart"/>
          </w:tcPr>
          <w:p w14:paraId="4E8A22DE" w14:textId="77777777" w:rsidR="00825580" w:rsidRDefault="00825580" w:rsidP="009836D5">
            <w:pPr>
              <w:jc w:val="center"/>
              <w:rPr>
                <w:lang w:val="en-IN"/>
              </w:rPr>
            </w:pPr>
            <w:r>
              <w:rPr>
                <w:lang w:val="en-IN"/>
              </w:rPr>
              <w:t>Save</w:t>
            </w:r>
          </w:p>
        </w:tc>
      </w:tr>
      <w:tr w:rsidR="00825580" w14:paraId="3A1FBB4A" w14:textId="77777777" w:rsidTr="009836D5">
        <w:tc>
          <w:tcPr>
            <w:tcW w:w="3005" w:type="dxa"/>
          </w:tcPr>
          <w:p w14:paraId="56D1E5DB" w14:textId="646180AD" w:rsidR="00825580" w:rsidRDefault="00D3044C" w:rsidP="009836D5">
            <w:pPr>
              <w:rPr>
                <w:lang w:val="en-IN"/>
              </w:rPr>
            </w:pPr>
            <w:r>
              <w:rPr>
                <w:lang w:val="en-IN"/>
              </w:rPr>
              <w:t>To Person/Account</w:t>
            </w:r>
          </w:p>
        </w:tc>
        <w:tc>
          <w:tcPr>
            <w:tcW w:w="3005" w:type="dxa"/>
          </w:tcPr>
          <w:p w14:paraId="4D6BF4AD" w14:textId="77777777" w:rsidR="00825580" w:rsidRDefault="00825580" w:rsidP="009836D5">
            <w:pPr>
              <w:rPr>
                <w:lang w:val="en-IN"/>
              </w:rPr>
            </w:pPr>
            <w:r>
              <w:rPr>
                <w:lang w:val="en-IN"/>
              </w:rPr>
              <w:t>Not Empty</w:t>
            </w:r>
          </w:p>
          <w:p w14:paraId="41965CD3" w14:textId="77777777" w:rsidR="00825580" w:rsidRDefault="00825580" w:rsidP="009836D5">
            <w:pPr>
              <w:rPr>
                <w:lang w:val="en-IN"/>
              </w:rPr>
            </w:pPr>
          </w:p>
        </w:tc>
        <w:tc>
          <w:tcPr>
            <w:tcW w:w="3006" w:type="dxa"/>
            <w:vMerge/>
          </w:tcPr>
          <w:p w14:paraId="4073EB89" w14:textId="77777777" w:rsidR="00825580" w:rsidRDefault="00825580" w:rsidP="009836D5">
            <w:pPr>
              <w:rPr>
                <w:lang w:val="en-IN"/>
              </w:rPr>
            </w:pPr>
          </w:p>
        </w:tc>
      </w:tr>
      <w:tr w:rsidR="00825580" w14:paraId="7663F11A" w14:textId="77777777" w:rsidTr="009836D5">
        <w:tc>
          <w:tcPr>
            <w:tcW w:w="3005" w:type="dxa"/>
          </w:tcPr>
          <w:p w14:paraId="6E60DB86" w14:textId="77777777" w:rsidR="00825580" w:rsidRDefault="00825580" w:rsidP="009836D5">
            <w:pPr>
              <w:rPr>
                <w:lang w:val="en-IN"/>
              </w:rPr>
            </w:pPr>
            <w:r w:rsidRPr="00CF4074">
              <w:rPr>
                <w:lang w:val="en-IN"/>
              </w:rPr>
              <w:t>Amount</w:t>
            </w:r>
          </w:p>
          <w:p w14:paraId="14D29520" w14:textId="77777777" w:rsidR="00825580" w:rsidRDefault="00825580" w:rsidP="009836D5">
            <w:pPr>
              <w:rPr>
                <w:lang w:val="en-IN"/>
              </w:rPr>
            </w:pPr>
          </w:p>
        </w:tc>
        <w:tc>
          <w:tcPr>
            <w:tcW w:w="3005" w:type="dxa"/>
          </w:tcPr>
          <w:p w14:paraId="6DAFA066" w14:textId="77777777" w:rsidR="00825580" w:rsidRDefault="00825580" w:rsidP="009836D5">
            <w:pPr>
              <w:rPr>
                <w:lang w:val="en-IN"/>
              </w:rPr>
            </w:pPr>
            <w:r>
              <w:rPr>
                <w:lang w:val="en-IN"/>
              </w:rPr>
              <w:t>1.Not Empty</w:t>
            </w:r>
          </w:p>
          <w:p w14:paraId="05A9569B" w14:textId="77777777" w:rsidR="00825580" w:rsidRDefault="00825580" w:rsidP="009836D5">
            <w:pPr>
              <w:rPr>
                <w:lang w:val="en-IN"/>
              </w:rPr>
            </w:pPr>
          </w:p>
          <w:p w14:paraId="4C6C1B00" w14:textId="77777777" w:rsidR="00825580" w:rsidRDefault="00825580" w:rsidP="009836D5">
            <w:pPr>
              <w:rPr>
                <w:lang w:val="en-IN"/>
              </w:rPr>
            </w:pPr>
            <w:r>
              <w:rPr>
                <w:lang w:val="en-IN"/>
              </w:rPr>
              <w:t>2.Numbers only</w:t>
            </w:r>
          </w:p>
          <w:p w14:paraId="6A54ACA8" w14:textId="77777777" w:rsidR="00825580" w:rsidRDefault="00825580" w:rsidP="009836D5">
            <w:pPr>
              <w:rPr>
                <w:lang w:val="en-IN"/>
              </w:rPr>
            </w:pPr>
          </w:p>
        </w:tc>
        <w:tc>
          <w:tcPr>
            <w:tcW w:w="3006" w:type="dxa"/>
          </w:tcPr>
          <w:p w14:paraId="4D70AB2E" w14:textId="77777777" w:rsidR="00825580" w:rsidRDefault="00825580" w:rsidP="009836D5">
            <w:pPr>
              <w:rPr>
                <w:lang w:val="en-IN"/>
              </w:rPr>
            </w:pPr>
          </w:p>
        </w:tc>
      </w:tr>
      <w:tr w:rsidR="00825580" w14:paraId="5664C6F4" w14:textId="77777777" w:rsidTr="009836D5">
        <w:tc>
          <w:tcPr>
            <w:tcW w:w="3005" w:type="dxa"/>
          </w:tcPr>
          <w:p w14:paraId="73257A23" w14:textId="77777777" w:rsidR="00825580" w:rsidRPr="00CF4074" w:rsidRDefault="00825580" w:rsidP="009836D5">
            <w:pPr>
              <w:rPr>
                <w:lang w:val="en-IN"/>
              </w:rPr>
            </w:pPr>
          </w:p>
        </w:tc>
        <w:tc>
          <w:tcPr>
            <w:tcW w:w="3005" w:type="dxa"/>
          </w:tcPr>
          <w:p w14:paraId="7FCB8F1E" w14:textId="77777777" w:rsidR="00825580" w:rsidRDefault="00825580" w:rsidP="009836D5">
            <w:pPr>
              <w:rPr>
                <w:lang w:val="en-IN"/>
              </w:rPr>
            </w:pPr>
          </w:p>
        </w:tc>
        <w:tc>
          <w:tcPr>
            <w:tcW w:w="3006" w:type="dxa"/>
          </w:tcPr>
          <w:p w14:paraId="3F3E5C39" w14:textId="77777777" w:rsidR="00825580" w:rsidRDefault="00825580" w:rsidP="009836D5">
            <w:pPr>
              <w:rPr>
                <w:lang w:val="en-IN"/>
              </w:rPr>
            </w:pPr>
          </w:p>
        </w:tc>
      </w:tr>
      <w:tr w:rsidR="00825580" w14:paraId="5FA215A2" w14:textId="77777777" w:rsidTr="009836D5">
        <w:tc>
          <w:tcPr>
            <w:tcW w:w="3005" w:type="dxa"/>
          </w:tcPr>
          <w:p w14:paraId="73316D15" w14:textId="77777777" w:rsidR="00825580" w:rsidRDefault="00825580" w:rsidP="009836D5">
            <w:pPr>
              <w:rPr>
                <w:lang w:val="en-IN"/>
              </w:rPr>
            </w:pPr>
            <w:r>
              <w:rPr>
                <w:lang w:val="en-IN"/>
              </w:rPr>
              <w:t>Include in calculation</w:t>
            </w:r>
          </w:p>
        </w:tc>
        <w:tc>
          <w:tcPr>
            <w:tcW w:w="3005" w:type="dxa"/>
          </w:tcPr>
          <w:p w14:paraId="4A32B4CA" w14:textId="77777777" w:rsidR="00825580" w:rsidRDefault="00825580" w:rsidP="009836D5">
            <w:pPr>
              <w:rPr>
                <w:lang w:val="en-IN"/>
              </w:rPr>
            </w:pPr>
            <w:r>
              <w:rPr>
                <w:lang w:val="en-IN"/>
              </w:rPr>
              <w:t>Default “Yes/On”</w:t>
            </w:r>
          </w:p>
        </w:tc>
        <w:tc>
          <w:tcPr>
            <w:tcW w:w="3006" w:type="dxa"/>
          </w:tcPr>
          <w:p w14:paraId="164E9475" w14:textId="77777777" w:rsidR="00825580" w:rsidRDefault="00825580" w:rsidP="009836D5">
            <w:pPr>
              <w:rPr>
                <w:lang w:val="en-IN"/>
              </w:rPr>
            </w:pPr>
          </w:p>
        </w:tc>
      </w:tr>
      <w:tr w:rsidR="00825580" w14:paraId="62076941" w14:textId="77777777" w:rsidTr="009836D5">
        <w:tc>
          <w:tcPr>
            <w:tcW w:w="3005" w:type="dxa"/>
          </w:tcPr>
          <w:p w14:paraId="6824CC7A" w14:textId="77777777" w:rsidR="00825580" w:rsidRDefault="00825580" w:rsidP="009836D5">
            <w:pPr>
              <w:rPr>
                <w:lang w:val="en-IN"/>
              </w:rPr>
            </w:pPr>
          </w:p>
        </w:tc>
        <w:tc>
          <w:tcPr>
            <w:tcW w:w="3005" w:type="dxa"/>
          </w:tcPr>
          <w:p w14:paraId="66C56259" w14:textId="77777777" w:rsidR="00825580" w:rsidRDefault="00825580" w:rsidP="009836D5">
            <w:pPr>
              <w:rPr>
                <w:lang w:val="en-IN"/>
              </w:rPr>
            </w:pPr>
          </w:p>
        </w:tc>
        <w:tc>
          <w:tcPr>
            <w:tcW w:w="3006" w:type="dxa"/>
          </w:tcPr>
          <w:p w14:paraId="3D5ADE1A" w14:textId="77777777" w:rsidR="00825580" w:rsidRDefault="00825580" w:rsidP="009836D5">
            <w:pPr>
              <w:rPr>
                <w:lang w:val="en-IN"/>
              </w:rPr>
            </w:pPr>
          </w:p>
        </w:tc>
      </w:tr>
    </w:tbl>
    <w:p w14:paraId="515DCC56" w14:textId="77777777" w:rsidR="00825580" w:rsidRDefault="00825580" w:rsidP="00825580">
      <w:pPr>
        <w:rPr>
          <w:lang w:val="en-IN"/>
        </w:rPr>
      </w:pPr>
    </w:p>
    <w:tbl>
      <w:tblPr>
        <w:tblStyle w:val="TableGrid"/>
        <w:tblW w:w="0" w:type="auto"/>
        <w:tblLook w:val="04A0" w:firstRow="1" w:lastRow="0" w:firstColumn="1" w:lastColumn="0" w:noHBand="0" w:noVBand="1"/>
      </w:tblPr>
      <w:tblGrid>
        <w:gridCol w:w="2536"/>
        <w:gridCol w:w="2539"/>
        <w:gridCol w:w="3941"/>
      </w:tblGrid>
      <w:tr w:rsidR="00825580" w14:paraId="6A602FA0" w14:textId="77777777" w:rsidTr="009836D5">
        <w:tc>
          <w:tcPr>
            <w:tcW w:w="3005" w:type="dxa"/>
          </w:tcPr>
          <w:p w14:paraId="1674E466" w14:textId="77777777" w:rsidR="00825580" w:rsidRPr="00021D7B" w:rsidRDefault="00825580" w:rsidP="009836D5">
            <w:pPr>
              <w:rPr>
                <w:b/>
                <w:bCs/>
                <w:lang w:val="en-IN"/>
              </w:rPr>
            </w:pPr>
            <w:r w:rsidRPr="00021D7B">
              <w:rPr>
                <w:b/>
                <w:bCs/>
                <w:lang w:val="en-IN"/>
              </w:rPr>
              <w:t>On Action</w:t>
            </w:r>
          </w:p>
        </w:tc>
        <w:tc>
          <w:tcPr>
            <w:tcW w:w="3005" w:type="dxa"/>
          </w:tcPr>
          <w:p w14:paraId="1D6AD8C6" w14:textId="77777777" w:rsidR="00825580" w:rsidRPr="00021D7B" w:rsidRDefault="00825580" w:rsidP="009836D5">
            <w:pPr>
              <w:rPr>
                <w:b/>
                <w:bCs/>
                <w:lang w:val="en-IN"/>
              </w:rPr>
            </w:pPr>
            <w:r w:rsidRPr="00021D7B">
              <w:rPr>
                <w:b/>
                <w:bCs/>
                <w:lang w:val="en-IN"/>
              </w:rPr>
              <w:t>What to do</w:t>
            </w:r>
          </w:p>
        </w:tc>
        <w:tc>
          <w:tcPr>
            <w:tcW w:w="3006" w:type="dxa"/>
          </w:tcPr>
          <w:p w14:paraId="270AF4DB" w14:textId="77777777" w:rsidR="00825580" w:rsidRPr="00021D7B" w:rsidRDefault="00825580" w:rsidP="009836D5">
            <w:pPr>
              <w:rPr>
                <w:b/>
                <w:bCs/>
                <w:lang w:val="en-IN"/>
              </w:rPr>
            </w:pPr>
            <w:r w:rsidRPr="00021D7B">
              <w:rPr>
                <w:b/>
                <w:bCs/>
                <w:lang w:val="en-IN"/>
              </w:rPr>
              <w:t>API to use</w:t>
            </w:r>
          </w:p>
        </w:tc>
      </w:tr>
      <w:tr w:rsidR="00825580" w14:paraId="1CBF600E" w14:textId="77777777" w:rsidTr="009836D5">
        <w:tc>
          <w:tcPr>
            <w:tcW w:w="3005" w:type="dxa"/>
          </w:tcPr>
          <w:p w14:paraId="07100491" w14:textId="152EAC0D" w:rsidR="00825580" w:rsidRPr="005C4C02" w:rsidRDefault="00C8786C" w:rsidP="009836D5">
            <w:pPr>
              <w:rPr>
                <w:color w:val="FF0000"/>
                <w:lang w:val="en-IN"/>
                <w:rPrChange w:id="171" w:author="nyadav.idmworks@outlook.com" w:date="2020-05-10T00:11:00Z">
                  <w:rPr>
                    <w:lang w:val="en-IN"/>
                  </w:rPr>
                </w:rPrChange>
              </w:rPr>
            </w:pPr>
            <w:r w:rsidRPr="005C4C02">
              <w:rPr>
                <w:color w:val="FF0000"/>
                <w:lang w:val="en-IN"/>
                <w:rPrChange w:id="172" w:author="nyadav.idmworks@outlook.com" w:date="2020-05-10T00:11:00Z">
                  <w:rPr>
                    <w:lang w:val="en-IN"/>
                  </w:rPr>
                </w:rPrChange>
              </w:rPr>
              <w:t>To Person/Account</w:t>
            </w:r>
            <w:r w:rsidR="00825580" w:rsidRPr="005C4C02">
              <w:rPr>
                <w:color w:val="FF0000"/>
                <w:lang w:val="en-IN"/>
                <w:rPrChange w:id="173" w:author="nyadav.idmworks@outlook.com" w:date="2020-05-10T00:11:00Z">
                  <w:rPr>
                    <w:lang w:val="en-IN"/>
                  </w:rPr>
                </w:rPrChange>
              </w:rPr>
              <w:t xml:space="preserve"> – Search</w:t>
            </w:r>
          </w:p>
          <w:p w14:paraId="0C8BD052" w14:textId="77777777" w:rsidR="00825580" w:rsidRDefault="00825580" w:rsidP="009836D5">
            <w:pPr>
              <w:rPr>
                <w:lang w:val="en-IN"/>
              </w:rPr>
            </w:pPr>
          </w:p>
          <w:p w14:paraId="6AC3A29E" w14:textId="77777777" w:rsidR="00825580" w:rsidRDefault="00825580" w:rsidP="009836D5">
            <w:pPr>
              <w:rPr>
                <w:lang w:val="en-IN"/>
              </w:rPr>
            </w:pPr>
          </w:p>
        </w:tc>
        <w:tc>
          <w:tcPr>
            <w:tcW w:w="3005" w:type="dxa"/>
          </w:tcPr>
          <w:p w14:paraId="6E427684" w14:textId="209CCEDD" w:rsidR="00825580" w:rsidRDefault="00825580" w:rsidP="009836D5">
            <w:pPr>
              <w:rPr>
                <w:lang w:val="en-IN"/>
              </w:rPr>
            </w:pPr>
            <w:r>
              <w:rPr>
                <w:lang w:val="en-IN"/>
              </w:rPr>
              <w:t xml:space="preserve">User Type </w:t>
            </w:r>
            <w:ins w:id="174" w:author="nyadav.idmworks@outlook.com" w:date="2020-05-10T00:08:00Z">
              <w:r w:rsidR="00BD60A2">
                <w:rPr>
                  <w:lang w:val="en-IN"/>
                </w:rPr>
                <w:t>3</w:t>
              </w:r>
            </w:ins>
            <w:del w:id="175" w:author="nyadav.idmworks@outlook.com" w:date="2020-05-10T00:08:00Z">
              <w:r w:rsidDel="00BD60A2">
                <w:rPr>
                  <w:lang w:val="en-IN"/>
                </w:rPr>
                <w:delText>2</w:delText>
              </w:r>
            </w:del>
            <w:r>
              <w:rPr>
                <w:lang w:val="en-IN"/>
              </w:rPr>
              <w:t xml:space="preserve"> characters and auto-search starts and shows the list of </w:t>
            </w:r>
            <w:r w:rsidR="00EF4055">
              <w:rPr>
                <w:lang w:val="en-IN"/>
              </w:rPr>
              <w:t>employee’s</w:t>
            </w:r>
            <w:r>
              <w:rPr>
                <w:lang w:val="en-IN"/>
              </w:rPr>
              <w:t xml:space="preserve"> accounts</w:t>
            </w:r>
          </w:p>
          <w:p w14:paraId="06C98E1B" w14:textId="77777777" w:rsidR="00825580" w:rsidRDefault="00825580" w:rsidP="009836D5">
            <w:pPr>
              <w:rPr>
                <w:lang w:val="en-IN"/>
              </w:rPr>
            </w:pPr>
          </w:p>
          <w:p w14:paraId="7D5D67DD" w14:textId="6ABFD28E" w:rsidR="00825580" w:rsidRDefault="00825580" w:rsidP="009836D5">
            <w:pPr>
              <w:rPr>
                <w:lang w:val="en-IN"/>
              </w:rPr>
            </w:pPr>
            <w:r>
              <w:rPr>
                <w:lang w:val="en-IN"/>
              </w:rPr>
              <w:t>Search on Account</w:t>
            </w:r>
          </w:p>
          <w:p w14:paraId="0366831F" w14:textId="77777777" w:rsidR="00825580" w:rsidRDefault="00825580" w:rsidP="009836D5">
            <w:pPr>
              <w:rPr>
                <w:lang w:val="en-IN"/>
              </w:rPr>
            </w:pPr>
          </w:p>
        </w:tc>
        <w:tc>
          <w:tcPr>
            <w:tcW w:w="3006" w:type="dxa"/>
          </w:tcPr>
          <w:p w14:paraId="0EC0FD3A" w14:textId="4C4D9AF6" w:rsidR="00825580" w:rsidRDefault="005C4C02" w:rsidP="009836D5">
            <w:pPr>
              <w:rPr>
                <w:lang w:val="en-IN"/>
              </w:rPr>
            </w:pPr>
            <w:ins w:id="176" w:author="nyadav.idmworks@outlook.com" w:date="2020-05-10T00:11:00Z">
              <w:r>
                <w:rPr>
                  <w:lang w:val="en-IN"/>
                </w:rPr>
                <w:fldChar w:fldCharType="begin"/>
              </w:r>
              <w:r>
                <w:rPr>
                  <w:lang w:val="en-IN"/>
                </w:rPr>
                <w:instrText xml:space="preserve"> REF _Ref39961889 \h </w:instrText>
              </w:r>
            </w:ins>
            <w:r>
              <w:rPr>
                <w:lang w:val="en-IN"/>
              </w:rPr>
            </w:r>
            <w:r>
              <w:rPr>
                <w:lang w:val="en-IN"/>
              </w:rPr>
              <w:fldChar w:fldCharType="separate"/>
            </w:r>
            <w:ins w:id="177" w:author="nyadav.idmworks@outlook.com" w:date="2020-05-10T00:11:00Z">
              <w:r w:rsidRPr="001800A0">
                <w:rPr>
                  <w:rFonts w:asciiTheme="majorHAnsi" w:eastAsiaTheme="majorEastAsia" w:hAnsiTheme="majorHAnsi" w:cstheme="majorBidi"/>
                  <w:color w:val="2F5496" w:themeColor="accent1" w:themeShade="BF"/>
                  <w:sz w:val="26"/>
                  <w:szCs w:val="26"/>
                  <w:lang w:val="en-IN"/>
                  <w:rPrChange w:id="178" w:author="nyadav.idmworks@outlook.com" w:date="2020-05-10T00:10:00Z">
                    <w:rPr>
                      <w:rFonts w:ascii="JetBrains Mono" w:eastAsia="Times New Roman" w:hAnsi="JetBrains Mono" w:cs="Courier New"/>
                      <w:color w:val="067D17"/>
                      <w:sz w:val="20"/>
                      <w:szCs w:val="20"/>
                    </w:rPr>
                  </w:rPrChange>
                </w:rPr>
                <w:t>employee/getEmployeeListByName</w:t>
              </w:r>
              <w:r>
                <w:rPr>
                  <w:lang w:val="en-IN"/>
                </w:rPr>
                <w:fldChar w:fldCharType="end"/>
              </w:r>
            </w:ins>
          </w:p>
        </w:tc>
      </w:tr>
      <w:tr w:rsidR="00825580" w14:paraId="0D65BE24" w14:textId="77777777" w:rsidTr="009836D5">
        <w:tc>
          <w:tcPr>
            <w:tcW w:w="3005" w:type="dxa"/>
          </w:tcPr>
          <w:p w14:paraId="74D4C596" w14:textId="77777777" w:rsidR="00825580" w:rsidRPr="00DB2824" w:rsidRDefault="00825580" w:rsidP="009836D5">
            <w:pPr>
              <w:rPr>
                <w:color w:val="FF0000"/>
                <w:lang w:val="en-IN"/>
              </w:rPr>
            </w:pPr>
            <w:r w:rsidRPr="00DB2824">
              <w:rPr>
                <w:color w:val="FF0000"/>
                <w:lang w:val="en-IN"/>
              </w:rPr>
              <w:t>Save</w:t>
            </w:r>
          </w:p>
        </w:tc>
        <w:tc>
          <w:tcPr>
            <w:tcW w:w="3005" w:type="dxa"/>
          </w:tcPr>
          <w:p w14:paraId="21ACF6CB" w14:textId="3D6B44A4" w:rsidR="00825580" w:rsidRPr="00DB2824" w:rsidRDefault="00825580" w:rsidP="009836D5">
            <w:pPr>
              <w:rPr>
                <w:color w:val="FF0000"/>
                <w:lang w:val="en-IN"/>
              </w:rPr>
            </w:pPr>
            <w:r w:rsidRPr="00DB2824">
              <w:rPr>
                <w:color w:val="FF0000"/>
                <w:lang w:val="en-IN"/>
              </w:rPr>
              <w:t xml:space="preserve">Create </w:t>
            </w:r>
            <w:r w:rsidR="00241193" w:rsidRPr="00DB2824">
              <w:rPr>
                <w:color w:val="FF0000"/>
                <w:lang w:val="en-IN"/>
              </w:rPr>
              <w:t>InternalTransfer</w:t>
            </w:r>
          </w:p>
        </w:tc>
        <w:tc>
          <w:tcPr>
            <w:tcW w:w="3006" w:type="dxa"/>
          </w:tcPr>
          <w:p w14:paraId="0384816C" w14:textId="3E63156B" w:rsidR="00825580" w:rsidRDefault="002D4DB5" w:rsidP="009836D5">
            <w:pPr>
              <w:rPr>
                <w:lang w:val="en-IN"/>
              </w:rPr>
            </w:pPr>
            <w:r>
              <w:rPr>
                <w:lang w:val="en-IN"/>
              </w:rPr>
              <w:fldChar w:fldCharType="begin"/>
            </w:r>
            <w:r>
              <w:rPr>
                <w:lang w:val="en-IN"/>
              </w:rPr>
              <w:instrText xml:space="preserve"> REF _Ref39509676 \h </w:instrText>
            </w:r>
            <w:r>
              <w:rPr>
                <w:lang w:val="en-IN"/>
              </w:rPr>
            </w:r>
            <w:r>
              <w:rPr>
                <w:lang w:val="en-IN"/>
              </w:rPr>
              <w:fldChar w:fldCharType="separate"/>
            </w:r>
            <w:r w:rsidRPr="00DD59A0">
              <w:rPr>
                <w:lang w:val="en-IN"/>
              </w:rPr>
              <w:t>/accounting/createInternalTransfer</w:t>
            </w:r>
            <w:r>
              <w:rPr>
                <w:lang w:val="en-IN"/>
              </w:rPr>
              <w:fldChar w:fldCharType="end"/>
            </w:r>
          </w:p>
        </w:tc>
      </w:tr>
      <w:tr w:rsidR="00825580" w14:paraId="57166189" w14:textId="77777777" w:rsidTr="009836D5">
        <w:tc>
          <w:tcPr>
            <w:tcW w:w="3005" w:type="dxa"/>
          </w:tcPr>
          <w:p w14:paraId="133C1D82" w14:textId="77777777" w:rsidR="00825580" w:rsidRDefault="00825580" w:rsidP="009836D5">
            <w:pPr>
              <w:rPr>
                <w:lang w:val="en-IN"/>
              </w:rPr>
            </w:pPr>
          </w:p>
        </w:tc>
        <w:tc>
          <w:tcPr>
            <w:tcW w:w="3005" w:type="dxa"/>
          </w:tcPr>
          <w:p w14:paraId="0444C113" w14:textId="77777777" w:rsidR="00825580" w:rsidRDefault="00825580" w:rsidP="009836D5">
            <w:pPr>
              <w:rPr>
                <w:lang w:val="en-IN"/>
              </w:rPr>
            </w:pPr>
          </w:p>
        </w:tc>
        <w:tc>
          <w:tcPr>
            <w:tcW w:w="3006" w:type="dxa"/>
          </w:tcPr>
          <w:p w14:paraId="5CAF95E5" w14:textId="77777777" w:rsidR="00825580" w:rsidRDefault="00825580" w:rsidP="009836D5">
            <w:pPr>
              <w:rPr>
                <w:lang w:val="en-IN"/>
              </w:rPr>
            </w:pPr>
          </w:p>
        </w:tc>
      </w:tr>
    </w:tbl>
    <w:p w14:paraId="6D03A569" w14:textId="3FED8C87" w:rsidR="00825580" w:rsidRDefault="00825580" w:rsidP="00377C51">
      <w:pPr>
        <w:rPr>
          <w:lang w:val="en-IN"/>
        </w:rPr>
      </w:pPr>
    </w:p>
    <w:p w14:paraId="1734F9BA" w14:textId="77777777" w:rsidR="00825580" w:rsidRPr="00377C51" w:rsidRDefault="00825580" w:rsidP="00377C51">
      <w:pPr>
        <w:rPr>
          <w:lang w:val="en-IN"/>
        </w:rPr>
      </w:pPr>
    </w:p>
    <w:p w14:paraId="5475CA67" w14:textId="77777777" w:rsidR="0070381B" w:rsidRDefault="0070381B" w:rsidP="0070381B">
      <w:pPr>
        <w:pStyle w:val="Heading2"/>
        <w:rPr>
          <w:lang w:val="en-IN"/>
        </w:rPr>
      </w:pPr>
      <w:r>
        <w:rPr>
          <w:lang w:val="en-IN"/>
        </w:rPr>
        <w:t>List Internal Transfer</w:t>
      </w:r>
    </w:p>
    <w:p w14:paraId="45E2AFAD" w14:textId="77777777" w:rsidR="00950BA0" w:rsidRDefault="00950BA0" w:rsidP="00442E97">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192DAACE" w14:textId="77777777" w:rsidTr="004A7D48">
        <w:trPr>
          <w:trHeight w:val="981"/>
        </w:trPr>
        <w:tc>
          <w:tcPr>
            <w:tcW w:w="4508" w:type="dxa"/>
            <w:shd w:val="clear" w:color="auto" w:fill="EDEDED" w:themeFill="accent3" w:themeFillTint="33"/>
          </w:tcPr>
          <w:p w14:paraId="247A6D05" w14:textId="77777777" w:rsidR="00C90D23" w:rsidRDefault="00C90D23" w:rsidP="004A7D48">
            <w:pPr>
              <w:rPr>
                <w:b/>
                <w:bCs/>
                <w:color w:val="FF0000"/>
                <w:sz w:val="20"/>
                <w:szCs w:val="20"/>
                <w:lang w:val="en-IN"/>
              </w:rPr>
            </w:pPr>
            <w:r>
              <w:rPr>
                <w:noProof/>
              </w:rPr>
              <w:drawing>
                <wp:anchor distT="0" distB="0" distL="114300" distR="114300" simplePos="0" relativeHeight="251685888" behindDoc="1" locked="0" layoutInCell="1" allowOverlap="1" wp14:anchorId="0F7CDDD4" wp14:editId="4456D6C5">
                  <wp:simplePos x="0" y="0"/>
                  <wp:positionH relativeFrom="column">
                    <wp:posOffset>1837080</wp:posOffset>
                  </wp:positionH>
                  <wp:positionV relativeFrom="paragraph">
                    <wp:posOffset>26111</wp:posOffset>
                  </wp:positionV>
                  <wp:extent cx="87630" cy="9525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42</w:t>
            </w:r>
            <w:r w:rsidRPr="00F512FD">
              <w:rPr>
                <w:b/>
                <w:bCs/>
                <w:color w:val="FF0000"/>
                <w:sz w:val="20"/>
                <w:szCs w:val="20"/>
                <w:lang w:val="en-IN"/>
              </w:rPr>
              <w:t>00.0</w:t>
            </w:r>
          </w:p>
          <w:p w14:paraId="07B5253F" w14:textId="77777777" w:rsidR="00C90D23" w:rsidRDefault="00C90D23" w:rsidP="004A7D48">
            <w:pPr>
              <w:rPr>
                <w:b/>
                <w:bCs/>
                <w:color w:val="FF0000"/>
                <w:sz w:val="20"/>
                <w:szCs w:val="20"/>
                <w:lang w:val="en-IN"/>
              </w:rPr>
            </w:pPr>
          </w:p>
          <w:p w14:paraId="4B629FDA" w14:textId="77777777" w:rsidR="00C90D23" w:rsidRDefault="00C90D23" w:rsidP="004A7D48">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9A2481">
              <w:rPr>
                <w:sz w:val="20"/>
                <w:szCs w:val="20"/>
                <w:lang w:val="en-IN"/>
              </w:rPr>
              <w:t>Nilesh Yadav</w:t>
            </w:r>
            <w:r w:rsidR="00432022">
              <w:rPr>
                <w:sz w:val="20"/>
                <w:szCs w:val="20"/>
                <w:lang w:val="en-IN"/>
              </w:rPr>
              <w:t xml:space="preserve"> </w:t>
            </w:r>
          </w:p>
          <w:p w14:paraId="219B505B" w14:textId="77777777" w:rsidR="00C90D23" w:rsidRDefault="00C90D23" w:rsidP="00C90D23">
            <w:pPr>
              <w:rPr>
                <w:sz w:val="18"/>
                <w:szCs w:val="18"/>
                <w:lang w:val="en-IN"/>
              </w:rPr>
            </w:pPr>
            <w:r w:rsidRPr="00C90D23">
              <w:rPr>
                <w:b/>
                <w:bCs/>
                <w:sz w:val="18"/>
                <w:szCs w:val="18"/>
                <w:lang w:val="en-IN"/>
              </w:rPr>
              <w:t>To:</w:t>
            </w:r>
            <w:r w:rsidRPr="00A47E99">
              <w:rPr>
                <w:b/>
                <w:bCs/>
                <w:color w:val="FF0000"/>
                <w:lang w:val="en-IN"/>
              </w:rPr>
              <w:t xml:space="preserve"> </w:t>
            </w:r>
            <w:r w:rsidRPr="009A2481">
              <w:rPr>
                <w:sz w:val="20"/>
                <w:szCs w:val="20"/>
                <w:lang w:val="en-IN"/>
              </w:rPr>
              <w:t>Nilesh Yadav</w:t>
            </w:r>
          </w:p>
          <w:p w14:paraId="5E666496" w14:textId="77777777" w:rsidR="00C90D23" w:rsidRPr="00432022" w:rsidRDefault="00C90D23" w:rsidP="00432022">
            <w:pPr>
              <w:rPr>
                <w:sz w:val="18"/>
                <w:szCs w:val="18"/>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p>
        </w:tc>
      </w:tr>
      <w:tr w:rsidR="00C90D23" w14:paraId="47E34DA5" w14:textId="77777777" w:rsidTr="004A7D48">
        <w:trPr>
          <w:trHeight w:val="928"/>
        </w:trPr>
        <w:tc>
          <w:tcPr>
            <w:tcW w:w="4508" w:type="dxa"/>
            <w:shd w:val="clear" w:color="auto" w:fill="E2EFD9" w:themeFill="accent6" w:themeFillTint="33"/>
          </w:tcPr>
          <w:p w14:paraId="07FE7249" w14:textId="77777777" w:rsidR="00C90D23" w:rsidRDefault="00C90D23" w:rsidP="004A7D48">
            <w:pPr>
              <w:rPr>
                <w:b/>
                <w:bCs/>
                <w:color w:val="FF0000"/>
                <w:sz w:val="20"/>
                <w:szCs w:val="20"/>
                <w:lang w:val="en-IN"/>
              </w:rPr>
            </w:pPr>
            <w:r>
              <w:rPr>
                <w:noProof/>
              </w:rPr>
              <w:drawing>
                <wp:anchor distT="0" distB="0" distL="114300" distR="114300" simplePos="0" relativeHeight="251686912" behindDoc="1" locked="0" layoutInCell="1" allowOverlap="1" wp14:anchorId="527A2BB7" wp14:editId="33EBF7C1">
                  <wp:simplePos x="0" y="0"/>
                  <wp:positionH relativeFrom="column">
                    <wp:posOffset>1836140</wp:posOffset>
                  </wp:positionH>
                  <wp:positionV relativeFrom="paragraph">
                    <wp:posOffset>29769</wp:posOffset>
                  </wp:positionV>
                  <wp:extent cx="87630" cy="9525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8200</w:t>
            </w:r>
            <w:r w:rsidRPr="00BF1664">
              <w:rPr>
                <w:b/>
                <w:bCs/>
                <w:color w:val="FF0000"/>
                <w:sz w:val="20"/>
                <w:szCs w:val="20"/>
                <w:lang w:val="en-IN"/>
              </w:rPr>
              <w:t>.5</w:t>
            </w:r>
          </w:p>
          <w:p w14:paraId="47731F01" w14:textId="77777777" w:rsidR="00C90D23" w:rsidRDefault="00C90D23" w:rsidP="004A7D48">
            <w:pPr>
              <w:rPr>
                <w:b/>
                <w:bCs/>
                <w:sz w:val="18"/>
                <w:szCs w:val="18"/>
                <w:lang w:val="en-IN"/>
              </w:rPr>
            </w:pPr>
          </w:p>
          <w:p w14:paraId="267943F4" w14:textId="77777777" w:rsidR="00432022" w:rsidRDefault="00432022" w:rsidP="00432022">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432022">
              <w:rPr>
                <w:sz w:val="20"/>
                <w:szCs w:val="20"/>
                <w:lang w:val="en-IN"/>
              </w:rPr>
              <w:t>Ashok Suradakar</w:t>
            </w:r>
            <w:r>
              <w:rPr>
                <w:sz w:val="20"/>
                <w:szCs w:val="20"/>
                <w:lang w:val="en-IN"/>
              </w:rPr>
              <w:t xml:space="preserve"> </w:t>
            </w:r>
          </w:p>
          <w:p w14:paraId="1530B246" w14:textId="77777777" w:rsidR="00432022" w:rsidRDefault="00432022" w:rsidP="00432022">
            <w:pPr>
              <w:rPr>
                <w:sz w:val="18"/>
                <w:szCs w:val="18"/>
                <w:lang w:val="en-IN"/>
              </w:rPr>
            </w:pPr>
            <w:r w:rsidRPr="00C90D23">
              <w:rPr>
                <w:b/>
                <w:bCs/>
                <w:sz w:val="18"/>
                <w:szCs w:val="18"/>
                <w:lang w:val="en-IN"/>
              </w:rPr>
              <w:t>To:</w:t>
            </w:r>
            <w:r w:rsidRPr="00A47E99">
              <w:rPr>
                <w:b/>
                <w:bCs/>
                <w:color w:val="FF0000"/>
                <w:lang w:val="en-IN"/>
              </w:rPr>
              <w:t xml:space="preserve"> </w:t>
            </w:r>
            <w:r w:rsidRPr="00432022">
              <w:rPr>
                <w:sz w:val="20"/>
                <w:szCs w:val="20"/>
                <w:lang w:val="en-IN"/>
              </w:rPr>
              <w:t xml:space="preserve">Avinash </w:t>
            </w:r>
            <w:r w:rsidRPr="009A2481">
              <w:rPr>
                <w:sz w:val="20"/>
                <w:szCs w:val="20"/>
                <w:lang w:val="en-IN"/>
              </w:rPr>
              <w:t>Yadav</w:t>
            </w:r>
          </w:p>
          <w:p w14:paraId="0833D79D" w14:textId="77777777" w:rsidR="00C90D23" w:rsidRPr="000F42DB" w:rsidRDefault="00432022" w:rsidP="00432022">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r w:rsidRPr="000F42DB">
              <w:rPr>
                <w:b/>
                <w:bCs/>
                <w:lang w:val="en-IN"/>
              </w:rPr>
              <w:t xml:space="preserve"> </w:t>
            </w:r>
          </w:p>
        </w:tc>
      </w:tr>
    </w:tbl>
    <w:p w14:paraId="762681D7" w14:textId="77777777" w:rsidR="00D563F6" w:rsidRDefault="00D563F6" w:rsidP="00442E97">
      <w:pPr>
        <w:rPr>
          <w:lang w:val="en-IN"/>
        </w:rPr>
      </w:pPr>
    </w:p>
    <w:p w14:paraId="3E4FF936" w14:textId="77777777" w:rsidR="00D563F6" w:rsidRDefault="00D563F6" w:rsidP="00442E97">
      <w:pPr>
        <w:rPr>
          <w:lang w:val="en-IN"/>
        </w:rPr>
      </w:pPr>
    </w:p>
    <w:p w14:paraId="1D1859DF" w14:textId="77777777" w:rsidR="00D563F6" w:rsidRDefault="00D563F6" w:rsidP="00442E97">
      <w:pPr>
        <w:rPr>
          <w:lang w:val="en-IN"/>
        </w:rPr>
      </w:pPr>
    </w:p>
    <w:p w14:paraId="4A3C7DE7" w14:textId="77777777" w:rsidR="00D563F6" w:rsidRDefault="00D563F6" w:rsidP="00442E97">
      <w:pPr>
        <w:rPr>
          <w:lang w:val="en-IN"/>
        </w:rPr>
      </w:pPr>
    </w:p>
    <w:p w14:paraId="0DB6E21C" w14:textId="77777777" w:rsidR="00D563F6" w:rsidRDefault="00D563F6" w:rsidP="00442E97">
      <w:pPr>
        <w:rPr>
          <w:lang w:val="en-IN"/>
        </w:rPr>
      </w:pPr>
    </w:p>
    <w:p w14:paraId="3C0D01D2" w14:textId="77777777" w:rsidR="00D563F6" w:rsidRDefault="00D563F6" w:rsidP="00442E97">
      <w:pPr>
        <w:rPr>
          <w:lang w:val="en-IN"/>
        </w:rPr>
      </w:pPr>
    </w:p>
    <w:p w14:paraId="5A0BB13A" w14:textId="77777777" w:rsidR="009F3C7C" w:rsidRDefault="009F3C7C" w:rsidP="009F3C7C">
      <w:pPr>
        <w:pStyle w:val="Heading2"/>
        <w:rPr>
          <w:lang w:val="en-IN"/>
        </w:rPr>
      </w:pPr>
      <w:r>
        <w:rPr>
          <w:lang w:val="en-IN"/>
        </w:rPr>
        <w:t>Create Employee</w:t>
      </w:r>
    </w:p>
    <w:p w14:paraId="0D9AD30B" w14:textId="7BAA1AFC" w:rsidR="009F3C7C" w:rsidRDefault="009F3C7C" w:rsidP="009F3C7C">
      <w:pPr>
        <w:rPr>
          <w:lang w:val="en-IN"/>
        </w:rPr>
      </w:pPr>
    </w:p>
    <w:p w14:paraId="47DA390C" w14:textId="02AD5D3B" w:rsidR="00F73047" w:rsidRPr="0051295D" w:rsidRDefault="006874FF" w:rsidP="009F3C7C">
      <w:pPr>
        <w:rPr>
          <w:lang w:val="en-IN"/>
        </w:rPr>
      </w:pPr>
      <w:r w:rsidRPr="006874FF">
        <w:rPr>
          <w:noProof/>
        </w:rPr>
        <w:lastRenderedPageBreak/>
        <w:t xml:space="preserve"> </w:t>
      </w:r>
      <w:r>
        <w:rPr>
          <w:noProof/>
        </w:rPr>
        <w:drawing>
          <wp:inline distT="0" distB="0" distL="0" distR="0" wp14:anchorId="4550F4BE" wp14:editId="4DC9E481">
            <wp:extent cx="3648075" cy="3228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3228975"/>
                    </a:xfrm>
                    <a:prstGeom prst="rect">
                      <a:avLst/>
                    </a:prstGeom>
                  </pic:spPr>
                </pic:pic>
              </a:graphicData>
            </a:graphic>
          </wp:inline>
        </w:drawing>
      </w:r>
    </w:p>
    <w:p w14:paraId="079EFFBA" w14:textId="4A073016" w:rsidR="009F3C7C" w:rsidRDefault="009F3C7C" w:rsidP="009F3C7C">
      <w:pPr>
        <w:rPr>
          <w:lang w:val="en-IN"/>
        </w:rPr>
      </w:pPr>
    </w:p>
    <w:p w14:paraId="127D6AFD"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4C9EF48D" w14:textId="77777777" w:rsidTr="009836D5">
        <w:tc>
          <w:tcPr>
            <w:tcW w:w="3005" w:type="dxa"/>
          </w:tcPr>
          <w:p w14:paraId="707E150B" w14:textId="77777777" w:rsidR="000B157C" w:rsidRPr="006C008F" w:rsidRDefault="000B157C" w:rsidP="009836D5">
            <w:pPr>
              <w:rPr>
                <w:b/>
                <w:bCs/>
                <w:lang w:val="en-IN"/>
              </w:rPr>
            </w:pPr>
            <w:r w:rsidRPr="006C008F">
              <w:rPr>
                <w:b/>
                <w:bCs/>
                <w:lang w:val="en-IN"/>
              </w:rPr>
              <w:t>Field</w:t>
            </w:r>
          </w:p>
        </w:tc>
        <w:tc>
          <w:tcPr>
            <w:tcW w:w="3005" w:type="dxa"/>
          </w:tcPr>
          <w:p w14:paraId="2FFA3C7C" w14:textId="77777777" w:rsidR="000B157C" w:rsidRPr="006C008F" w:rsidRDefault="000B157C" w:rsidP="009836D5">
            <w:pPr>
              <w:rPr>
                <w:b/>
                <w:bCs/>
                <w:lang w:val="en-IN"/>
              </w:rPr>
            </w:pPr>
            <w:r w:rsidRPr="006C008F">
              <w:rPr>
                <w:b/>
                <w:bCs/>
                <w:lang w:val="en-IN"/>
              </w:rPr>
              <w:t>Validations</w:t>
            </w:r>
          </w:p>
        </w:tc>
        <w:tc>
          <w:tcPr>
            <w:tcW w:w="3006" w:type="dxa"/>
          </w:tcPr>
          <w:p w14:paraId="2DEF33B2" w14:textId="77777777" w:rsidR="000B157C" w:rsidRPr="00566441" w:rsidRDefault="000B157C" w:rsidP="009836D5">
            <w:pPr>
              <w:rPr>
                <w:b/>
                <w:bCs/>
                <w:lang w:val="en-IN"/>
              </w:rPr>
            </w:pPr>
            <w:r w:rsidRPr="00566441">
              <w:rPr>
                <w:b/>
                <w:bCs/>
                <w:lang w:val="en-IN"/>
              </w:rPr>
              <w:t>On Action</w:t>
            </w:r>
          </w:p>
        </w:tc>
      </w:tr>
      <w:tr w:rsidR="000B157C" w14:paraId="16051624" w14:textId="77777777" w:rsidTr="009836D5">
        <w:tc>
          <w:tcPr>
            <w:tcW w:w="3005" w:type="dxa"/>
          </w:tcPr>
          <w:p w14:paraId="0918AA9B" w14:textId="1318FBF5" w:rsidR="000B157C" w:rsidRDefault="00F93368" w:rsidP="009836D5">
            <w:pPr>
              <w:rPr>
                <w:lang w:val="en-IN"/>
              </w:rPr>
            </w:pPr>
            <w:r>
              <w:rPr>
                <w:lang w:val="en-IN"/>
              </w:rPr>
              <w:t xml:space="preserve">First </w:t>
            </w:r>
            <w:r w:rsidR="000B157C">
              <w:rPr>
                <w:lang w:val="en-IN"/>
              </w:rPr>
              <w:t>Name*</w:t>
            </w:r>
          </w:p>
        </w:tc>
        <w:tc>
          <w:tcPr>
            <w:tcW w:w="3005" w:type="dxa"/>
          </w:tcPr>
          <w:p w14:paraId="1255A692" w14:textId="77777777" w:rsidR="000B157C" w:rsidRDefault="000B157C" w:rsidP="009836D5">
            <w:pPr>
              <w:rPr>
                <w:lang w:val="en-IN"/>
              </w:rPr>
            </w:pPr>
            <w:r>
              <w:rPr>
                <w:lang w:val="en-IN"/>
              </w:rPr>
              <w:t>Not Empty – atleast 2 characters</w:t>
            </w:r>
          </w:p>
        </w:tc>
        <w:tc>
          <w:tcPr>
            <w:tcW w:w="3006" w:type="dxa"/>
            <w:vMerge w:val="restart"/>
          </w:tcPr>
          <w:p w14:paraId="7AE3F398" w14:textId="77777777" w:rsidR="000B157C" w:rsidRDefault="000B157C" w:rsidP="009836D5">
            <w:pPr>
              <w:jc w:val="center"/>
              <w:rPr>
                <w:lang w:val="en-IN"/>
              </w:rPr>
            </w:pPr>
            <w:r>
              <w:rPr>
                <w:lang w:val="en-IN"/>
              </w:rPr>
              <w:t>Save</w:t>
            </w:r>
          </w:p>
        </w:tc>
      </w:tr>
      <w:tr w:rsidR="000B157C" w14:paraId="0987F917" w14:textId="77777777" w:rsidTr="009836D5">
        <w:tc>
          <w:tcPr>
            <w:tcW w:w="3005" w:type="dxa"/>
          </w:tcPr>
          <w:p w14:paraId="6348A386" w14:textId="77777777" w:rsidR="000B157C" w:rsidRDefault="000B157C" w:rsidP="009836D5">
            <w:pPr>
              <w:rPr>
                <w:lang w:val="en-IN"/>
              </w:rPr>
            </w:pPr>
            <w:r>
              <w:rPr>
                <w:lang w:val="en-IN"/>
              </w:rPr>
              <w:t>Mobile Number*</w:t>
            </w:r>
          </w:p>
        </w:tc>
        <w:tc>
          <w:tcPr>
            <w:tcW w:w="3005" w:type="dxa"/>
          </w:tcPr>
          <w:p w14:paraId="74B62F42" w14:textId="77777777" w:rsidR="000B157C" w:rsidRDefault="000B157C" w:rsidP="009836D5">
            <w:pPr>
              <w:rPr>
                <w:lang w:val="en-IN"/>
              </w:rPr>
            </w:pPr>
            <w:r>
              <w:rPr>
                <w:lang w:val="en-IN"/>
              </w:rPr>
              <w:t xml:space="preserve">Not Empty – 10 digit number </w:t>
            </w:r>
          </w:p>
        </w:tc>
        <w:tc>
          <w:tcPr>
            <w:tcW w:w="3006" w:type="dxa"/>
            <w:vMerge/>
          </w:tcPr>
          <w:p w14:paraId="0C3FE02E" w14:textId="77777777" w:rsidR="000B157C" w:rsidRDefault="000B157C" w:rsidP="009836D5">
            <w:pPr>
              <w:rPr>
                <w:lang w:val="en-IN"/>
              </w:rPr>
            </w:pPr>
          </w:p>
        </w:tc>
      </w:tr>
      <w:tr w:rsidR="000B157C" w14:paraId="0ABB5651" w14:textId="77777777" w:rsidTr="009836D5">
        <w:tc>
          <w:tcPr>
            <w:tcW w:w="3005" w:type="dxa"/>
          </w:tcPr>
          <w:p w14:paraId="406B998F" w14:textId="2DFB295D" w:rsidR="000B157C" w:rsidRPr="00C92A10" w:rsidRDefault="005F6518" w:rsidP="009836D5">
            <w:pPr>
              <w:rPr>
                <w:noProof/>
              </w:rPr>
            </w:pPr>
            <w:r>
              <w:rPr>
                <w:noProof/>
              </w:rPr>
              <w:t>Initial Balance</w:t>
            </w:r>
          </w:p>
        </w:tc>
        <w:tc>
          <w:tcPr>
            <w:tcW w:w="3005" w:type="dxa"/>
          </w:tcPr>
          <w:p w14:paraId="7AEED13F" w14:textId="6A73B1BB" w:rsidR="000B157C" w:rsidRDefault="005F6518" w:rsidP="009836D5">
            <w:pPr>
              <w:rPr>
                <w:lang w:val="en-IN"/>
              </w:rPr>
            </w:pPr>
            <w:r>
              <w:rPr>
                <w:lang w:val="en-IN"/>
              </w:rPr>
              <w:t>Number</w:t>
            </w:r>
          </w:p>
        </w:tc>
        <w:tc>
          <w:tcPr>
            <w:tcW w:w="3006" w:type="dxa"/>
            <w:vMerge/>
          </w:tcPr>
          <w:p w14:paraId="36DE56F9" w14:textId="77777777" w:rsidR="000B157C" w:rsidRDefault="000B157C" w:rsidP="009836D5">
            <w:pPr>
              <w:rPr>
                <w:lang w:val="en-IN"/>
              </w:rPr>
            </w:pPr>
          </w:p>
        </w:tc>
      </w:tr>
    </w:tbl>
    <w:p w14:paraId="33C1AFB0" w14:textId="77777777" w:rsidR="000B157C" w:rsidRDefault="000B157C" w:rsidP="000B157C">
      <w:pPr>
        <w:rPr>
          <w:noProof/>
        </w:rPr>
      </w:pPr>
    </w:p>
    <w:p w14:paraId="287DC4B0"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24F4922F" w14:textId="77777777" w:rsidTr="009836D5">
        <w:tc>
          <w:tcPr>
            <w:tcW w:w="3005" w:type="dxa"/>
          </w:tcPr>
          <w:p w14:paraId="7BEF4DEE" w14:textId="77777777" w:rsidR="000B157C" w:rsidRPr="00021D7B" w:rsidRDefault="000B157C" w:rsidP="009836D5">
            <w:pPr>
              <w:rPr>
                <w:b/>
                <w:bCs/>
                <w:lang w:val="en-IN"/>
              </w:rPr>
            </w:pPr>
            <w:r w:rsidRPr="00021D7B">
              <w:rPr>
                <w:b/>
                <w:bCs/>
                <w:lang w:val="en-IN"/>
              </w:rPr>
              <w:t>On Action</w:t>
            </w:r>
          </w:p>
        </w:tc>
        <w:tc>
          <w:tcPr>
            <w:tcW w:w="3005" w:type="dxa"/>
          </w:tcPr>
          <w:p w14:paraId="268D93EE" w14:textId="77777777" w:rsidR="000B157C" w:rsidRPr="00021D7B" w:rsidRDefault="000B157C" w:rsidP="009836D5">
            <w:pPr>
              <w:rPr>
                <w:b/>
                <w:bCs/>
                <w:lang w:val="en-IN"/>
              </w:rPr>
            </w:pPr>
            <w:r w:rsidRPr="00021D7B">
              <w:rPr>
                <w:b/>
                <w:bCs/>
                <w:lang w:val="en-IN"/>
              </w:rPr>
              <w:t>What to do</w:t>
            </w:r>
          </w:p>
        </w:tc>
        <w:tc>
          <w:tcPr>
            <w:tcW w:w="3006" w:type="dxa"/>
          </w:tcPr>
          <w:p w14:paraId="2070DDAA" w14:textId="77777777" w:rsidR="000B157C" w:rsidRPr="00021D7B" w:rsidRDefault="000B157C" w:rsidP="009836D5">
            <w:pPr>
              <w:rPr>
                <w:b/>
                <w:bCs/>
                <w:lang w:val="en-IN"/>
              </w:rPr>
            </w:pPr>
            <w:r w:rsidRPr="00021D7B">
              <w:rPr>
                <w:b/>
                <w:bCs/>
                <w:lang w:val="en-IN"/>
              </w:rPr>
              <w:t>API to use</w:t>
            </w:r>
          </w:p>
        </w:tc>
      </w:tr>
      <w:tr w:rsidR="000B157C" w14:paraId="34D9D6A1" w14:textId="77777777" w:rsidTr="009836D5">
        <w:tc>
          <w:tcPr>
            <w:tcW w:w="3005" w:type="dxa"/>
          </w:tcPr>
          <w:p w14:paraId="6A5158A5" w14:textId="77777777" w:rsidR="000B157C" w:rsidRPr="00DB2824" w:rsidRDefault="000B157C" w:rsidP="009836D5">
            <w:pPr>
              <w:rPr>
                <w:color w:val="FF0000"/>
                <w:lang w:val="en-IN"/>
              </w:rPr>
            </w:pPr>
            <w:r w:rsidRPr="00DB2824">
              <w:rPr>
                <w:color w:val="FF0000"/>
                <w:lang w:val="en-IN"/>
              </w:rPr>
              <w:t>Save</w:t>
            </w:r>
          </w:p>
        </w:tc>
        <w:tc>
          <w:tcPr>
            <w:tcW w:w="3005" w:type="dxa"/>
          </w:tcPr>
          <w:p w14:paraId="4DC292D3" w14:textId="64D7CFA4" w:rsidR="000B157C" w:rsidRPr="00DB2824" w:rsidRDefault="000B157C" w:rsidP="009836D5">
            <w:pPr>
              <w:rPr>
                <w:color w:val="FF0000"/>
                <w:lang w:val="en-IN"/>
              </w:rPr>
            </w:pPr>
            <w:r w:rsidRPr="00DB2824">
              <w:rPr>
                <w:color w:val="FF0000"/>
                <w:lang w:val="en-IN"/>
              </w:rPr>
              <w:t xml:space="preserve">Create </w:t>
            </w:r>
            <w:r w:rsidR="00DC3168" w:rsidRPr="00DB2824">
              <w:rPr>
                <w:color w:val="FF0000"/>
                <w:lang w:val="en-IN"/>
              </w:rPr>
              <w:t>Employee</w:t>
            </w:r>
          </w:p>
        </w:tc>
        <w:tc>
          <w:tcPr>
            <w:tcW w:w="3006" w:type="dxa"/>
          </w:tcPr>
          <w:p w14:paraId="3C877D2C" w14:textId="5CE42C24" w:rsidR="000B157C" w:rsidRDefault="002D4DB5" w:rsidP="009836D5">
            <w:pPr>
              <w:rPr>
                <w:lang w:val="en-IN"/>
              </w:rPr>
            </w:pPr>
            <w:r>
              <w:rPr>
                <w:lang w:val="en-IN"/>
              </w:rPr>
              <w:fldChar w:fldCharType="begin"/>
            </w:r>
            <w:r>
              <w:rPr>
                <w:lang w:val="en-IN"/>
              </w:rPr>
              <w:instrText xml:space="preserve"> REF _Ref39509717 \h </w:instrText>
            </w:r>
            <w:r>
              <w:rPr>
                <w:lang w:val="en-IN"/>
              </w:rPr>
            </w:r>
            <w:r>
              <w:rPr>
                <w:lang w:val="en-IN"/>
              </w:rPr>
              <w:fldChar w:fldCharType="separate"/>
            </w:r>
            <w:r w:rsidRPr="00C803B1">
              <w:rPr>
                <w:lang w:val="en-IN"/>
              </w:rPr>
              <w:t>/employee/createEmployee</w:t>
            </w:r>
            <w:r>
              <w:rPr>
                <w:lang w:val="en-IN"/>
              </w:rPr>
              <w:fldChar w:fldCharType="end"/>
            </w:r>
          </w:p>
        </w:tc>
      </w:tr>
      <w:tr w:rsidR="008A100B" w14:paraId="23891B6E" w14:textId="77777777" w:rsidTr="009836D5">
        <w:tc>
          <w:tcPr>
            <w:tcW w:w="3005" w:type="dxa"/>
          </w:tcPr>
          <w:p w14:paraId="25104BF0" w14:textId="334B5B17" w:rsidR="008A100B" w:rsidRDefault="008A100B" w:rsidP="001F5EED">
            <w:pPr>
              <w:ind w:firstLine="720"/>
              <w:rPr>
                <w:lang w:val="en-IN"/>
              </w:rPr>
            </w:pPr>
            <w:r>
              <w:rPr>
                <w:noProof/>
              </w:rPr>
              <w:drawing>
                <wp:inline distT="0" distB="0" distL="0" distR="0" wp14:anchorId="5DFDAE8D" wp14:editId="2EE06E4F">
                  <wp:extent cx="180975" cy="209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lang w:val="en-IN"/>
              </w:rPr>
              <w:t xml:space="preserve">   Address Book</w:t>
            </w:r>
          </w:p>
        </w:tc>
        <w:tc>
          <w:tcPr>
            <w:tcW w:w="3005" w:type="dxa"/>
          </w:tcPr>
          <w:p w14:paraId="7D3E0A8E" w14:textId="793690A5" w:rsidR="008A100B" w:rsidRDefault="008A100B" w:rsidP="009836D5">
            <w:pPr>
              <w:rPr>
                <w:lang w:val="en-IN"/>
              </w:rPr>
            </w:pPr>
            <w:r>
              <w:rPr>
                <w:lang w:val="en-IN"/>
              </w:rPr>
              <w:t>Open the contacts of the user to select the mobile number</w:t>
            </w:r>
          </w:p>
        </w:tc>
        <w:tc>
          <w:tcPr>
            <w:tcW w:w="3006" w:type="dxa"/>
          </w:tcPr>
          <w:p w14:paraId="5027D7A8" w14:textId="48687B3B" w:rsidR="008A100B" w:rsidRDefault="009D575D" w:rsidP="009836D5">
            <w:pPr>
              <w:rPr>
                <w:lang w:val="en-IN"/>
              </w:rPr>
            </w:pPr>
            <w:r>
              <w:rPr>
                <w:lang w:val="en-IN"/>
              </w:rPr>
              <w:t>-</w:t>
            </w:r>
          </w:p>
        </w:tc>
      </w:tr>
    </w:tbl>
    <w:p w14:paraId="240BA992" w14:textId="77777777" w:rsidR="000B157C" w:rsidRDefault="000B157C" w:rsidP="000B157C">
      <w:pPr>
        <w:rPr>
          <w:noProof/>
        </w:rPr>
      </w:pPr>
    </w:p>
    <w:p w14:paraId="6E74F9AA" w14:textId="77777777" w:rsidR="000B157C" w:rsidRDefault="000B157C" w:rsidP="000B157C">
      <w:pPr>
        <w:rPr>
          <w:lang w:val="en-IN"/>
        </w:rPr>
      </w:pPr>
    </w:p>
    <w:p w14:paraId="10CC8E57" w14:textId="77777777" w:rsidR="000B157C" w:rsidRDefault="000B157C" w:rsidP="009F3C7C">
      <w:pPr>
        <w:rPr>
          <w:lang w:val="en-IN"/>
        </w:rPr>
      </w:pPr>
    </w:p>
    <w:p w14:paraId="79C534EB" w14:textId="50342632" w:rsidR="009F3C7C" w:rsidRDefault="009F3C7C" w:rsidP="009F3C7C">
      <w:pPr>
        <w:rPr>
          <w:lang w:val="en-IN"/>
        </w:rPr>
      </w:pPr>
    </w:p>
    <w:p w14:paraId="1D8C1DF9" w14:textId="03A0E594" w:rsidR="009F3C7C" w:rsidRDefault="009F3C7C" w:rsidP="009F3C7C">
      <w:pPr>
        <w:pStyle w:val="Heading2"/>
        <w:rPr>
          <w:lang w:val="en-IN"/>
        </w:rPr>
      </w:pPr>
      <w:r>
        <w:rPr>
          <w:lang w:val="en-IN"/>
        </w:rPr>
        <w:t>List Employee</w:t>
      </w:r>
    </w:p>
    <w:p w14:paraId="2366A403" w14:textId="0FBB4F25" w:rsidR="009F3C7C" w:rsidRDefault="009F3C7C" w:rsidP="009F3C7C">
      <w:pPr>
        <w:rPr>
          <w:lang w:val="en-IN"/>
        </w:rPr>
      </w:pPr>
    </w:p>
    <w:p w14:paraId="6BF13B7E" w14:textId="13FC4A80" w:rsidR="00AE2994" w:rsidRDefault="00AE2994" w:rsidP="009F3C7C">
      <w:pPr>
        <w:rPr>
          <w:lang w:val="en-IN"/>
        </w:rPr>
      </w:pPr>
      <w:r>
        <w:rPr>
          <w:lang w:val="en-IN"/>
        </w:rPr>
        <w:t>Please note : The Company Balance field, Login Enabled Button, Attendance:Entry, Attendance:Exit are rendered based on the some condition. These are not visible to all user by default.</w:t>
      </w:r>
    </w:p>
    <w:p w14:paraId="7EC09EAC" w14:textId="77777777" w:rsidR="002309AF" w:rsidRDefault="002309AF" w:rsidP="009F3C7C">
      <w:pPr>
        <w:rPr>
          <w:noProof/>
        </w:rPr>
      </w:pPr>
    </w:p>
    <w:p w14:paraId="33AED6AA" w14:textId="35F156F1" w:rsidR="009F3C7C" w:rsidRDefault="006338A9" w:rsidP="009F3C7C">
      <w:pPr>
        <w:rPr>
          <w:noProof/>
        </w:rPr>
      </w:pPr>
      <w:r w:rsidRPr="006338A9">
        <w:rPr>
          <w:noProof/>
        </w:rPr>
        <w:lastRenderedPageBreak/>
        <w:t xml:space="preserve"> </w:t>
      </w:r>
      <w:r w:rsidR="00E335AA" w:rsidRPr="00E335AA">
        <w:rPr>
          <w:noProof/>
        </w:rPr>
        <w:t xml:space="preserve"> </w:t>
      </w:r>
      <w:r w:rsidR="002A4EA4">
        <w:rPr>
          <w:noProof/>
        </w:rPr>
        <w:drawing>
          <wp:inline distT="0" distB="0" distL="0" distR="0" wp14:anchorId="6A5FB1FA" wp14:editId="743BB6AF">
            <wp:extent cx="391477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4775" cy="3276600"/>
                    </a:xfrm>
                    <a:prstGeom prst="rect">
                      <a:avLst/>
                    </a:prstGeom>
                  </pic:spPr>
                </pic:pic>
              </a:graphicData>
            </a:graphic>
          </wp:inline>
        </w:drawing>
      </w:r>
    </w:p>
    <w:p w14:paraId="58CF7B7A" w14:textId="1E87247F" w:rsidR="00E45024" w:rsidRDefault="00E015B6" w:rsidP="009F3C7C">
      <w:pPr>
        <w:rPr>
          <w:noProof/>
        </w:rPr>
      </w:pPr>
      <w:r>
        <w:rPr>
          <w:noProof/>
        </w:rPr>
        <w:t xml:space="preserve">     Editable Fields: Mobile Number, Login Enabled? </w:t>
      </w:r>
    </w:p>
    <w:p w14:paraId="418FCC47" w14:textId="04FB2570" w:rsidR="00401FEE" w:rsidRDefault="00FE5D6B" w:rsidP="009F3C7C">
      <w:pPr>
        <w:rPr>
          <w:noProof/>
        </w:rPr>
      </w:pPr>
      <w:r>
        <w:rPr>
          <w:noProof/>
        </w:rPr>
        <w:t xml:space="preserve">     Name cannot be changed. </w:t>
      </w:r>
      <w:r>
        <w:rPr>
          <w:noProof/>
        </w:rPr>
        <w:tab/>
      </w:r>
    </w:p>
    <w:p w14:paraId="07366AF3" w14:textId="77C51716" w:rsidR="00AE2994" w:rsidRDefault="00AE2994" w:rsidP="009F3C7C">
      <w:pPr>
        <w:rPr>
          <w:lang w:val="en-IN"/>
        </w:rPr>
      </w:pPr>
    </w:p>
    <w:p w14:paraId="5F13ACE3" w14:textId="42E9BEBC" w:rsidR="00530AC9" w:rsidRPr="001F5EED" w:rsidRDefault="00530AC9" w:rsidP="009F3C7C">
      <w:pPr>
        <w:rPr>
          <w:b/>
          <w:bCs/>
          <w:u w:val="single"/>
          <w:lang w:val="en-IN"/>
        </w:rPr>
      </w:pPr>
      <w:r w:rsidRPr="001F5EED">
        <w:rPr>
          <w:b/>
          <w:bCs/>
          <w:u w:val="single"/>
          <w:lang w:val="en-IN"/>
        </w:rPr>
        <w:t>Search Employee Screen</w:t>
      </w:r>
    </w:p>
    <w:p w14:paraId="11F34DAB" w14:textId="6FA280A5" w:rsidR="00831862" w:rsidRDefault="00530AC9" w:rsidP="009F3C7C">
      <w:pPr>
        <w:rPr>
          <w:lang w:val="en-IN"/>
        </w:rPr>
      </w:pPr>
      <w:r>
        <w:rPr>
          <w:noProof/>
        </w:rPr>
        <w:drawing>
          <wp:inline distT="0" distB="0" distL="0" distR="0" wp14:anchorId="482E3007" wp14:editId="2EF56093">
            <wp:extent cx="3286125" cy="33051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125" cy="3305175"/>
                    </a:xfrm>
                    <a:prstGeom prst="rect">
                      <a:avLst/>
                    </a:prstGeom>
                  </pic:spPr>
                </pic:pic>
              </a:graphicData>
            </a:graphic>
          </wp:inline>
        </w:drawing>
      </w:r>
    </w:p>
    <w:p w14:paraId="0F4242C8" w14:textId="7C08B590" w:rsidR="00546EA3" w:rsidRDefault="00546EA3" w:rsidP="009F3C7C">
      <w:pPr>
        <w:rPr>
          <w:lang w:val="en-IN"/>
        </w:rPr>
      </w:pPr>
    </w:p>
    <w:p w14:paraId="754D4D0B" w14:textId="1DC7C3ED" w:rsidR="00546EA3" w:rsidRDefault="00546EA3" w:rsidP="00546EA3">
      <w:pPr>
        <w:pStyle w:val="Heading2"/>
        <w:rPr>
          <w:lang w:val="en-IN"/>
        </w:rPr>
      </w:pPr>
      <w:r>
        <w:rPr>
          <w:lang w:val="en-IN"/>
        </w:rPr>
        <w:lastRenderedPageBreak/>
        <w:t>Create Salary</w:t>
      </w:r>
    </w:p>
    <w:p w14:paraId="3191941C" w14:textId="6A92EA7C" w:rsidR="00546EA3" w:rsidRDefault="004A3587" w:rsidP="00546EA3">
      <w:pPr>
        <w:rPr>
          <w:lang w:val="en-IN"/>
        </w:rPr>
      </w:pPr>
      <w:r>
        <w:rPr>
          <w:noProof/>
        </w:rPr>
        <w:br/>
      </w:r>
      <w:r w:rsidR="00F34B20">
        <w:rPr>
          <w:noProof/>
        </w:rPr>
        <w:drawing>
          <wp:inline distT="0" distB="0" distL="0" distR="0" wp14:anchorId="213A8BCA" wp14:editId="5E1177B5">
            <wp:extent cx="4267200" cy="4638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4638675"/>
                    </a:xfrm>
                    <a:prstGeom prst="rect">
                      <a:avLst/>
                    </a:prstGeom>
                  </pic:spPr>
                </pic:pic>
              </a:graphicData>
            </a:graphic>
          </wp:inline>
        </w:drawing>
      </w:r>
    </w:p>
    <w:p w14:paraId="752A5D61" w14:textId="4F6C5479" w:rsidR="00546EA3" w:rsidRDefault="00546EA3" w:rsidP="009F3C7C">
      <w:pPr>
        <w:rPr>
          <w:lang w:val="en-IN"/>
        </w:rPr>
      </w:pPr>
    </w:p>
    <w:p w14:paraId="13BD2462"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4EB299FA" w14:textId="77777777" w:rsidTr="009836D5">
        <w:tc>
          <w:tcPr>
            <w:tcW w:w="3005" w:type="dxa"/>
          </w:tcPr>
          <w:p w14:paraId="5A2986F6" w14:textId="77777777" w:rsidR="000D3EF1" w:rsidRPr="006C008F" w:rsidRDefault="000D3EF1" w:rsidP="009836D5">
            <w:pPr>
              <w:rPr>
                <w:b/>
                <w:bCs/>
                <w:lang w:val="en-IN"/>
              </w:rPr>
            </w:pPr>
            <w:r w:rsidRPr="006C008F">
              <w:rPr>
                <w:b/>
                <w:bCs/>
                <w:lang w:val="en-IN"/>
              </w:rPr>
              <w:t>Field</w:t>
            </w:r>
          </w:p>
        </w:tc>
        <w:tc>
          <w:tcPr>
            <w:tcW w:w="3005" w:type="dxa"/>
          </w:tcPr>
          <w:p w14:paraId="062B7086" w14:textId="77777777" w:rsidR="000D3EF1" w:rsidRPr="006C008F" w:rsidRDefault="000D3EF1" w:rsidP="009836D5">
            <w:pPr>
              <w:rPr>
                <w:b/>
                <w:bCs/>
                <w:lang w:val="en-IN"/>
              </w:rPr>
            </w:pPr>
            <w:r w:rsidRPr="006C008F">
              <w:rPr>
                <w:b/>
                <w:bCs/>
                <w:lang w:val="en-IN"/>
              </w:rPr>
              <w:t>Validations</w:t>
            </w:r>
          </w:p>
        </w:tc>
        <w:tc>
          <w:tcPr>
            <w:tcW w:w="3006" w:type="dxa"/>
          </w:tcPr>
          <w:p w14:paraId="4B888066" w14:textId="77777777" w:rsidR="000D3EF1" w:rsidRPr="00566441" w:rsidRDefault="000D3EF1" w:rsidP="009836D5">
            <w:pPr>
              <w:rPr>
                <w:b/>
                <w:bCs/>
                <w:lang w:val="en-IN"/>
              </w:rPr>
            </w:pPr>
            <w:r w:rsidRPr="00566441">
              <w:rPr>
                <w:b/>
                <w:bCs/>
                <w:lang w:val="en-IN"/>
              </w:rPr>
              <w:t>On Action</w:t>
            </w:r>
          </w:p>
        </w:tc>
      </w:tr>
      <w:tr w:rsidR="000D3EF1" w14:paraId="1D79D525" w14:textId="77777777" w:rsidTr="009836D5">
        <w:tc>
          <w:tcPr>
            <w:tcW w:w="3005" w:type="dxa"/>
          </w:tcPr>
          <w:p w14:paraId="34C9EC41" w14:textId="6D814EE5" w:rsidR="000D3EF1" w:rsidRDefault="000D3EF1" w:rsidP="009836D5">
            <w:pPr>
              <w:rPr>
                <w:lang w:val="en-IN"/>
              </w:rPr>
            </w:pPr>
            <w:r>
              <w:rPr>
                <w:lang w:val="en-IN"/>
              </w:rPr>
              <w:t>Employee Name*</w:t>
            </w:r>
          </w:p>
        </w:tc>
        <w:tc>
          <w:tcPr>
            <w:tcW w:w="3005" w:type="dxa"/>
          </w:tcPr>
          <w:p w14:paraId="41794AB0" w14:textId="77777777" w:rsidR="000D3EF1" w:rsidRPr="00A96946" w:rsidRDefault="000D3EF1" w:rsidP="000D3EF1">
            <w:pPr>
              <w:pStyle w:val="ListParagraph"/>
              <w:numPr>
                <w:ilvl w:val="0"/>
                <w:numId w:val="16"/>
              </w:numPr>
              <w:rPr>
                <w:lang w:val="en-IN"/>
              </w:rPr>
            </w:pPr>
            <w:r w:rsidRPr="00A96946">
              <w:rPr>
                <w:lang w:val="en-IN"/>
              </w:rPr>
              <w:t xml:space="preserve">Not Empty </w:t>
            </w:r>
          </w:p>
          <w:p w14:paraId="653309F1" w14:textId="64E50043" w:rsidR="000D3EF1" w:rsidRPr="00693F9D" w:rsidRDefault="000D3EF1" w:rsidP="00693F9D">
            <w:pPr>
              <w:ind w:left="360"/>
              <w:rPr>
                <w:lang w:val="en-IN"/>
              </w:rPr>
            </w:pPr>
          </w:p>
        </w:tc>
        <w:tc>
          <w:tcPr>
            <w:tcW w:w="3006" w:type="dxa"/>
          </w:tcPr>
          <w:p w14:paraId="721151BE" w14:textId="77777777" w:rsidR="000D3EF1" w:rsidRDefault="000D3EF1" w:rsidP="009836D5">
            <w:pPr>
              <w:jc w:val="center"/>
              <w:rPr>
                <w:lang w:val="en-IN"/>
              </w:rPr>
            </w:pPr>
            <w:r>
              <w:rPr>
                <w:lang w:val="en-IN"/>
              </w:rPr>
              <w:t>Save</w:t>
            </w:r>
          </w:p>
        </w:tc>
      </w:tr>
      <w:tr w:rsidR="000D3EF1" w14:paraId="166CD61C" w14:textId="77777777" w:rsidTr="009836D5">
        <w:tc>
          <w:tcPr>
            <w:tcW w:w="3005" w:type="dxa"/>
          </w:tcPr>
          <w:p w14:paraId="15D6C39A" w14:textId="77777777" w:rsidR="000D3EF1" w:rsidRDefault="000D3EF1" w:rsidP="009836D5">
            <w:pPr>
              <w:rPr>
                <w:lang w:val="en-IN"/>
              </w:rPr>
            </w:pPr>
            <w:r w:rsidRPr="00CF4074">
              <w:rPr>
                <w:lang w:val="en-IN"/>
              </w:rPr>
              <w:t>Amount</w:t>
            </w:r>
          </w:p>
          <w:p w14:paraId="6B1AB400" w14:textId="77777777" w:rsidR="000D3EF1" w:rsidRDefault="000D3EF1" w:rsidP="009836D5">
            <w:pPr>
              <w:rPr>
                <w:lang w:val="en-IN"/>
              </w:rPr>
            </w:pPr>
          </w:p>
        </w:tc>
        <w:tc>
          <w:tcPr>
            <w:tcW w:w="3005" w:type="dxa"/>
          </w:tcPr>
          <w:p w14:paraId="7A7841A8" w14:textId="77777777" w:rsidR="000D3EF1" w:rsidRDefault="000D3EF1" w:rsidP="009836D5">
            <w:pPr>
              <w:rPr>
                <w:lang w:val="en-IN"/>
              </w:rPr>
            </w:pPr>
            <w:r>
              <w:rPr>
                <w:lang w:val="en-IN"/>
              </w:rPr>
              <w:t>1.Not Empty</w:t>
            </w:r>
          </w:p>
          <w:p w14:paraId="125AADED" w14:textId="77777777" w:rsidR="000D3EF1" w:rsidRDefault="000D3EF1" w:rsidP="009836D5">
            <w:pPr>
              <w:rPr>
                <w:lang w:val="en-IN"/>
              </w:rPr>
            </w:pPr>
            <w:r>
              <w:rPr>
                <w:lang w:val="en-IN"/>
              </w:rPr>
              <w:t>2.Numbers only</w:t>
            </w:r>
          </w:p>
          <w:p w14:paraId="3BCF16DE" w14:textId="77777777" w:rsidR="000D3EF1" w:rsidRDefault="000D3EF1" w:rsidP="009836D5">
            <w:pPr>
              <w:rPr>
                <w:lang w:val="en-IN"/>
              </w:rPr>
            </w:pPr>
          </w:p>
        </w:tc>
        <w:tc>
          <w:tcPr>
            <w:tcW w:w="3006" w:type="dxa"/>
          </w:tcPr>
          <w:p w14:paraId="54CB68E6" w14:textId="77777777" w:rsidR="000D3EF1" w:rsidRDefault="000D3EF1" w:rsidP="009836D5">
            <w:pPr>
              <w:rPr>
                <w:lang w:val="en-IN"/>
              </w:rPr>
            </w:pPr>
          </w:p>
          <w:p w14:paraId="12AD1E37" w14:textId="3BF8D9E1" w:rsidR="00693F9D" w:rsidRPr="00693F9D" w:rsidRDefault="00693F9D" w:rsidP="00693F9D">
            <w:pPr>
              <w:rPr>
                <w:lang w:val="en-IN"/>
              </w:rPr>
            </w:pPr>
          </w:p>
        </w:tc>
      </w:tr>
      <w:tr w:rsidR="000D3EF1" w14:paraId="3A6DD4A5" w14:textId="77777777" w:rsidTr="009836D5">
        <w:tc>
          <w:tcPr>
            <w:tcW w:w="3005" w:type="dxa"/>
          </w:tcPr>
          <w:p w14:paraId="1DAEA402" w14:textId="60BA3E0F" w:rsidR="000D3EF1" w:rsidRDefault="00693F9D" w:rsidP="009836D5">
            <w:pPr>
              <w:rPr>
                <w:lang w:val="en-IN"/>
              </w:rPr>
            </w:pPr>
            <w:r>
              <w:rPr>
                <w:lang w:val="en-IN"/>
              </w:rPr>
              <w:t xml:space="preserve">Description </w:t>
            </w:r>
          </w:p>
        </w:tc>
        <w:tc>
          <w:tcPr>
            <w:tcW w:w="3005" w:type="dxa"/>
          </w:tcPr>
          <w:p w14:paraId="4FD69FE4" w14:textId="3F1AB368" w:rsidR="000D3EF1" w:rsidRDefault="00FF6620" w:rsidP="009836D5">
            <w:pPr>
              <w:rPr>
                <w:lang w:val="en-IN"/>
              </w:rPr>
            </w:pPr>
            <w:r>
              <w:rPr>
                <w:lang w:val="en-IN"/>
              </w:rPr>
              <w:t>1.Not Empty</w:t>
            </w:r>
          </w:p>
        </w:tc>
        <w:tc>
          <w:tcPr>
            <w:tcW w:w="3006" w:type="dxa"/>
          </w:tcPr>
          <w:p w14:paraId="77C0CC62" w14:textId="77777777" w:rsidR="000D3EF1" w:rsidRDefault="000D3EF1" w:rsidP="009836D5">
            <w:pPr>
              <w:rPr>
                <w:lang w:val="en-IN"/>
              </w:rPr>
            </w:pPr>
          </w:p>
        </w:tc>
      </w:tr>
      <w:tr w:rsidR="00693F9D" w14:paraId="28301409" w14:textId="77777777" w:rsidTr="009836D5">
        <w:tc>
          <w:tcPr>
            <w:tcW w:w="3005" w:type="dxa"/>
          </w:tcPr>
          <w:p w14:paraId="7AA2ADF6" w14:textId="2CF43750" w:rsidR="00693F9D" w:rsidRDefault="00693F9D" w:rsidP="00693F9D">
            <w:pPr>
              <w:rPr>
                <w:lang w:val="en-IN"/>
              </w:rPr>
            </w:pPr>
            <w:r>
              <w:rPr>
                <w:lang w:val="en-IN"/>
              </w:rPr>
              <w:t>Include in calculation</w:t>
            </w:r>
          </w:p>
        </w:tc>
        <w:tc>
          <w:tcPr>
            <w:tcW w:w="3005" w:type="dxa"/>
          </w:tcPr>
          <w:p w14:paraId="4DF8B61F" w14:textId="2FFAC16B" w:rsidR="00693F9D" w:rsidRDefault="00693F9D" w:rsidP="00693F9D">
            <w:pPr>
              <w:rPr>
                <w:lang w:val="en-IN"/>
              </w:rPr>
            </w:pPr>
            <w:r>
              <w:rPr>
                <w:lang w:val="en-IN"/>
              </w:rPr>
              <w:t>Default “Yes/On”</w:t>
            </w:r>
          </w:p>
        </w:tc>
        <w:tc>
          <w:tcPr>
            <w:tcW w:w="3006" w:type="dxa"/>
          </w:tcPr>
          <w:p w14:paraId="596F9190" w14:textId="77777777" w:rsidR="00693F9D" w:rsidRDefault="00693F9D" w:rsidP="00693F9D">
            <w:pPr>
              <w:rPr>
                <w:lang w:val="en-IN"/>
              </w:rPr>
            </w:pPr>
          </w:p>
        </w:tc>
      </w:tr>
    </w:tbl>
    <w:p w14:paraId="5074990B" w14:textId="77777777" w:rsidR="000D3EF1" w:rsidRDefault="000D3EF1" w:rsidP="000D3EF1">
      <w:pPr>
        <w:rPr>
          <w:lang w:val="en-IN"/>
        </w:rPr>
      </w:pPr>
    </w:p>
    <w:tbl>
      <w:tblPr>
        <w:tblStyle w:val="TableGrid"/>
        <w:tblW w:w="0" w:type="auto"/>
        <w:tblLook w:val="04A0" w:firstRow="1" w:lastRow="0" w:firstColumn="1" w:lastColumn="0" w:noHBand="0" w:noVBand="1"/>
      </w:tblPr>
      <w:tblGrid>
        <w:gridCol w:w="2531"/>
        <w:gridCol w:w="2544"/>
        <w:gridCol w:w="3941"/>
      </w:tblGrid>
      <w:tr w:rsidR="000D3EF1" w14:paraId="00C44E2A" w14:textId="77777777" w:rsidTr="009836D5">
        <w:tc>
          <w:tcPr>
            <w:tcW w:w="3005" w:type="dxa"/>
          </w:tcPr>
          <w:p w14:paraId="2420247F" w14:textId="77777777" w:rsidR="000D3EF1" w:rsidRPr="00021D7B" w:rsidRDefault="000D3EF1" w:rsidP="009836D5">
            <w:pPr>
              <w:rPr>
                <w:b/>
                <w:bCs/>
                <w:lang w:val="en-IN"/>
              </w:rPr>
            </w:pPr>
            <w:r w:rsidRPr="00021D7B">
              <w:rPr>
                <w:b/>
                <w:bCs/>
                <w:lang w:val="en-IN"/>
              </w:rPr>
              <w:t>On Action</w:t>
            </w:r>
          </w:p>
        </w:tc>
        <w:tc>
          <w:tcPr>
            <w:tcW w:w="3005" w:type="dxa"/>
          </w:tcPr>
          <w:p w14:paraId="0024EC64" w14:textId="77777777" w:rsidR="000D3EF1" w:rsidRPr="00021D7B" w:rsidRDefault="000D3EF1" w:rsidP="009836D5">
            <w:pPr>
              <w:rPr>
                <w:b/>
                <w:bCs/>
                <w:lang w:val="en-IN"/>
              </w:rPr>
            </w:pPr>
            <w:r w:rsidRPr="00021D7B">
              <w:rPr>
                <w:b/>
                <w:bCs/>
                <w:lang w:val="en-IN"/>
              </w:rPr>
              <w:t>What to do</w:t>
            </w:r>
          </w:p>
        </w:tc>
        <w:tc>
          <w:tcPr>
            <w:tcW w:w="3006" w:type="dxa"/>
          </w:tcPr>
          <w:p w14:paraId="238D5A0C" w14:textId="77777777" w:rsidR="000D3EF1" w:rsidRPr="00021D7B" w:rsidRDefault="000D3EF1" w:rsidP="009836D5">
            <w:pPr>
              <w:rPr>
                <w:b/>
                <w:bCs/>
                <w:lang w:val="en-IN"/>
              </w:rPr>
            </w:pPr>
            <w:r w:rsidRPr="00021D7B">
              <w:rPr>
                <w:b/>
                <w:bCs/>
                <w:lang w:val="en-IN"/>
              </w:rPr>
              <w:t>API to use</w:t>
            </w:r>
          </w:p>
        </w:tc>
      </w:tr>
      <w:tr w:rsidR="00942061" w14:paraId="3A4BDFAA" w14:textId="77777777" w:rsidTr="009836D5">
        <w:tc>
          <w:tcPr>
            <w:tcW w:w="3005" w:type="dxa"/>
          </w:tcPr>
          <w:p w14:paraId="05F74DEB" w14:textId="479AC481" w:rsidR="00942061" w:rsidRDefault="00942061" w:rsidP="00942061">
            <w:pPr>
              <w:rPr>
                <w:lang w:val="en-IN"/>
              </w:rPr>
            </w:pPr>
            <w:r>
              <w:rPr>
                <w:lang w:val="en-IN"/>
              </w:rPr>
              <w:t>Employee Name – Search</w:t>
            </w:r>
          </w:p>
          <w:p w14:paraId="7B74EDBC" w14:textId="77777777" w:rsidR="00942061" w:rsidRDefault="00942061" w:rsidP="00942061">
            <w:pPr>
              <w:rPr>
                <w:lang w:val="en-IN"/>
              </w:rPr>
            </w:pPr>
          </w:p>
          <w:p w14:paraId="4FD147EE" w14:textId="77777777" w:rsidR="00942061" w:rsidRDefault="00942061" w:rsidP="00942061">
            <w:pPr>
              <w:rPr>
                <w:lang w:val="en-IN"/>
              </w:rPr>
            </w:pPr>
          </w:p>
        </w:tc>
        <w:tc>
          <w:tcPr>
            <w:tcW w:w="3005" w:type="dxa"/>
          </w:tcPr>
          <w:p w14:paraId="2AC14F00" w14:textId="3579359B" w:rsidR="00942061" w:rsidRDefault="00942061" w:rsidP="00942061">
            <w:pPr>
              <w:rPr>
                <w:lang w:val="en-IN"/>
              </w:rPr>
            </w:pPr>
            <w:r>
              <w:rPr>
                <w:lang w:val="en-IN"/>
              </w:rPr>
              <w:t>User Type 2 characters and auto-search starts and shows the list of employee</w:t>
            </w:r>
          </w:p>
          <w:p w14:paraId="55008F29" w14:textId="77777777" w:rsidR="00942061" w:rsidRDefault="00942061" w:rsidP="00942061">
            <w:pPr>
              <w:rPr>
                <w:lang w:val="en-IN"/>
              </w:rPr>
            </w:pPr>
          </w:p>
          <w:p w14:paraId="1D2DAF4C" w14:textId="77777777" w:rsidR="00942061" w:rsidRDefault="00942061" w:rsidP="00942061">
            <w:pPr>
              <w:rPr>
                <w:lang w:val="en-IN"/>
              </w:rPr>
            </w:pPr>
          </w:p>
        </w:tc>
        <w:tc>
          <w:tcPr>
            <w:tcW w:w="3006" w:type="dxa"/>
          </w:tcPr>
          <w:p w14:paraId="7CAAAA15" w14:textId="6FD33770" w:rsidR="00942061" w:rsidRDefault="00942061" w:rsidP="00942061">
            <w:pPr>
              <w:rPr>
                <w:lang w:val="en-IN"/>
              </w:rPr>
            </w:pPr>
            <w:ins w:id="179" w:author="nyadav.idmworks@outlook.com" w:date="2020-05-10T00:11:00Z">
              <w:r>
                <w:rPr>
                  <w:lang w:val="en-IN"/>
                </w:rPr>
                <w:fldChar w:fldCharType="begin"/>
              </w:r>
              <w:r>
                <w:rPr>
                  <w:lang w:val="en-IN"/>
                </w:rPr>
                <w:instrText xml:space="preserve"> REF _Ref39961889 \h </w:instrText>
              </w:r>
            </w:ins>
            <w:r>
              <w:rPr>
                <w:lang w:val="en-IN"/>
              </w:rPr>
            </w:r>
            <w:ins w:id="180" w:author="nyadav.idmworks@outlook.com" w:date="2020-05-10T00:11:00Z">
              <w:r>
                <w:rPr>
                  <w:lang w:val="en-IN"/>
                </w:rPr>
                <w:fldChar w:fldCharType="separate"/>
              </w:r>
              <w:r w:rsidRPr="000163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ins>
          </w:p>
        </w:tc>
      </w:tr>
      <w:tr w:rsidR="00942061" w14:paraId="53D033C7" w14:textId="77777777" w:rsidTr="009836D5">
        <w:tc>
          <w:tcPr>
            <w:tcW w:w="3005" w:type="dxa"/>
          </w:tcPr>
          <w:p w14:paraId="0BD0564D" w14:textId="77777777" w:rsidR="00942061" w:rsidRPr="00DB2824" w:rsidRDefault="00942061" w:rsidP="00942061">
            <w:pPr>
              <w:rPr>
                <w:color w:val="FF0000"/>
                <w:lang w:val="en-IN"/>
              </w:rPr>
            </w:pPr>
            <w:r w:rsidRPr="00DB2824">
              <w:rPr>
                <w:color w:val="FF0000"/>
                <w:lang w:val="en-IN"/>
              </w:rPr>
              <w:lastRenderedPageBreak/>
              <w:t>Save</w:t>
            </w:r>
          </w:p>
        </w:tc>
        <w:tc>
          <w:tcPr>
            <w:tcW w:w="3005" w:type="dxa"/>
          </w:tcPr>
          <w:p w14:paraId="528B7DC5" w14:textId="52215749" w:rsidR="00942061" w:rsidRPr="00DB2824" w:rsidRDefault="00942061" w:rsidP="00942061">
            <w:pPr>
              <w:rPr>
                <w:color w:val="FF0000"/>
                <w:lang w:val="en-IN"/>
              </w:rPr>
            </w:pPr>
            <w:r w:rsidRPr="00DB2824">
              <w:rPr>
                <w:color w:val="FF0000"/>
                <w:lang w:val="en-IN"/>
              </w:rPr>
              <w:t>Create an Employee Salary</w:t>
            </w:r>
          </w:p>
        </w:tc>
        <w:tc>
          <w:tcPr>
            <w:tcW w:w="3006" w:type="dxa"/>
          </w:tcPr>
          <w:p w14:paraId="4C64D871" w14:textId="029F8F24" w:rsidR="00942061" w:rsidRDefault="00942061" w:rsidP="00942061">
            <w:pPr>
              <w:rPr>
                <w:lang w:val="en-IN"/>
              </w:rPr>
            </w:pPr>
            <w:r>
              <w:rPr>
                <w:lang w:val="en-IN"/>
              </w:rPr>
              <w:fldChar w:fldCharType="begin"/>
            </w:r>
            <w:r>
              <w:rPr>
                <w:lang w:val="en-IN"/>
              </w:rPr>
              <w:instrText xml:space="preserve"> REF _Ref39509754 \h </w:instrText>
            </w:r>
            <w:r>
              <w:rPr>
                <w:lang w:val="en-IN"/>
              </w:rPr>
            </w:r>
            <w:r>
              <w:rPr>
                <w:lang w:val="en-IN"/>
              </w:rPr>
              <w:fldChar w:fldCharType="separate"/>
            </w:r>
            <w:r w:rsidRPr="001A04D4">
              <w:rPr>
                <w:lang w:val="en-IN"/>
              </w:rPr>
              <w:t>/employee/createEmpSalary</w:t>
            </w:r>
            <w:r>
              <w:rPr>
                <w:lang w:val="en-IN"/>
              </w:rPr>
              <w:fldChar w:fldCharType="end"/>
            </w:r>
          </w:p>
        </w:tc>
      </w:tr>
    </w:tbl>
    <w:p w14:paraId="09F193BB" w14:textId="77777777" w:rsidR="000D3EF1" w:rsidRDefault="000D3EF1" w:rsidP="009F3C7C">
      <w:pPr>
        <w:rPr>
          <w:lang w:val="en-IN"/>
        </w:rPr>
      </w:pPr>
    </w:p>
    <w:p w14:paraId="41B8BEC4" w14:textId="04DF437F" w:rsidR="00831862" w:rsidRDefault="00831862" w:rsidP="00523944">
      <w:pPr>
        <w:pStyle w:val="Heading2"/>
        <w:rPr>
          <w:lang w:val="en-IN"/>
        </w:rPr>
      </w:pPr>
      <w:r>
        <w:rPr>
          <w:lang w:val="en-IN"/>
        </w:rPr>
        <w:t>Salary</w:t>
      </w:r>
      <w:r w:rsidR="00523944">
        <w:rPr>
          <w:lang w:val="en-IN"/>
        </w:rPr>
        <w:t xml:space="preserve"> Transfer</w:t>
      </w:r>
    </w:p>
    <w:p w14:paraId="54826E4B" w14:textId="20812126" w:rsidR="00831862" w:rsidRDefault="00831862" w:rsidP="009F3C7C">
      <w:pPr>
        <w:rPr>
          <w:lang w:val="en-IN"/>
        </w:rPr>
      </w:pPr>
      <w:r>
        <w:rPr>
          <w:noProof/>
        </w:rPr>
        <w:drawing>
          <wp:inline distT="0" distB="0" distL="0" distR="0" wp14:anchorId="3BD725E9" wp14:editId="47D63542">
            <wp:extent cx="467677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4457700"/>
                    </a:xfrm>
                    <a:prstGeom prst="rect">
                      <a:avLst/>
                    </a:prstGeom>
                  </pic:spPr>
                </pic:pic>
              </a:graphicData>
            </a:graphic>
          </wp:inline>
        </w:drawing>
      </w:r>
    </w:p>
    <w:p w14:paraId="14E17817" w14:textId="77777777" w:rsidR="0067284D" w:rsidRDefault="0067284D" w:rsidP="009F3C7C">
      <w:pPr>
        <w:rPr>
          <w:lang w:val="en-IN"/>
        </w:rPr>
      </w:pPr>
    </w:p>
    <w:p w14:paraId="78AA4DF3"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2EE5BB9B" w14:textId="77777777" w:rsidTr="009836D5">
        <w:tc>
          <w:tcPr>
            <w:tcW w:w="3005" w:type="dxa"/>
          </w:tcPr>
          <w:p w14:paraId="387D5E9C" w14:textId="77777777" w:rsidR="008F5C13" w:rsidRPr="006C008F" w:rsidRDefault="008F5C13" w:rsidP="009836D5">
            <w:pPr>
              <w:rPr>
                <w:b/>
                <w:bCs/>
                <w:lang w:val="en-IN"/>
              </w:rPr>
            </w:pPr>
            <w:r w:rsidRPr="006C008F">
              <w:rPr>
                <w:b/>
                <w:bCs/>
                <w:lang w:val="en-IN"/>
              </w:rPr>
              <w:t>Field</w:t>
            </w:r>
          </w:p>
        </w:tc>
        <w:tc>
          <w:tcPr>
            <w:tcW w:w="3005" w:type="dxa"/>
          </w:tcPr>
          <w:p w14:paraId="3CA35FE9" w14:textId="77777777" w:rsidR="008F5C13" w:rsidRPr="006C008F" w:rsidRDefault="008F5C13" w:rsidP="009836D5">
            <w:pPr>
              <w:rPr>
                <w:b/>
                <w:bCs/>
                <w:lang w:val="en-IN"/>
              </w:rPr>
            </w:pPr>
            <w:r w:rsidRPr="006C008F">
              <w:rPr>
                <w:b/>
                <w:bCs/>
                <w:lang w:val="en-IN"/>
              </w:rPr>
              <w:t>Validations</w:t>
            </w:r>
          </w:p>
        </w:tc>
        <w:tc>
          <w:tcPr>
            <w:tcW w:w="3006" w:type="dxa"/>
          </w:tcPr>
          <w:p w14:paraId="62A3544B" w14:textId="77777777" w:rsidR="008F5C13" w:rsidRPr="00566441" w:rsidRDefault="008F5C13" w:rsidP="009836D5">
            <w:pPr>
              <w:rPr>
                <w:b/>
                <w:bCs/>
                <w:lang w:val="en-IN"/>
              </w:rPr>
            </w:pPr>
            <w:r w:rsidRPr="00566441">
              <w:rPr>
                <w:b/>
                <w:bCs/>
                <w:lang w:val="en-IN"/>
              </w:rPr>
              <w:t>On Action</w:t>
            </w:r>
          </w:p>
        </w:tc>
      </w:tr>
      <w:tr w:rsidR="008F5C13" w14:paraId="22221DC5" w14:textId="77777777" w:rsidTr="009836D5">
        <w:tc>
          <w:tcPr>
            <w:tcW w:w="3005" w:type="dxa"/>
          </w:tcPr>
          <w:p w14:paraId="3E5AF489" w14:textId="6BE5465D" w:rsidR="008F5C13" w:rsidRDefault="00E80349" w:rsidP="009836D5">
            <w:pPr>
              <w:rPr>
                <w:lang w:val="en-IN"/>
              </w:rPr>
            </w:pPr>
            <w:r>
              <w:rPr>
                <w:lang w:val="en-IN"/>
              </w:rPr>
              <w:t>Transfer Date</w:t>
            </w:r>
            <w:r w:rsidR="008F5C13">
              <w:rPr>
                <w:lang w:val="en-IN"/>
              </w:rPr>
              <w:t>*</w:t>
            </w:r>
          </w:p>
        </w:tc>
        <w:tc>
          <w:tcPr>
            <w:tcW w:w="3005" w:type="dxa"/>
          </w:tcPr>
          <w:p w14:paraId="426413B2" w14:textId="77777777" w:rsidR="008F5C13" w:rsidRPr="00A96946" w:rsidRDefault="008F5C13" w:rsidP="008F5C13">
            <w:pPr>
              <w:pStyle w:val="ListParagraph"/>
              <w:numPr>
                <w:ilvl w:val="0"/>
                <w:numId w:val="17"/>
              </w:numPr>
              <w:rPr>
                <w:lang w:val="en-IN"/>
              </w:rPr>
            </w:pPr>
            <w:r w:rsidRPr="00A96946">
              <w:rPr>
                <w:lang w:val="en-IN"/>
              </w:rPr>
              <w:t xml:space="preserve">Not Empty </w:t>
            </w:r>
          </w:p>
          <w:p w14:paraId="14546B09" w14:textId="77777777" w:rsidR="008F5C13" w:rsidRPr="00A96946" w:rsidRDefault="008F5C13" w:rsidP="008F5C13">
            <w:pPr>
              <w:pStyle w:val="ListParagraph"/>
              <w:numPr>
                <w:ilvl w:val="0"/>
                <w:numId w:val="17"/>
              </w:numPr>
              <w:rPr>
                <w:lang w:val="en-IN"/>
              </w:rPr>
            </w:pPr>
            <w:r w:rsidRPr="00A96946">
              <w:rPr>
                <w:lang w:val="en-IN"/>
              </w:rPr>
              <w:t>default “today”</w:t>
            </w:r>
          </w:p>
        </w:tc>
        <w:tc>
          <w:tcPr>
            <w:tcW w:w="3006" w:type="dxa"/>
          </w:tcPr>
          <w:p w14:paraId="059AE3CF" w14:textId="77777777" w:rsidR="008F5C13" w:rsidRDefault="008F5C13" w:rsidP="009836D5">
            <w:pPr>
              <w:jc w:val="center"/>
              <w:rPr>
                <w:lang w:val="en-IN"/>
              </w:rPr>
            </w:pPr>
            <w:r>
              <w:rPr>
                <w:lang w:val="en-IN"/>
              </w:rPr>
              <w:t>Save</w:t>
            </w:r>
          </w:p>
        </w:tc>
      </w:tr>
      <w:tr w:rsidR="00E80349" w14:paraId="4EE54A97" w14:textId="77777777" w:rsidTr="009836D5">
        <w:tc>
          <w:tcPr>
            <w:tcW w:w="3005" w:type="dxa"/>
          </w:tcPr>
          <w:p w14:paraId="3CD5AEB7" w14:textId="1FAB4AEF" w:rsidR="00E80349" w:rsidRDefault="00E80349" w:rsidP="009836D5">
            <w:pPr>
              <w:rPr>
                <w:lang w:val="en-IN"/>
              </w:rPr>
            </w:pPr>
            <w:r>
              <w:rPr>
                <w:lang w:val="en-IN"/>
              </w:rPr>
              <w:t>To Person / Account</w:t>
            </w:r>
            <w:r w:rsidR="00A92EE6">
              <w:rPr>
                <w:lang w:val="en-IN"/>
              </w:rPr>
              <w:t>*</w:t>
            </w:r>
          </w:p>
        </w:tc>
        <w:tc>
          <w:tcPr>
            <w:tcW w:w="3005" w:type="dxa"/>
          </w:tcPr>
          <w:p w14:paraId="6C9C6996" w14:textId="48A23FEC" w:rsidR="00E80349" w:rsidRPr="00E80349" w:rsidRDefault="00E80349" w:rsidP="00E80349">
            <w:pPr>
              <w:rPr>
                <w:lang w:val="en-IN"/>
              </w:rPr>
            </w:pPr>
            <w:r>
              <w:rPr>
                <w:lang w:val="en-IN"/>
              </w:rPr>
              <w:t>Not Empty</w:t>
            </w:r>
          </w:p>
        </w:tc>
        <w:tc>
          <w:tcPr>
            <w:tcW w:w="3006" w:type="dxa"/>
          </w:tcPr>
          <w:p w14:paraId="478B87CB" w14:textId="77777777" w:rsidR="00E80349" w:rsidRDefault="00E80349" w:rsidP="009836D5">
            <w:pPr>
              <w:jc w:val="center"/>
              <w:rPr>
                <w:lang w:val="en-IN"/>
              </w:rPr>
            </w:pPr>
          </w:p>
        </w:tc>
      </w:tr>
      <w:tr w:rsidR="008F5C13" w14:paraId="052F2E8D" w14:textId="77777777" w:rsidTr="009836D5">
        <w:tc>
          <w:tcPr>
            <w:tcW w:w="3005" w:type="dxa"/>
          </w:tcPr>
          <w:p w14:paraId="11DCD06E" w14:textId="60184F69" w:rsidR="008F5C13" w:rsidRDefault="008F5C13" w:rsidP="009836D5">
            <w:pPr>
              <w:rPr>
                <w:lang w:val="en-IN"/>
              </w:rPr>
            </w:pPr>
            <w:r w:rsidRPr="00CF4074">
              <w:rPr>
                <w:lang w:val="en-IN"/>
              </w:rPr>
              <w:t>Amount</w:t>
            </w:r>
            <w:r w:rsidR="00A92EE6">
              <w:rPr>
                <w:lang w:val="en-IN"/>
              </w:rPr>
              <w:t>*</w:t>
            </w:r>
          </w:p>
          <w:p w14:paraId="5F34D8D6" w14:textId="77777777" w:rsidR="008F5C13" w:rsidRDefault="008F5C13" w:rsidP="009836D5">
            <w:pPr>
              <w:rPr>
                <w:lang w:val="en-IN"/>
              </w:rPr>
            </w:pPr>
          </w:p>
        </w:tc>
        <w:tc>
          <w:tcPr>
            <w:tcW w:w="3005" w:type="dxa"/>
          </w:tcPr>
          <w:p w14:paraId="096F7186" w14:textId="77777777" w:rsidR="008F5C13" w:rsidRDefault="008F5C13" w:rsidP="009836D5">
            <w:pPr>
              <w:rPr>
                <w:lang w:val="en-IN"/>
              </w:rPr>
            </w:pPr>
            <w:r>
              <w:rPr>
                <w:lang w:val="en-IN"/>
              </w:rPr>
              <w:t>1.Not Empty</w:t>
            </w:r>
          </w:p>
          <w:p w14:paraId="0067DB3B" w14:textId="2B8D5771" w:rsidR="008F5C13" w:rsidRDefault="008F5C13" w:rsidP="009836D5">
            <w:pPr>
              <w:rPr>
                <w:lang w:val="en-IN"/>
              </w:rPr>
            </w:pPr>
            <w:r>
              <w:rPr>
                <w:lang w:val="en-IN"/>
              </w:rPr>
              <w:t>2.Numbers only</w:t>
            </w:r>
          </w:p>
        </w:tc>
        <w:tc>
          <w:tcPr>
            <w:tcW w:w="3006" w:type="dxa"/>
          </w:tcPr>
          <w:p w14:paraId="2B5208FA" w14:textId="77777777" w:rsidR="008F5C13" w:rsidRDefault="008F5C13" w:rsidP="009836D5">
            <w:pPr>
              <w:rPr>
                <w:lang w:val="en-IN"/>
              </w:rPr>
            </w:pPr>
          </w:p>
        </w:tc>
      </w:tr>
      <w:tr w:rsidR="008F5C13" w14:paraId="17BDE388" w14:textId="77777777" w:rsidTr="009836D5">
        <w:tc>
          <w:tcPr>
            <w:tcW w:w="3005" w:type="dxa"/>
          </w:tcPr>
          <w:p w14:paraId="7E197CE8" w14:textId="096679DC" w:rsidR="008F5C13" w:rsidRDefault="008F5C13" w:rsidP="009836D5">
            <w:pPr>
              <w:rPr>
                <w:lang w:val="en-IN"/>
              </w:rPr>
            </w:pPr>
            <w:r>
              <w:rPr>
                <w:lang w:val="en-IN"/>
              </w:rPr>
              <w:t>Include in calculation</w:t>
            </w:r>
            <w:r w:rsidR="00A92EE6">
              <w:rPr>
                <w:lang w:val="en-IN"/>
              </w:rPr>
              <w:t>*</w:t>
            </w:r>
          </w:p>
        </w:tc>
        <w:tc>
          <w:tcPr>
            <w:tcW w:w="3005" w:type="dxa"/>
          </w:tcPr>
          <w:p w14:paraId="32D9DE7F" w14:textId="77777777" w:rsidR="008F5C13" w:rsidRDefault="008F5C13" w:rsidP="009836D5">
            <w:pPr>
              <w:rPr>
                <w:lang w:val="en-IN"/>
              </w:rPr>
            </w:pPr>
            <w:r>
              <w:rPr>
                <w:lang w:val="en-IN"/>
              </w:rPr>
              <w:t>Default “Yes/On”</w:t>
            </w:r>
          </w:p>
        </w:tc>
        <w:tc>
          <w:tcPr>
            <w:tcW w:w="3006" w:type="dxa"/>
          </w:tcPr>
          <w:p w14:paraId="6B397EAF" w14:textId="77777777" w:rsidR="008F5C13" w:rsidRDefault="008F5C13" w:rsidP="009836D5">
            <w:pPr>
              <w:rPr>
                <w:lang w:val="en-IN"/>
              </w:rPr>
            </w:pPr>
          </w:p>
        </w:tc>
      </w:tr>
    </w:tbl>
    <w:p w14:paraId="6ACE97DE" w14:textId="77777777" w:rsidR="008F5C13" w:rsidRDefault="008F5C13" w:rsidP="008F5C13">
      <w:pPr>
        <w:rPr>
          <w:lang w:val="en-IN"/>
        </w:rPr>
      </w:pPr>
    </w:p>
    <w:tbl>
      <w:tblPr>
        <w:tblStyle w:val="TableGrid"/>
        <w:tblW w:w="0" w:type="auto"/>
        <w:tblLook w:val="04A0" w:firstRow="1" w:lastRow="0" w:firstColumn="1" w:lastColumn="0" w:noHBand="0" w:noVBand="1"/>
      </w:tblPr>
      <w:tblGrid>
        <w:gridCol w:w="2514"/>
        <w:gridCol w:w="2561"/>
        <w:gridCol w:w="3941"/>
      </w:tblGrid>
      <w:tr w:rsidR="008F5C13" w14:paraId="0B8FDF08" w14:textId="77777777" w:rsidTr="00CE4730">
        <w:tc>
          <w:tcPr>
            <w:tcW w:w="2709" w:type="dxa"/>
          </w:tcPr>
          <w:p w14:paraId="12A51A16" w14:textId="77777777" w:rsidR="008F5C13" w:rsidRPr="00021D7B" w:rsidRDefault="008F5C13" w:rsidP="009836D5">
            <w:pPr>
              <w:rPr>
                <w:b/>
                <w:bCs/>
                <w:lang w:val="en-IN"/>
              </w:rPr>
            </w:pPr>
            <w:r w:rsidRPr="00021D7B">
              <w:rPr>
                <w:b/>
                <w:bCs/>
                <w:lang w:val="en-IN"/>
              </w:rPr>
              <w:t>On Action</w:t>
            </w:r>
          </w:p>
        </w:tc>
        <w:tc>
          <w:tcPr>
            <w:tcW w:w="2737" w:type="dxa"/>
          </w:tcPr>
          <w:p w14:paraId="62E669F9" w14:textId="77777777" w:rsidR="008F5C13" w:rsidRPr="00021D7B" w:rsidRDefault="008F5C13" w:rsidP="009836D5">
            <w:pPr>
              <w:rPr>
                <w:b/>
                <w:bCs/>
                <w:lang w:val="en-IN"/>
              </w:rPr>
            </w:pPr>
            <w:r w:rsidRPr="00021D7B">
              <w:rPr>
                <w:b/>
                <w:bCs/>
                <w:lang w:val="en-IN"/>
              </w:rPr>
              <w:t>What to do</w:t>
            </w:r>
          </w:p>
        </w:tc>
        <w:tc>
          <w:tcPr>
            <w:tcW w:w="3570" w:type="dxa"/>
          </w:tcPr>
          <w:p w14:paraId="3C7C6733" w14:textId="77777777" w:rsidR="008F5C13" w:rsidRPr="00021D7B" w:rsidRDefault="008F5C13" w:rsidP="009836D5">
            <w:pPr>
              <w:rPr>
                <w:b/>
                <w:bCs/>
                <w:lang w:val="en-IN"/>
              </w:rPr>
            </w:pPr>
            <w:r w:rsidRPr="00021D7B">
              <w:rPr>
                <w:b/>
                <w:bCs/>
                <w:lang w:val="en-IN"/>
              </w:rPr>
              <w:t>API to use</w:t>
            </w:r>
          </w:p>
        </w:tc>
      </w:tr>
      <w:tr w:rsidR="00CE4730" w14:paraId="055A48A6" w14:textId="77777777" w:rsidTr="00CE4730">
        <w:tc>
          <w:tcPr>
            <w:tcW w:w="2709" w:type="dxa"/>
          </w:tcPr>
          <w:p w14:paraId="296BDEAB" w14:textId="491BA0F3" w:rsidR="00CE4730" w:rsidRPr="007864DF" w:rsidRDefault="00CE4730" w:rsidP="00CE4730">
            <w:pPr>
              <w:rPr>
                <w:color w:val="FF0000"/>
                <w:lang w:val="en-IN"/>
                <w:rPrChange w:id="181" w:author="nyadav.idmworks@outlook.com" w:date="2020-05-10T11:13:00Z">
                  <w:rPr>
                    <w:lang w:val="en-IN"/>
                  </w:rPr>
                </w:rPrChange>
              </w:rPr>
            </w:pPr>
            <w:r w:rsidRPr="007864DF">
              <w:rPr>
                <w:color w:val="FF0000"/>
                <w:lang w:val="en-IN"/>
                <w:rPrChange w:id="182" w:author="nyadav.idmworks@outlook.com" w:date="2020-05-10T11:13:00Z">
                  <w:rPr>
                    <w:lang w:val="en-IN"/>
                  </w:rPr>
                </w:rPrChange>
              </w:rPr>
              <w:t>To Person / Account – Search</w:t>
            </w:r>
          </w:p>
          <w:p w14:paraId="2A4A18C5" w14:textId="77777777" w:rsidR="00CE4730" w:rsidRPr="007864DF" w:rsidRDefault="00CE4730" w:rsidP="00CE4730">
            <w:pPr>
              <w:rPr>
                <w:color w:val="FF0000"/>
                <w:lang w:val="en-IN"/>
                <w:rPrChange w:id="183" w:author="nyadav.idmworks@outlook.com" w:date="2020-05-10T11:13:00Z">
                  <w:rPr>
                    <w:lang w:val="en-IN"/>
                  </w:rPr>
                </w:rPrChange>
              </w:rPr>
            </w:pPr>
          </w:p>
          <w:p w14:paraId="77A4FE74" w14:textId="77777777" w:rsidR="00CE4730" w:rsidRPr="007864DF" w:rsidRDefault="00CE4730" w:rsidP="00CE4730">
            <w:pPr>
              <w:rPr>
                <w:color w:val="FF0000"/>
                <w:lang w:val="en-IN"/>
                <w:rPrChange w:id="184" w:author="nyadav.idmworks@outlook.com" w:date="2020-05-10T11:13:00Z">
                  <w:rPr>
                    <w:lang w:val="en-IN"/>
                  </w:rPr>
                </w:rPrChange>
              </w:rPr>
            </w:pPr>
          </w:p>
        </w:tc>
        <w:tc>
          <w:tcPr>
            <w:tcW w:w="2737" w:type="dxa"/>
          </w:tcPr>
          <w:p w14:paraId="0FC28D86" w14:textId="5E015110" w:rsidR="00CE4730" w:rsidRPr="007864DF" w:rsidRDefault="00CE4730" w:rsidP="00CE4730">
            <w:pPr>
              <w:rPr>
                <w:color w:val="FF0000"/>
                <w:lang w:val="en-IN"/>
                <w:rPrChange w:id="185" w:author="nyadav.idmworks@outlook.com" w:date="2020-05-10T11:13:00Z">
                  <w:rPr>
                    <w:lang w:val="en-IN"/>
                  </w:rPr>
                </w:rPrChange>
              </w:rPr>
            </w:pPr>
            <w:r w:rsidRPr="007864DF">
              <w:rPr>
                <w:color w:val="FF0000"/>
                <w:lang w:val="en-IN"/>
                <w:rPrChange w:id="186" w:author="nyadav.idmworks@outlook.com" w:date="2020-05-10T11:13:00Z">
                  <w:rPr>
                    <w:lang w:val="en-IN"/>
                  </w:rPr>
                </w:rPrChange>
              </w:rPr>
              <w:t xml:space="preserve">User Type </w:t>
            </w:r>
            <w:ins w:id="187" w:author="nyadav.idmworks@outlook.com" w:date="2020-05-10T11:12:00Z">
              <w:r w:rsidR="00CC6E80" w:rsidRPr="007864DF">
                <w:rPr>
                  <w:color w:val="FF0000"/>
                  <w:lang w:val="en-IN"/>
                  <w:rPrChange w:id="188" w:author="nyadav.idmworks@outlook.com" w:date="2020-05-10T11:13:00Z">
                    <w:rPr>
                      <w:lang w:val="en-IN"/>
                    </w:rPr>
                  </w:rPrChange>
                </w:rPr>
                <w:t>2</w:t>
              </w:r>
            </w:ins>
            <w:del w:id="189" w:author="nyadav.idmworks@outlook.com" w:date="2020-05-10T11:12:00Z">
              <w:r w:rsidRPr="007864DF" w:rsidDel="003B3A36">
                <w:rPr>
                  <w:color w:val="FF0000"/>
                  <w:lang w:val="en-IN"/>
                  <w:rPrChange w:id="190" w:author="nyadav.idmworks@outlook.com" w:date="2020-05-10T11:13:00Z">
                    <w:rPr>
                      <w:lang w:val="en-IN"/>
                    </w:rPr>
                  </w:rPrChange>
                </w:rPr>
                <w:delText>2</w:delText>
              </w:r>
            </w:del>
            <w:r w:rsidRPr="007864DF">
              <w:rPr>
                <w:color w:val="FF0000"/>
                <w:lang w:val="en-IN"/>
                <w:rPrChange w:id="191" w:author="nyadav.idmworks@outlook.com" w:date="2020-05-10T11:13:00Z">
                  <w:rPr>
                    <w:lang w:val="en-IN"/>
                  </w:rPr>
                </w:rPrChange>
              </w:rPr>
              <w:t xml:space="preserve"> characters and auto-search starts and shows the list of employee</w:t>
            </w:r>
          </w:p>
          <w:p w14:paraId="35BBF804" w14:textId="77777777" w:rsidR="00CE4730" w:rsidRPr="007864DF" w:rsidRDefault="00CE4730" w:rsidP="00CE4730">
            <w:pPr>
              <w:rPr>
                <w:color w:val="FF0000"/>
                <w:lang w:val="en-IN"/>
                <w:rPrChange w:id="192" w:author="nyadav.idmworks@outlook.com" w:date="2020-05-10T11:13:00Z">
                  <w:rPr>
                    <w:lang w:val="en-IN"/>
                  </w:rPr>
                </w:rPrChange>
              </w:rPr>
            </w:pPr>
          </w:p>
          <w:p w14:paraId="07267CFC" w14:textId="77777777" w:rsidR="00CE4730" w:rsidRPr="007864DF" w:rsidRDefault="00CE4730" w:rsidP="00CE4730">
            <w:pPr>
              <w:rPr>
                <w:color w:val="FF0000"/>
                <w:lang w:val="en-IN"/>
                <w:rPrChange w:id="193" w:author="nyadav.idmworks@outlook.com" w:date="2020-05-10T11:13:00Z">
                  <w:rPr>
                    <w:lang w:val="en-IN"/>
                  </w:rPr>
                </w:rPrChange>
              </w:rPr>
            </w:pPr>
          </w:p>
        </w:tc>
        <w:tc>
          <w:tcPr>
            <w:tcW w:w="3570" w:type="dxa"/>
          </w:tcPr>
          <w:p w14:paraId="6A95869E" w14:textId="7565A545" w:rsidR="00CE4730" w:rsidRDefault="00CE4730" w:rsidP="00CE4730">
            <w:pPr>
              <w:rPr>
                <w:lang w:val="en-IN"/>
              </w:rPr>
            </w:pPr>
            <w:ins w:id="194" w:author="nyadav.idmworks@outlook.com" w:date="2020-05-10T00:11:00Z">
              <w:r>
                <w:rPr>
                  <w:lang w:val="en-IN"/>
                </w:rPr>
                <w:fldChar w:fldCharType="begin"/>
              </w:r>
              <w:r>
                <w:rPr>
                  <w:lang w:val="en-IN"/>
                </w:rPr>
                <w:instrText xml:space="preserve"> REF _Ref39961889 \h </w:instrText>
              </w:r>
            </w:ins>
            <w:r>
              <w:rPr>
                <w:lang w:val="en-IN"/>
              </w:rPr>
            </w:r>
            <w:ins w:id="195" w:author="nyadav.idmworks@outlook.com" w:date="2020-05-10T00:11:00Z">
              <w:r>
                <w:rPr>
                  <w:lang w:val="en-IN"/>
                </w:rPr>
                <w:fldChar w:fldCharType="separate"/>
              </w:r>
              <w:r w:rsidRPr="000163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ins>
          </w:p>
        </w:tc>
      </w:tr>
      <w:tr w:rsidR="00CE4730" w14:paraId="7D3F3511" w14:textId="77777777" w:rsidTr="00CE4730">
        <w:tc>
          <w:tcPr>
            <w:tcW w:w="2709" w:type="dxa"/>
          </w:tcPr>
          <w:p w14:paraId="73A1B555" w14:textId="77777777" w:rsidR="00CE4730" w:rsidRPr="00DB2824" w:rsidRDefault="00CE4730" w:rsidP="00CE4730">
            <w:pPr>
              <w:rPr>
                <w:color w:val="FF0000"/>
                <w:lang w:val="en-IN"/>
              </w:rPr>
            </w:pPr>
            <w:r w:rsidRPr="00DB2824">
              <w:rPr>
                <w:color w:val="FF0000"/>
                <w:lang w:val="en-IN"/>
              </w:rPr>
              <w:lastRenderedPageBreak/>
              <w:t>Save</w:t>
            </w:r>
          </w:p>
        </w:tc>
        <w:tc>
          <w:tcPr>
            <w:tcW w:w="2737" w:type="dxa"/>
          </w:tcPr>
          <w:p w14:paraId="1DB68474" w14:textId="01850F7C" w:rsidR="00CE4730" w:rsidRPr="00DB2824" w:rsidRDefault="00CE4730" w:rsidP="00CE4730">
            <w:pPr>
              <w:rPr>
                <w:color w:val="FF0000"/>
                <w:lang w:val="en-IN"/>
              </w:rPr>
            </w:pPr>
            <w:r w:rsidRPr="00DB2824">
              <w:rPr>
                <w:color w:val="FF0000"/>
                <w:lang w:val="en-IN"/>
              </w:rPr>
              <w:t>Create a Salary Transfer</w:t>
            </w:r>
          </w:p>
        </w:tc>
        <w:tc>
          <w:tcPr>
            <w:tcW w:w="3570" w:type="dxa"/>
          </w:tcPr>
          <w:p w14:paraId="7E04124E" w14:textId="4FD343B3" w:rsidR="00CE4730" w:rsidRDefault="00CE4730" w:rsidP="00CE4730">
            <w:pPr>
              <w:rPr>
                <w:lang w:val="en-IN"/>
              </w:rPr>
            </w:pPr>
            <w:r>
              <w:rPr>
                <w:lang w:val="en-IN"/>
              </w:rPr>
              <w:fldChar w:fldCharType="begin"/>
            </w:r>
            <w:r>
              <w:rPr>
                <w:lang w:val="en-IN"/>
              </w:rPr>
              <w:instrText xml:space="preserve"> REF _Ref39509775 \h </w:instrText>
            </w:r>
            <w:r>
              <w:rPr>
                <w:lang w:val="en-IN"/>
              </w:rPr>
            </w:r>
            <w:r>
              <w:rPr>
                <w:lang w:val="en-IN"/>
              </w:rPr>
              <w:fldChar w:fldCharType="separate"/>
            </w:r>
            <w:r w:rsidRPr="00E67F0A">
              <w:rPr>
                <w:lang w:val="en-IN"/>
              </w:rPr>
              <w:t>/employee/createEmpSalaryPayment</w:t>
            </w:r>
            <w:r>
              <w:rPr>
                <w:lang w:val="en-IN"/>
              </w:rPr>
              <w:fldChar w:fldCharType="end"/>
            </w:r>
          </w:p>
        </w:tc>
      </w:tr>
    </w:tbl>
    <w:p w14:paraId="7CE3BB64" w14:textId="5F5D152D" w:rsidR="008F5C13" w:rsidRDefault="008F5C13" w:rsidP="008F5C13">
      <w:pPr>
        <w:rPr>
          <w:lang w:val="en-IN"/>
        </w:rPr>
      </w:pPr>
    </w:p>
    <w:p w14:paraId="11025058" w14:textId="20D0F026" w:rsidR="00F205A7" w:rsidRDefault="00F205A7" w:rsidP="008F5C13">
      <w:pPr>
        <w:rPr>
          <w:lang w:val="en-IN"/>
        </w:rPr>
      </w:pPr>
    </w:p>
    <w:p w14:paraId="3C18BB5E" w14:textId="6C3F2163" w:rsidR="00EC6394" w:rsidRDefault="00D14E22" w:rsidP="00EC6394">
      <w:pPr>
        <w:pStyle w:val="Heading2"/>
        <w:rPr>
          <w:lang w:val="en-IN"/>
        </w:rPr>
      </w:pPr>
      <w:r>
        <w:rPr>
          <w:lang w:val="en-IN"/>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D2C61" w:rsidRPr="000F42DB" w14:paraId="462038BE" w14:textId="77777777" w:rsidTr="009836D5">
        <w:trPr>
          <w:trHeight w:val="981"/>
        </w:trPr>
        <w:tc>
          <w:tcPr>
            <w:tcW w:w="4508" w:type="dxa"/>
            <w:shd w:val="clear" w:color="auto" w:fill="EDEDED" w:themeFill="accent3" w:themeFillTint="33"/>
          </w:tcPr>
          <w:p w14:paraId="395C8E31" w14:textId="77777777" w:rsidR="00AD2C61" w:rsidRDefault="00AD2C61"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2EC7C099" w14:textId="77777777" w:rsidR="00AD2C61" w:rsidRPr="00C01C47" w:rsidRDefault="00AD2C61" w:rsidP="009836D5">
            <w:pPr>
              <w:rPr>
                <w:b/>
                <w:bCs/>
                <w:lang w:val="en-IN"/>
              </w:rPr>
            </w:pPr>
            <w:r w:rsidRPr="00C01C47">
              <w:rPr>
                <w:b/>
                <w:bCs/>
                <w:color w:val="FF0000"/>
                <w:sz w:val="20"/>
                <w:szCs w:val="20"/>
                <w:lang w:val="en-IN"/>
              </w:rPr>
              <w:t xml:space="preserve">                           </w:t>
            </w:r>
            <w:r w:rsidRPr="00C01C47">
              <w:rPr>
                <w:b/>
                <w:bCs/>
                <w:lang w:val="en-IN"/>
              </w:rPr>
              <w:t xml:space="preserve">          </w:t>
            </w:r>
          </w:p>
          <w:p w14:paraId="40347C68"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38957EEB"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5584" behindDoc="1" locked="0" layoutInCell="1" allowOverlap="1" wp14:anchorId="4B186B4E" wp14:editId="02D962CF">
                  <wp:simplePos x="0" y="0"/>
                  <wp:positionH relativeFrom="column">
                    <wp:posOffset>1546860</wp:posOffset>
                  </wp:positionH>
                  <wp:positionV relativeFrom="paragraph">
                    <wp:posOffset>21590</wp:posOffset>
                  </wp:positionV>
                  <wp:extent cx="131445" cy="142875"/>
                  <wp:effectExtent l="0" t="0" r="190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5A32CEBE" w14:textId="77777777" w:rsidR="00AD2C61" w:rsidRDefault="00AD2C61" w:rsidP="009836D5">
            <w:pPr>
              <w:rPr>
                <w:b/>
                <w:bCs/>
                <w:lang w:val="en-IN"/>
              </w:rPr>
            </w:pPr>
          </w:p>
          <w:p w14:paraId="6A3232E7"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22D7A6A1" w14:textId="18A266A8" w:rsidR="00AD2C61" w:rsidRPr="000F42DB" w:rsidRDefault="009919B9" w:rsidP="009836D5">
            <w:pPr>
              <w:rPr>
                <w:b/>
                <w:bCs/>
                <w:lang w:val="en-IN"/>
              </w:rPr>
            </w:pPr>
            <w:r w:rsidRPr="00CB40AD">
              <w:rPr>
                <w:b/>
                <w:bCs/>
                <w:sz w:val="16"/>
                <w:szCs w:val="16"/>
                <w:lang w:val="en-IN"/>
              </w:rPr>
              <w:t>IncludeInCalculation:</w:t>
            </w:r>
            <w:r>
              <w:rPr>
                <w:sz w:val="16"/>
                <w:szCs w:val="16"/>
                <w:lang w:val="en-IN"/>
              </w:rPr>
              <w:t xml:space="preserve"> Yes</w:t>
            </w:r>
          </w:p>
        </w:tc>
      </w:tr>
      <w:tr w:rsidR="00AD2C61" w:rsidRPr="000F42DB" w14:paraId="322B884B" w14:textId="77777777" w:rsidTr="009836D5">
        <w:trPr>
          <w:trHeight w:val="928"/>
        </w:trPr>
        <w:tc>
          <w:tcPr>
            <w:tcW w:w="4508" w:type="dxa"/>
            <w:shd w:val="clear" w:color="auto" w:fill="E2EFD9" w:themeFill="accent6" w:themeFillTint="33"/>
          </w:tcPr>
          <w:p w14:paraId="5D2DAB16" w14:textId="77777777" w:rsidR="00AD2C61" w:rsidRDefault="00AD2C61"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3C095192" w14:textId="77777777" w:rsidR="00AD2C61" w:rsidRDefault="00AD2C61" w:rsidP="009836D5">
            <w:pPr>
              <w:rPr>
                <w:b/>
                <w:bCs/>
                <w:color w:val="FF0000"/>
                <w:sz w:val="20"/>
                <w:szCs w:val="20"/>
                <w:lang w:val="en-IN"/>
              </w:rPr>
            </w:pPr>
          </w:p>
          <w:p w14:paraId="4C8B1B11"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0F9A2A87"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6608" behindDoc="1" locked="0" layoutInCell="1" allowOverlap="1" wp14:anchorId="68B06003" wp14:editId="51603180">
                  <wp:simplePos x="0" y="0"/>
                  <wp:positionH relativeFrom="column">
                    <wp:posOffset>1546860</wp:posOffset>
                  </wp:positionH>
                  <wp:positionV relativeFrom="paragraph">
                    <wp:posOffset>21590</wp:posOffset>
                  </wp:positionV>
                  <wp:extent cx="131445" cy="142875"/>
                  <wp:effectExtent l="0" t="0" r="190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285E3E3B" w14:textId="77777777" w:rsidR="00AD2C61" w:rsidRDefault="00AD2C61" w:rsidP="009836D5">
            <w:pPr>
              <w:rPr>
                <w:b/>
                <w:bCs/>
                <w:lang w:val="en-IN"/>
              </w:rPr>
            </w:pPr>
          </w:p>
          <w:p w14:paraId="48E0A87E"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42863852" w14:textId="6DACC8DB" w:rsidR="009919B9" w:rsidRPr="00D60FFD" w:rsidRDefault="009919B9" w:rsidP="009836D5">
            <w:pPr>
              <w:rPr>
                <w:sz w:val="20"/>
                <w:szCs w:val="20"/>
                <w:lang w:val="en-IN"/>
              </w:rPr>
            </w:pPr>
            <w:r w:rsidRPr="00CB40AD">
              <w:rPr>
                <w:b/>
                <w:bCs/>
                <w:sz w:val="16"/>
                <w:szCs w:val="16"/>
                <w:lang w:val="en-IN"/>
              </w:rPr>
              <w:t>IncludeInCalculation:</w:t>
            </w:r>
            <w:r>
              <w:rPr>
                <w:sz w:val="16"/>
                <w:szCs w:val="16"/>
                <w:lang w:val="en-IN"/>
              </w:rPr>
              <w:t xml:space="preserve"> Yes</w:t>
            </w:r>
          </w:p>
        </w:tc>
      </w:tr>
    </w:tbl>
    <w:p w14:paraId="13FD4A33" w14:textId="77144324" w:rsidR="00AD2C61" w:rsidRDefault="00AD2C61" w:rsidP="00AD2C61">
      <w:pPr>
        <w:rPr>
          <w:lang w:val="en-IN"/>
        </w:rPr>
      </w:pPr>
    </w:p>
    <w:p w14:paraId="5F60BA41" w14:textId="1CD64B53" w:rsidR="00AD2C61" w:rsidRDefault="00AD2C61" w:rsidP="00AD2C61">
      <w:pPr>
        <w:rPr>
          <w:lang w:val="en-IN"/>
        </w:rPr>
      </w:pPr>
    </w:p>
    <w:p w14:paraId="64145E5B" w14:textId="7C74B387" w:rsidR="00AD2C61" w:rsidRDefault="00AD2C61" w:rsidP="00AD2C61">
      <w:pPr>
        <w:rPr>
          <w:lang w:val="en-IN"/>
        </w:rPr>
      </w:pPr>
    </w:p>
    <w:p w14:paraId="24184685" w14:textId="52561530" w:rsidR="00AD2C61" w:rsidRDefault="00AD2C61" w:rsidP="00AD2C61">
      <w:pPr>
        <w:rPr>
          <w:lang w:val="en-IN"/>
        </w:rPr>
      </w:pPr>
    </w:p>
    <w:p w14:paraId="4B77A71B" w14:textId="48529A63" w:rsidR="00AD2C61" w:rsidRDefault="00AD2C61" w:rsidP="00AD2C61">
      <w:pPr>
        <w:rPr>
          <w:lang w:val="en-IN"/>
        </w:rPr>
      </w:pPr>
    </w:p>
    <w:p w14:paraId="23F9B12B" w14:textId="3D0E72FF" w:rsidR="00AD2C61" w:rsidRDefault="00AD2C61" w:rsidP="00AD2C61">
      <w:pPr>
        <w:rPr>
          <w:lang w:val="en-IN"/>
        </w:rPr>
      </w:pPr>
    </w:p>
    <w:p w14:paraId="6E5E7933" w14:textId="77777777" w:rsidR="00AD2C61" w:rsidRPr="00AD2C61" w:rsidRDefault="00AD2C61" w:rsidP="00AD2C61">
      <w:pPr>
        <w:rPr>
          <w:lang w:val="en-IN"/>
        </w:rPr>
      </w:pPr>
    </w:p>
    <w:p w14:paraId="52E18953" w14:textId="315E0FF7" w:rsidR="00EC6394" w:rsidRDefault="00EC6394" w:rsidP="00EC6394">
      <w:pPr>
        <w:rPr>
          <w:lang w:val="en-IN"/>
        </w:rPr>
      </w:pPr>
    </w:p>
    <w:p w14:paraId="1A4ADB22" w14:textId="44C57008" w:rsidR="00EC6394" w:rsidRDefault="00EC6394" w:rsidP="00EC6394">
      <w:pPr>
        <w:rPr>
          <w:lang w:val="en-IN"/>
        </w:rPr>
      </w:pPr>
    </w:p>
    <w:p w14:paraId="2B48CA86" w14:textId="7B06908A" w:rsidR="00674B06" w:rsidRDefault="00674B06" w:rsidP="00674B06">
      <w:pPr>
        <w:pStyle w:val="Heading2"/>
        <w:rPr>
          <w:lang w:val="en-IN"/>
        </w:rPr>
      </w:pPr>
      <w:r>
        <w:rPr>
          <w:lang w:val="en-IN"/>
        </w:rPr>
        <w:t>List Salary Paid</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4C7687" w:rsidRPr="000F42DB" w14:paraId="22AC2031" w14:textId="77777777" w:rsidTr="009836D5">
        <w:trPr>
          <w:trHeight w:val="981"/>
        </w:trPr>
        <w:tc>
          <w:tcPr>
            <w:tcW w:w="4508" w:type="dxa"/>
            <w:shd w:val="clear" w:color="auto" w:fill="EDEDED" w:themeFill="accent3" w:themeFillTint="33"/>
          </w:tcPr>
          <w:p w14:paraId="6DDB4A15" w14:textId="77777777" w:rsidR="004C7687" w:rsidRDefault="004C7687"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10B6086F" w14:textId="77777777" w:rsidR="004C7687" w:rsidRPr="00C01C47" w:rsidRDefault="004C7687" w:rsidP="009836D5">
            <w:pPr>
              <w:rPr>
                <w:b/>
                <w:bCs/>
                <w:lang w:val="en-IN"/>
              </w:rPr>
            </w:pPr>
            <w:r w:rsidRPr="00C01C47">
              <w:rPr>
                <w:b/>
                <w:bCs/>
                <w:color w:val="FF0000"/>
                <w:sz w:val="20"/>
                <w:szCs w:val="20"/>
                <w:lang w:val="en-IN"/>
              </w:rPr>
              <w:t xml:space="preserve">                           </w:t>
            </w:r>
            <w:r w:rsidRPr="00C01C47">
              <w:rPr>
                <w:b/>
                <w:bCs/>
                <w:lang w:val="en-IN"/>
              </w:rPr>
              <w:t xml:space="preserve">          </w:t>
            </w:r>
          </w:p>
          <w:p w14:paraId="326E4718" w14:textId="7D05E6DC" w:rsidR="004C7687" w:rsidRDefault="0087574F"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Tue April </w:t>
            </w:r>
            <w:r w:rsidR="004C7687">
              <w:rPr>
                <w:b/>
                <w:bCs/>
                <w:color w:val="000000" w:themeColor="text1"/>
                <w:sz w:val="20"/>
                <w:szCs w:val="20"/>
                <w:lang w:val="en-IN"/>
              </w:rPr>
              <w:t>3</w:t>
            </w:r>
            <w:r w:rsidR="004C7687" w:rsidRPr="00BF14CB">
              <w:rPr>
                <w:b/>
                <w:bCs/>
                <w:color w:val="000000" w:themeColor="text1"/>
                <w:sz w:val="20"/>
                <w:szCs w:val="20"/>
                <w:lang w:val="en-IN"/>
              </w:rPr>
              <w:t>, 2020</w:t>
            </w:r>
          </w:p>
          <w:p w14:paraId="4BAA231C" w14:textId="4EDE9134" w:rsidR="004C7687" w:rsidRDefault="004C7687" w:rsidP="009836D5">
            <w:pPr>
              <w:rPr>
                <w:b/>
                <w:bCs/>
                <w:lang w:val="en-IN"/>
              </w:rPr>
            </w:pPr>
            <w:r w:rsidRPr="00D0669E">
              <w:rPr>
                <w:b/>
                <w:bCs/>
                <w:noProof/>
                <w:sz w:val="18"/>
                <w:szCs w:val="18"/>
                <w:lang w:val="en-IN"/>
              </w:rPr>
              <w:drawing>
                <wp:anchor distT="0" distB="0" distL="114300" distR="114300" simplePos="0" relativeHeight="251712512" behindDoc="1" locked="0" layoutInCell="1" allowOverlap="1" wp14:anchorId="33488BDA" wp14:editId="0129E76A">
                  <wp:simplePos x="0" y="0"/>
                  <wp:positionH relativeFrom="column">
                    <wp:posOffset>1546860</wp:posOffset>
                  </wp:positionH>
                  <wp:positionV relativeFrom="paragraph">
                    <wp:posOffset>21590</wp:posOffset>
                  </wp:positionV>
                  <wp:extent cx="131445" cy="142875"/>
                  <wp:effectExtent l="0" t="0" r="190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5E3C88">
              <w:rPr>
                <w:b/>
                <w:bCs/>
                <w:sz w:val="18"/>
                <w:szCs w:val="18"/>
                <w:lang w:val="en-IN"/>
              </w:rPr>
              <w:t>Amount</w:t>
            </w:r>
            <w:r>
              <w:rPr>
                <w:b/>
                <w:bCs/>
                <w:sz w:val="18"/>
                <w:szCs w:val="18"/>
                <w:lang w:val="en-IN"/>
              </w:rPr>
              <w:t>:</w:t>
            </w:r>
            <w:r w:rsidRPr="00D0669E">
              <w:rPr>
                <w:b/>
                <w:bCs/>
                <w:sz w:val="18"/>
                <w:szCs w:val="18"/>
                <w:lang w:val="en-IN"/>
              </w:rPr>
              <w:t xml:space="preserve">  </w:t>
            </w:r>
            <w:r>
              <w:rPr>
                <w:b/>
                <w:bCs/>
                <w:lang w:val="en-IN"/>
              </w:rPr>
              <w:t xml:space="preserve">                             15000.0</w:t>
            </w:r>
          </w:p>
          <w:p w14:paraId="448BA721" w14:textId="77777777" w:rsidR="001A422D" w:rsidRDefault="001A422D" w:rsidP="00364B12">
            <w:pPr>
              <w:pStyle w:val="NoSpacing"/>
              <w:rPr>
                <w:b/>
                <w:bCs/>
                <w:sz w:val="18"/>
                <w:szCs w:val="18"/>
                <w:lang w:val="en-IN"/>
              </w:rPr>
            </w:pPr>
          </w:p>
          <w:p w14:paraId="3D68D85C" w14:textId="74D25820" w:rsidR="00364B12" w:rsidRDefault="00364B12" w:rsidP="00364B12">
            <w:pPr>
              <w:pStyle w:val="NoSpacing"/>
              <w:rPr>
                <w:lang w:val="en-IN"/>
              </w:rPr>
            </w:pPr>
            <w:r w:rsidRPr="00115855">
              <w:rPr>
                <w:b/>
                <w:bCs/>
                <w:sz w:val="18"/>
                <w:szCs w:val="18"/>
                <w:lang w:val="en-IN"/>
              </w:rPr>
              <w:t>Paid By:</w:t>
            </w:r>
            <w:r>
              <w:rPr>
                <w:lang w:val="en-IN"/>
              </w:rPr>
              <w:t xml:space="preserve"> Nilesh Yadav</w:t>
            </w:r>
          </w:p>
          <w:p w14:paraId="4B754EE2" w14:textId="77777777" w:rsidR="00A41914" w:rsidRDefault="00A41914" w:rsidP="009836D5">
            <w:pPr>
              <w:rPr>
                <w:b/>
                <w:bCs/>
                <w:lang w:val="en-IN"/>
              </w:rPr>
            </w:pPr>
          </w:p>
          <w:p w14:paraId="6321B273" w14:textId="77777777" w:rsidR="004C7687" w:rsidRDefault="004C7687" w:rsidP="009836D5">
            <w:pPr>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 March 2020</w:t>
            </w:r>
          </w:p>
          <w:p w14:paraId="353A8FD1" w14:textId="6E803105" w:rsidR="00CB40AD" w:rsidRPr="005E3C88" w:rsidRDefault="00CB40AD" w:rsidP="009836D5">
            <w:pPr>
              <w:rPr>
                <w:sz w:val="20"/>
                <w:szCs w:val="20"/>
                <w:lang w:val="en-IN"/>
              </w:rPr>
            </w:pPr>
            <w:r w:rsidRPr="00CB40AD">
              <w:rPr>
                <w:b/>
                <w:bCs/>
                <w:sz w:val="16"/>
                <w:szCs w:val="16"/>
                <w:lang w:val="en-IN"/>
              </w:rPr>
              <w:t>IncludeInCalculation:</w:t>
            </w:r>
            <w:r>
              <w:rPr>
                <w:sz w:val="16"/>
                <w:szCs w:val="16"/>
                <w:lang w:val="en-IN"/>
              </w:rPr>
              <w:t xml:space="preserve"> Yes</w:t>
            </w:r>
          </w:p>
        </w:tc>
      </w:tr>
      <w:tr w:rsidR="004C7687" w:rsidRPr="000F42DB" w14:paraId="27B70506" w14:textId="77777777" w:rsidTr="009836D5">
        <w:trPr>
          <w:trHeight w:val="928"/>
        </w:trPr>
        <w:tc>
          <w:tcPr>
            <w:tcW w:w="4508" w:type="dxa"/>
            <w:shd w:val="clear" w:color="auto" w:fill="E2EFD9" w:themeFill="accent6" w:themeFillTint="33"/>
          </w:tcPr>
          <w:p w14:paraId="405BB46B" w14:textId="77777777" w:rsidR="004C7687" w:rsidRDefault="004C7687"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192544B1" w14:textId="77777777" w:rsidR="004C7687" w:rsidRDefault="004C7687" w:rsidP="009836D5">
            <w:pPr>
              <w:rPr>
                <w:b/>
                <w:bCs/>
                <w:color w:val="FF0000"/>
                <w:sz w:val="20"/>
                <w:szCs w:val="20"/>
                <w:lang w:val="en-IN"/>
              </w:rPr>
            </w:pPr>
          </w:p>
          <w:p w14:paraId="45C8E948" w14:textId="78497C72" w:rsidR="004C7687" w:rsidRDefault="00115855"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w:t>
            </w:r>
            <w:r w:rsidR="00A41914">
              <w:rPr>
                <w:b/>
                <w:bCs/>
                <w:color w:val="000000" w:themeColor="text1"/>
                <w:sz w:val="20"/>
                <w:szCs w:val="20"/>
                <w:lang w:val="en-IN"/>
              </w:rPr>
              <w:t xml:space="preserve">  </w:t>
            </w:r>
            <w:r w:rsidR="004C7687" w:rsidRPr="00BF14CB">
              <w:rPr>
                <w:b/>
                <w:bCs/>
                <w:color w:val="000000" w:themeColor="text1"/>
                <w:sz w:val="20"/>
                <w:szCs w:val="20"/>
                <w:lang w:val="en-IN"/>
              </w:rPr>
              <w:t xml:space="preserve">                               Tue April 2, 2020</w:t>
            </w:r>
          </w:p>
          <w:p w14:paraId="47AA44B9" w14:textId="01AD1F09" w:rsidR="004C7687" w:rsidRDefault="00115855" w:rsidP="009836D5">
            <w:pPr>
              <w:rPr>
                <w:b/>
                <w:bCs/>
                <w:lang w:val="en-IN"/>
              </w:rPr>
            </w:pPr>
            <w:r>
              <w:rPr>
                <w:b/>
                <w:bCs/>
                <w:sz w:val="18"/>
                <w:szCs w:val="18"/>
                <w:lang w:val="en-IN"/>
              </w:rPr>
              <w:t xml:space="preserve">Paid </w:t>
            </w:r>
            <w:r w:rsidR="004C7687" w:rsidRPr="00D0669E">
              <w:rPr>
                <w:b/>
                <w:bCs/>
                <w:noProof/>
                <w:sz w:val="18"/>
                <w:szCs w:val="18"/>
                <w:lang w:val="en-IN"/>
              </w:rPr>
              <w:drawing>
                <wp:anchor distT="0" distB="0" distL="114300" distR="114300" simplePos="0" relativeHeight="251713536" behindDoc="1" locked="0" layoutInCell="1" allowOverlap="1" wp14:anchorId="3F9F9058" wp14:editId="67715AB5">
                  <wp:simplePos x="0" y="0"/>
                  <wp:positionH relativeFrom="column">
                    <wp:posOffset>1546860</wp:posOffset>
                  </wp:positionH>
                  <wp:positionV relativeFrom="paragraph">
                    <wp:posOffset>21590</wp:posOffset>
                  </wp:positionV>
                  <wp:extent cx="131445" cy="142875"/>
                  <wp:effectExtent l="0" t="0" r="190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0D3F1B">
              <w:rPr>
                <w:b/>
                <w:bCs/>
                <w:sz w:val="18"/>
                <w:szCs w:val="18"/>
                <w:lang w:val="en-IN"/>
              </w:rPr>
              <w:t>Amount</w:t>
            </w:r>
            <w:r w:rsidR="004C7687">
              <w:rPr>
                <w:b/>
                <w:bCs/>
                <w:sz w:val="18"/>
                <w:szCs w:val="18"/>
                <w:lang w:val="en-IN"/>
              </w:rPr>
              <w:t>:</w:t>
            </w:r>
            <w:r w:rsidR="004C7687" w:rsidRPr="00D0669E">
              <w:rPr>
                <w:b/>
                <w:bCs/>
                <w:sz w:val="18"/>
                <w:szCs w:val="18"/>
                <w:lang w:val="en-IN"/>
              </w:rPr>
              <w:t xml:space="preserve">  </w:t>
            </w:r>
            <w:r w:rsidR="004C7687">
              <w:rPr>
                <w:b/>
                <w:bCs/>
                <w:lang w:val="en-IN"/>
              </w:rPr>
              <w:t xml:space="preserve">                             15000.0</w:t>
            </w:r>
          </w:p>
          <w:p w14:paraId="698C5CC8" w14:textId="77777777" w:rsidR="00115855" w:rsidRDefault="00115855" w:rsidP="009836D5">
            <w:pPr>
              <w:rPr>
                <w:b/>
                <w:bCs/>
                <w:lang w:val="en-IN"/>
              </w:rPr>
            </w:pPr>
          </w:p>
          <w:p w14:paraId="1EA2E7DC" w14:textId="21CDD325" w:rsidR="00115855" w:rsidRDefault="00115855" w:rsidP="00115855">
            <w:pPr>
              <w:pStyle w:val="NoSpacing"/>
              <w:rPr>
                <w:lang w:val="en-IN"/>
              </w:rPr>
            </w:pPr>
            <w:r w:rsidRPr="00115855">
              <w:rPr>
                <w:b/>
                <w:bCs/>
                <w:sz w:val="18"/>
                <w:szCs w:val="18"/>
                <w:lang w:val="en-IN"/>
              </w:rPr>
              <w:t>Paid By:</w:t>
            </w:r>
            <w:r>
              <w:rPr>
                <w:lang w:val="en-IN"/>
              </w:rPr>
              <w:t xml:space="preserve"> Nilesh Yadav</w:t>
            </w:r>
          </w:p>
          <w:p w14:paraId="335E9749" w14:textId="77777777" w:rsidR="00A41914" w:rsidRDefault="00A41914" w:rsidP="009836D5">
            <w:pPr>
              <w:rPr>
                <w:b/>
                <w:bCs/>
                <w:lang w:val="en-IN"/>
              </w:rPr>
            </w:pPr>
          </w:p>
          <w:p w14:paraId="43B29EE8" w14:textId="77777777" w:rsidR="004C7687" w:rsidRDefault="004C7687" w:rsidP="00A41914">
            <w:pPr>
              <w:pStyle w:val="NoSpacing"/>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w:t>
            </w:r>
            <w:r w:rsidR="00A41914" w:rsidRPr="00011833">
              <w:rPr>
                <w:sz w:val="16"/>
                <w:szCs w:val="16"/>
                <w:lang w:val="en-IN"/>
              </w:rPr>
              <w:t xml:space="preserve"> </w:t>
            </w:r>
            <w:r w:rsidRPr="00011833">
              <w:rPr>
                <w:sz w:val="16"/>
                <w:szCs w:val="16"/>
                <w:lang w:val="en-IN"/>
              </w:rPr>
              <w:t xml:space="preserve"> March 2020</w:t>
            </w:r>
          </w:p>
          <w:p w14:paraId="35FF8C52" w14:textId="3687041F" w:rsidR="00CB40AD" w:rsidRPr="00D60FFD" w:rsidRDefault="00CB40AD" w:rsidP="00A41914">
            <w:pPr>
              <w:pStyle w:val="NoSpacing"/>
              <w:rPr>
                <w:lang w:val="en-IN"/>
              </w:rPr>
            </w:pPr>
            <w:r w:rsidRPr="00CB40AD">
              <w:rPr>
                <w:b/>
                <w:bCs/>
                <w:sz w:val="16"/>
                <w:szCs w:val="16"/>
                <w:lang w:val="en-IN"/>
              </w:rPr>
              <w:t>IncludeInCalculation:</w:t>
            </w:r>
            <w:r>
              <w:rPr>
                <w:sz w:val="16"/>
                <w:szCs w:val="16"/>
                <w:lang w:val="en-IN"/>
              </w:rPr>
              <w:t xml:space="preserve"> Yes</w:t>
            </w:r>
          </w:p>
        </w:tc>
      </w:tr>
    </w:tbl>
    <w:p w14:paraId="6567C416" w14:textId="5EBBCC79" w:rsidR="00EC6394" w:rsidRDefault="00EC6394" w:rsidP="00EC6394">
      <w:pPr>
        <w:rPr>
          <w:lang w:val="en-IN"/>
        </w:rPr>
      </w:pPr>
    </w:p>
    <w:p w14:paraId="65A02A60" w14:textId="4C869EB5" w:rsidR="004C7687" w:rsidRDefault="004C7687" w:rsidP="00EC6394">
      <w:pPr>
        <w:rPr>
          <w:lang w:val="en-IN"/>
        </w:rPr>
      </w:pPr>
    </w:p>
    <w:p w14:paraId="63836CEE" w14:textId="43F6C4DF" w:rsidR="004C7687" w:rsidRDefault="004C7687" w:rsidP="00EC6394">
      <w:pPr>
        <w:rPr>
          <w:lang w:val="en-IN"/>
        </w:rPr>
      </w:pPr>
    </w:p>
    <w:p w14:paraId="6CEB73C1" w14:textId="1FC49DAA" w:rsidR="004C7687" w:rsidRDefault="004C7687" w:rsidP="00EC6394">
      <w:pPr>
        <w:rPr>
          <w:lang w:val="en-IN"/>
        </w:rPr>
      </w:pPr>
    </w:p>
    <w:p w14:paraId="54E1419F" w14:textId="609F59CF" w:rsidR="004C7687" w:rsidRDefault="004C7687" w:rsidP="00EC6394">
      <w:pPr>
        <w:rPr>
          <w:lang w:val="en-IN"/>
        </w:rPr>
      </w:pPr>
    </w:p>
    <w:p w14:paraId="5C454D5D" w14:textId="69B5C997" w:rsidR="004C7687" w:rsidRDefault="004C7687" w:rsidP="00EC6394">
      <w:pPr>
        <w:rPr>
          <w:lang w:val="en-IN"/>
        </w:rPr>
      </w:pPr>
    </w:p>
    <w:p w14:paraId="7E0399C4" w14:textId="6B2EF454" w:rsidR="004C7687" w:rsidRDefault="004C7687" w:rsidP="00EC6394">
      <w:pPr>
        <w:rPr>
          <w:lang w:val="en-IN"/>
        </w:rPr>
      </w:pPr>
    </w:p>
    <w:p w14:paraId="03602BBC" w14:textId="1B7A9075" w:rsidR="004C7687" w:rsidRDefault="004C7687" w:rsidP="00EC6394">
      <w:pPr>
        <w:rPr>
          <w:lang w:val="en-IN"/>
        </w:rPr>
      </w:pPr>
    </w:p>
    <w:p w14:paraId="4804A515" w14:textId="753DE287" w:rsidR="004C7687" w:rsidRDefault="004C7687" w:rsidP="00EC6394">
      <w:pPr>
        <w:rPr>
          <w:lang w:val="en-IN"/>
        </w:rPr>
      </w:pPr>
    </w:p>
    <w:p w14:paraId="62285552" w14:textId="405E036E" w:rsidR="004C7687" w:rsidRDefault="004C7687" w:rsidP="00EC6394">
      <w:pPr>
        <w:rPr>
          <w:lang w:val="en-IN"/>
        </w:rPr>
      </w:pPr>
    </w:p>
    <w:p w14:paraId="71B6683A" w14:textId="7DC96E08" w:rsidR="004C7687" w:rsidRDefault="004C7687" w:rsidP="00EC6394">
      <w:pPr>
        <w:rPr>
          <w:lang w:val="en-IN"/>
        </w:rPr>
      </w:pPr>
    </w:p>
    <w:p w14:paraId="338F1794" w14:textId="1388472F" w:rsidR="004C7687" w:rsidRDefault="004C7687" w:rsidP="00EC6394">
      <w:pPr>
        <w:rPr>
          <w:lang w:val="en-IN"/>
        </w:rPr>
      </w:pPr>
    </w:p>
    <w:p w14:paraId="0B6E18B3" w14:textId="6BB0143F" w:rsidR="00212F22" w:rsidRDefault="00212F22" w:rsidP="00212F22">
      <w:pPr>
        <w:pStyle w:val="Heading2"/>
        <w:rPr>
          <w:lang w:val="en-IN"/>
        </w:rPr>
      </w:pPr>
      <w:r>
        <w:rPr>
          <w:lang w:val="en-IN"/>
        </w:rPr>
        <w:t>Business Registration</w:t>
      </w:r>
    </w:p>
    <w:p w14:paraId="5D05B457" w14:textId="77777777" w:rsidR="00112371" w:rsidRPr="00971A13" w:rsidRDefault="00112371" w:rsidP="001F4A22">
      <w:pPr>
        <w:rPr>
          <w:lang w:val="en-IN"/>
        </w:rPr>
      </w:pPr>
    </w:p>
    <w:p w14:paraId="725A9C86" w14:textId="4D4F0EE2" w:rsidR="00212F22" w:rsidRDefault="00F5652B" w:rsidP="00212F22">
      <w:pPr>
        <w:rPr>
          <w:lang w:val="en-IN"/>
        </w:rPr>
      </w:pPr>
      <w:r>
        <w:rPr>
          <w:lang w:val="en-IN"/>
        </w:rPr>
        <w:t>Note: Gray-out (make it non-editable/view-only) when on the next screen.</w:t>
      </w:r>
    </w:p>
    <w:p w14:paraId="6CFAC6F8" w14:textId="77777777" w:rsidR="00112371" w:rsidRPr="00212F22" w:rsidRDefault="00112371" w:rsidP="001F4A22">
      <w:pPr>
        <w:rPr>
          <w:lang w:val="en-IN"/>
        </w:rPr>
      </w:pPr>
    </w:p>
    <w:p w14:paraId="6E1F9550" w14:textId="3639DB77" w:rsidR="004C7687" w:rsidRDefault="00D53F9D" w:rsidP="00EC6394">
      <w:pPr>
        <w:rPr>
          <w:lang w:val="en-IN"/>
        </w:rPr>
      </w:pPr>
      <w:r>
        <w:rPr>
          <w:noProof/>
        </w:rPr>
        <w:lastRenderedPageBreak/>
        <w:drawing>
          <wp:inline distT="0" distB="0" distL="0" distR="0" wp14:anchorId="144FC948" wp14:editId="09658B9B">
            <wp:extent cx="5731510" cy="36874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87445"/>
                    </a:xfrm>
                    <a:prstGeom prst="rect">
                      <a:avLst/>
                    </a:prstGeom>
                  </pic:spPr>
                </pic:pic>
              </a:graphicData>
            </a:graphic>
          </wp:inline>
        </w:drawing>
      </w:r>
    </w:p>
    <w:p w14:paraId="3468FC7B" w14:textId="6CC49857" w:rsidR="00F833BA" w:rsidRDefault="001D1FAF" w:rsidP="00EC6394">
      <w:pPr>
        <w:rPr>
          <w:lang w:val="en-IN"/>
        </w:rPr>
      </w:pPr>
      <w:r>
        <w:rPr>
          <w:lang w:val="en-IN"/>
        </w:rPr>
        <w:t>Note: Please collect First Name and Last Name instead of “Your Full Name”</w:t>
      </w:r>
      <w:r w:rsidR="00AF0E94">
        <w:rPr>
          <w:lang w:val="en-IN"/>
        </w:rPr>
        <w:t xml:space="preserve"> on screen #4a</w:t>
      </w:r>
      <w:r w:rsidR="007E087E">
        <w:rPr>
          <w:lang w:val="en-IN"/>
        </w:rPr>
        <w:t>.</w:t>
      </w:r>
    </w:p>
    <w:p w14:paraId="1786967E" w14:textId="21482310" w:rsidR="004C7687" w:rsidRDefault="004C7687" w:rsidP="00EC6394">
      <w:pPr>
        <w:rPr>
          <w:lang w:val="en-IN"/>
        </w:rPr>
      </w:pPr>
    </w:p>
    <w:p w14:paraId="6775D4A2" w14:textId="2E6B310E" w:rsidR="004C7687" w:rsidRDefault="004C7687" w:rsidP="00EC6394">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07598A19" w14:textId="77777777" w:rsidTr="00112371">
        <w:tc>
          <w:tcPr>
            <w:tcW w:w="3005" w:type="dxa"/>
          </w:tcPr>
          <w:p w14:paraId="0722C268" w14:textId="77777777" w:rsidR="007B22BA" w:rsidRPr="006C008F" w:rsidRDefault="007B22BA" w:rsidP="00112371">
            <w:pPr>
              <w:rPr>
                <w:b/>
                <w:bCs/>
                <w:lang w:val="en-IN"/>
              </w:rPr>
            </w:pPr>
            <w:r w:rsidRPr="006C008F">
              <w:rPr>
                <w:b/>
                <w:bCs/>
                <w:lang w:val="en-IN"/>
              </w:rPr>
              <w:t>Field</w:t>
            </w:r>
          </w:p>
        </w:tc>
        <w:tc>
          <w:tcPr>
            <w:tcW w:w="3005" w:type="dxa"/>
          </w:tcPr>
          <w:p w14:paraId="5B88B804" w14:textId="77777777" w:rsidR="007B22BA" w:rsidRPr="006C008F" w:rsidRDefault="007B22BA" w:rsidP="00112371">
            <w:pPr>
              <w:rPr>
                <w:b/>
                <w:bCs/>
                <w:lang w:val="en-IN"/>
              </w:rPr>
            </w:pPr>
            <w:r w:rsidRPr="006C008F">
              <w:rPr>
                <w:b/>
                <w:bCs/>
                <w:lang w:val="en-IN"/>
              </w:rPr>
              <w:t>Validations</w:t>
            </w:r>
          </w:p>
        </w:tc>
        <w:tc>
          <w:tcPr>
            <w:tcW w:w="3006" w:type="dxa"/>
          </w:tcPr>
          <w:p w14:paraId="2708600D" w14:textId="77777777" w:rsidR="007B22BA" w:rsidRPr="00566441" w:rsidRDefault="007B22BA" w:rsidP="00112371">
            <w:pPr>
              <w:rPr>
                <w:b/>
                <w:bCs/>
                <w:lang w:val="en-IN"/>
              </w:rPr>
            </w:pPr>
            <w:r w:rsidRPr="00566441">
              <w:rPr>
                <w:b/>
                <w:bCs/>
                <w:lang w:val="en-IN"/>
              </w:rPr>
              <w:t>On Action</w:t>
            </w:r>
          </w:p>
        </w:tc>
      </w:tr>
      <w:tr w:rsidR="007B22BA" w14:paraId="483A3D5B" w14:textId="77777777" w:rsidTr="00112371">
        <w:tc>
          <w:tcPr>
            <w:tcW w:w="3005" w:type="dxa"/>
          </w:tcPr>
          <w:p w14:paraId="11139D7A" w14:textId="7E0E32A2" w:rsidR="007B22BA" w:rsidRDefault="007B22BA" w:rsidP="00112371">
            <w:pPr>
              <w:rPr>
                <w:lang w:val="en-IN"/>
              </w:rPr>
            </w:pPr>
            <w:r>
              <w:rPr>
                <w:lang w:val="en-IN"/>
              </w:rPr>
              <w:t>Business Name</w:t>
            </w:r>
          </w:p>
        </w:tc>
        <w:tc>
          <w:tcPr>
            <w:tcW w:w="3005" w:type="dxa"/>
          </w:tcPr>
          <w:p w14:paraId="388D143B" w14:textId="77777777" w:rsidR="007B22BA" w:rsidRPr="00A96946" w:rsidRDefault="007B22BA" w:rsidP="007B22BA">
            <w:pPr>
              <w:pStyle w:val="ListParagraph"/>
              <w:numPr>
                <w:ilvl w:val="0"/>
                <w:numId w:val="19"/>
              </w:numPr>
              <w:rPr>
                <w:lang w:val="en-IN"/>
              </w:rPr>
            </w:pPr>
            <w:r w:rsidRPr="00A96946">
              <w:rPr>
                <w:lang w:val="en-IN"/>
              </w:rPr>
              <w:t xml:space="preserve">Not Empty </w:t>
            </w:r>
          </w:p>
          <w:p w14:paraId="174DFD25" w14:textId="500B78B7" w:rsidR="007B22BA" w:rsidRPr="00A96946" w:rsidRDefault="007B22BA" w:rsidP="007B22BA">
            <w:pPr>
              <w:pStyle w:val="ListParagraph"/>
              <w:numPr>
                <w:ilvl w:val="0"/>
                <w:numId w:val="19"/>
              </w:numPr>
              <w:rPr>
                <w:lang w:val="en-IN"/>
              </w:rPr>
            </w:pPr>
            <w:r>
              <w:rPr>
                <w:lang w:val="en-IN"/>
              </w:rPr>
              <w:t>Three characters</w:t>
            </w:r>
          </w:p>
        </w:tc>
        <w:tc>
          <w:tcPr>
            <w:tcW w:w="3006" w:type="dxa"/>
          </w:tcPr>
          <w:p w14:paraId="25F52286" w14:textId="77777777" w:rsidR="007B22BA" w:rsidRDefault="007B22BA" w:rsidP="00112371">
            <w:pPr>
              <w:jc w:val="center"/>
              <w:rPr>
                <w:lang w:val="en-IN"/>
              </w:rPr>
            </w:pPr>
            <w:r>
              <w:rPr>
                <w:lang w:val="en-IN"/>
              </w:rPr>
              <w:t>Save</w:t>
            </w:r>
          </w:p>
        </w:tc>
      </w:tr>
      <w:tr w:rsidR="007B22BA" w14:paraId="7A99AC4C" w14:textId="77777777" w:rsidTr="00112371">
        <w:tc>
          <w:tcPr>
            <w:tcW w:w="3005" w:type="dxa"/>
          </w:tcPr>
          <w:p w14:paraId="7D509B41" w14:textId="679ABEB7" w:rsidR="007B22BA" w:rsidRDefault="00DE37C2" w:rsidP="00112371">
            <w:pPr>
              <w:rPr>
                <w:lang w:val="en-IN"/>
              </w:rPr>
            </w:pPr>
            <w:r>
              <w:rPr>
                <w:lang w:val="en-IN"/>
              </w:rPr>
              <w:t>Mobile Number</w:t>
            </w:r>
          </w:p>
        </w:tc>
        <w:tc>
          <w:tcPr>
            <w:tcW w:w="3005" w:type="dxa"/>
          </w:tcPr>
          <w:p w14:paraId="382B7F8F" w14:textId="77777777" w:rsidR="00DE37C2" w:rsidRPr="007531A6" w:rsidRDefault="007B22BA" w:rsidP="001F4A22">
            <w:pPr>
              <w:pStyle w:val="ListParagraph"/>
              <w:numPr>
                <w:ilvl w:val="0"/>
                <w:numId w:val="20"/>
              </w:numPr>
              <w:rPr>
                <w:lang w:val="en-IN"/>
              </w:rPr>
            </w:pPr>
            <w:r w:rsidRPr="007531A6">
              <w:rPr>
                <w:lang w:val="en-IN"/>
              </w:rPr>
              <w:t>Not Empty</w:t>
            </w:r>
          </w:p>
          <w:p w14:paraId="18610C98" w14:textId="6CB41FC6" w:rsidR="007531A6" w:rsidRPr="007531A6" w:rsidRDefault="007531A6" w:rsidP="001F4A22">
            <w:pPr>
              <w:pStyle w:val="ListParagraph"/>
              <w:numPr>
                <w:ilvl w:val="0"/>
                <w:numId w:val="20"/>
              </w:numPr>
              <w:rPr>
                <w:lang w:val="en-IN"/>
              </w:rPr>
            </w:pPr>
            <w:r w:rsidRPr="007531A6">
              <w:rPr>
                <w:lang w:val="en-IN"/>
              </w:rPr>
              <w:t xml:space="preserve">10 digit </w:t>
            </w:r>
            <w:r>
              <w:rPr>
                <w:lang w:val="en-IN"/>
              </w:rPr>
              <w:t>number</w:t>
            </w:r>
          </w:p>
        </w:tc>
        <w:tc>
          <w:tcPr>
            <w:tcW w:w="3006" w:type="dxa"/>
          </w:tcPr>
          <w:p w14:paraId="5E2CDFFC" w14:textId="77777777" w:rsidR="007B22BA" w:rsidRDefault="007B22BA" w:rsidP="00112371">
            <w:pPr>
              <w:jc w:val="center"/>
              <w:rPr>
                <w:lang w:val="en-IN"/>
              </w:rPr>
            </w:pPr>
          </w:p>
        </w:tc>
      </w:tr>
      <w:tr w:rsidR="007B22BA" w14:paraId="2A63A20C" w14:textId="77777777" w:rsidTr="00112371">
        <w:tc>
          <w:tcPr>
            <w:tcW w:w="3005" w:type="dxa"/>
          </w:tcPr>
          <w:p w14:paraId="1A75564C" w14:textId="49FC5BC9" w:rsidR="007B22BA" w:rsidRDefault="0055043D" w:rsidP="00112371">
            <w:pPr>
              <w:rPr>
                <w:lang w:val="en-IN"/>
              </w:rPr>
            </w:pPr>
            <w:ins w:id="196" w:author="nyadav.idmworks@outlook.com" w:date="2020-05-07T11:51:00Z">
              <w:r>
                <w:rPr>
                  <w:lang w:val="en-IN"/>
                </w:rPr>
                <w:t xml:space="preserve">Your </w:t>
              </w:r>
            </w:ins>
            <w:ins w:id="197" w:author="nyadav.idmworks@outlook.com" w:date="2020-05-07T11:52:00Z">
              <w:r>
                <w:rPr>
                  <w:lang w:val="en-IN"/>
                </w:rPr>
                <w:t>First Name</w:t>
              </w:r>
            </w:ins>
          </w:p>
        </w:tc>
        <w:tc>
          <w:tcPr>
            <w:tcW w:w="3005" w:type="dxa"/>
          </w:tcPr>
          <w:p w14:paraId="227C65B9" w14:textId="77777777" w:rsidR="007B22BA" w:rsidRDefault="007B22BA" w:rsidP="00112371">
            <w:pPr>
              <w:rPr>
                <w:lang w:val="en-IN"/>
              </w:rPr>
            </w:pPr>
            <w:r>
              <w:rPr>
                <w:lang w:val="en-IN"/>
              </w:rPr>
              <w:t>1.Not Empty</w:t>
            </w:r>
          </w:p>
          <w:p w14:paraId="195721F5" w14:textId="77DFB6E3" w:rsidR="007B22BA" w:rsidRDefault="007B22BA" w:rsidP="00112371">
            <w:pPr>
              <w:rPr>
                <w:lang w:val="en-IN"/>
              </w:rPr>
            </w:pPr>
            <w:del w:id="198" w:author="nyadav.idmworks@outlook.com" w:date="2020-05-07T11:52:00Z">
              <w:r w:rsidDel="0055043D">
                <w:rPr>
                  <w:lang w:val="en-IN"/>
                </w:rPr>
                <w:delText>2.Numbers only</w:delText>
              </w:r>
            </w:del>
          </w:p>
        </w:tc>
        <w:tc>
          <w:tcPr>
            <w:tcW w:w="3006" w:type="dxa"/>
          </w:tcPr>
          <w:p w14:paraId="3EBE6CE0" w14:textId="77777777" w:rsidR="007B22BA" w:rsidRDefault="007B22BA" w:rsidP="00112371">
            <w:pPr>
              <w:rPr>
                <w:lang w:val="en-IN"/>
              </w:rPr>
            </w:pPr>
          </w:p>
        </w:tc>
      </w:tr>
      <w:tr w:rsidR="007B22BA" w14:paraId="34FCE724" w14:textId="77777777" w:rsidTr="00112371">
        <w:tc>
          <w:tcPr>
            <w:tcW w:w="3005" w:type="dxa"/>
          </w:tcPr>
          <w:p w14:paraId="4B4C6393" w14:textId="37D2804F" w:rsidR="007B22BA" w:rsidRDefault="007B22BA" w:rsidP="00112371">
            <w:pPr>
              <w:rPr>
                <w:lang w:val="en-IN"/>
              </w:rPr>
            </w:pPr>
          </w:p>
        </w:tc>
        <w:tc>
          <w:tcPr>
            <w:tcW w:w="3005" w:type="dxa"/>
          </w:tcPr>
          <w:p w14:paraId="4C94E79A" w14:textId="77777777" w:rsidR="007B22BA" w:rsidRDefault="007B22BA" w:rsidP="00112371">
            <w:pPr>
              <w:rPr>
                <w:lang w:val="en-IN"/>
              </w:rPr>
            </w:pPr>
            <w:r>
              <w:rPr>
                <w:lang w:val="en-IN"/>
              </w:rPr>
              <w:t>Default “Yes/On”</w:t>
            </w:r>
          </w:p>
        </w:tc>
        <w:tc>
          <w:tcPr>
            <w:tcW w:w="3006" w:type="dxa"/>
          </w:tcPr>
          <w:p w14:paraId="0785D9B0" w14:textId="77777777" w:rsidR="007B22BA" w:rsidRDefault="007B22BA" w:rsidP="00112371">
            <w:pPr>
              <w:rPr>
                <w:lang w:val="en-IN"/>
              </w:rPr>
            </w:pPr>
          </w:p>
        </w:tc>
      </w:tr>
    </w:tbl>
    <w:p w14:paraId="653C1E60" w14:textId="77777777" w:rsidR="007B22BA" w:rsidRDefault="007B22BA" w:rsidP="007B22BA">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396E85BB" w14:textId="77777777" w:rsidTr="00112371">
        <w:tc>
          <w:tcPr>
            <w:tcW w:w="3005" w:type="dxa"/>
          </w:tcPr>
          <w:p w14:paraId="4E6641F5" w14:textId="77777777" w:rsidR="007B22BA" w:rsidRPr="00021D7B" w:rsidRDefault="007B22BA" w:rsidP="00112371">
            <w:pPr>
              <w:rPr>
                <w:b/>
                <w:bCs/>
                <w:lang w:val="en-IN"/>
              </w:rPr>
            </w:pPr>
            <w:r w:rsidRPr="00021D7B">
              <w:rPr>
                <w:b/>
                <w:bCs/>
                <w:lang w:val="en-IN"/>
              </w:rPr>
              <w:t>On Action</w:t>
            </w:r>
          </w:p>
        </w:tc>
        <w:tc>
          <w:tcPr>
            <w:tcW w:w="3005" w:type="dxa"/>
          </w:tcPr>
          <w:p w14:paraId="43FD4239" w14:textId="77777777" w:rsidR="007B22BA" w:rsidRPr="00021D7B" w:rsidRDefault="007B22BA" w:rsidP="00112371">
            <w:pPr>
              <w:rPr>
                <w:b/>
                <w:bCs/>
                <w:lang w:val="en-IN"/>
              </w:rPr>
            </w:pPr>
            <w:r w:rsidRPr="00021D7B">
              <w:rPr>
                <w:b/>
                <w:bCs/>
                <w:lang w:val="en-IN"/>
              </w:rPr>
              <w:t>What to do</w:t>
            </w:r>
          </w:p>
        </w:tc>
        <w:tc>
          <w:tcPr>
            <w:tcW w:w="3006" w:type="dxa"/>
          </w:tcPr>
          <w:p w14:paraId="65E265F6" w14:textId="77777777" w:rsidR="007B22BA" w:rsidRPr="00021D7B" w:rsidRDefault="007B22BA" w:rsidP="00112371">
            <w:pPr>
              <w:rPr>
                <w:b/>
                <w:bCs/>
                <w:lang w:val="en-IN"/>
              </w:rPr>
            </w:pPr>
            <w:r w:rsidRPr="00021D7B">
              <w:rPr>
                <w:b/>
                <w:bCs/>
                <w:lang w:val="en-IN"/>
              </w:rPr>
              <w:t>API to use</w:t>
            </w:r>
          </w:p>
        </w:tc>
      </w:tr>
      <w:tr w:rsidR="007B22BA" w14:paraId="660F60D6" w14:textId="77777777" w:rsidTr="00112371">
        <w:tc>
          <w:tcPr>
            <w:tcW w:w="3005" w:type="dxa"/>
          </w:tcPr>
          <w:p w14:paraId="600D17F8" w14:textId="15D5802F" w:rsidR="007B22BA" w:rsidDel="00B72E8D" w:rsidRDefault="007B22BA" w:rsidP="00112371">
            <w:pPr>
              <w:rPr>
                <w:del w:id="199" w:author="nyadav.idmworks@outlook.com" w:date="2020-05-07T11:50:00Z"/>
                <w:lang w:val="en-IN"/>
              </w:rPr>
            </w:pPr>
            <w:del w:id="200" w:author="nyadav.idmworks@outlook.com" w:date="2020-05-07T11:50:00Z">
              <w:r w:rsidDel="00B72E8D">
                <w:rPr>
                  <w:lang w:val="en-IN"/>
                </w:rPr>
                <w:delText>To Person / Account – Search</w:delText>
              </w:r>
            </w:del>
          </w:p>
          <w:p w14:paraId="715D7868" w14:textId="3DD0AA21" w:rsidR="007B22BA" w:rsidRDefault="00B72E8D" w:rsidP="00112371">
            <w:pPr>
              <w:rPr>
                <w:lang w:val="en-IN"/>
              </w:rPr>
            </w:pPr>
            <w:ins w:id="201" w:author="nyadav.idmworks@outlook.com" w:date="2020-05-07T11:50:00Z">
              <w:r>
                <w:rPr>
                  <w:lang w:val="en-IN"/>
                </w:rPr>
                <w:t>State</w:t>
              </w:r>
            </w:ins>
          </w:p>
          <w:p w14:paraId="29E11C87" w14:textId="77777777" w:rsidR="007B22BA" w:rsidRDefault="007B22BA" w:rsidP="00112371">
            <w:pPr>
              <w:rPr>
                <w:lang w:val="en-IN"/>
              </w:rPr>
            </w:pPr>
          </w:p>
        </w:tc>
        <w:tc>
          <w:tcPr>
            <w:tcW w:w="3005" w:type="dxa"/>
          </w:tcPr>
          <w:p w14:paraId="3C102C81" w14:textId="7E46F470" w:rsidR="007B22BA" w:rsidDel="00B72E8D" w:rsidRDefault="007B22BA" w:rsidP="00112371">
            <w:pPr>
              <w:rPr>
                <w:del w:id="202" w:author="nyadav.idmworks@outlook.com" w:date="2020-05-07T11:50:00Z"/>
                <w:lang w:val="en-IN"/>
              </w:rPr>
            </w:pPr>
            <w:del w:id="203" w:author="nyadav.idmworks@outlook.com" w:date="2020-05-07T11:50:00Z">
              <w:r w:rsidDel="00B72E8D">
                <w:rPr>
                  <w:lang w:val="en-IN"/>
                </w:rPr>
                <w:delText>User Type 2 characters and auto-search starts and shows the list of employee</w:delText>
              </w:r>
            </w:del>
          </w:p>
          <w:p w14:paraId="538812F3" w14:textId="031C6A80" w:rsidR="007B22BA" w:rsidDel="00B72E8D" w:rsidRDefault="007B22BA" w:rsidP="00112371">
            <w:pPr>
              <w:rPr>
                <w:del w:id="204" w:author="nyadav.idmworks@outlook.com" w:date="2020-05-07T11:50:00Z"/>
                <w:lang w:val="en-IN"/>
              </w:rPr>
            </w:pPr>
          </w:p>
          <w:p w14:paraId="264BD610" w14:textId="0E676755" w:rsidR="007B22BA" w:rsidRDefault="00B72E8D" w:rsidP="00B72E8D">
            <w:pPr>
              <w:rPr>
                <w:lang w:val="en-IN"/>
              </w:rPr>
            </w:pPr>
            <w:ins w:id="205" w:author="nyadav.idmworks@outlook.com" w:date="2020-05-07T11:51:00Z">
              <w:r>
                <w:rPr>
                  <w:lang w:val="en-IN"/>
                </w:rPr>
                <w:t>Present a list of state</w:t>
              </w:r>
            </w:ins>
          </w:p>
        </w:tc>
        <w:tc>
          <w:tcPr>
            <w:tcW w:w="3006" w:type="dxa"/>
          </w:tcPr>
          <w:p w14:paraId="465FD8DD" w14:textId="12B5F7DF" w:rsidR="007B22BA" w:rsidRDefault="00B72E8D" w:rsidP="00112371">
            <w:pPr>
              <w:rPr>
                <w:lang w:val="en-IN"/>
              </w:rPr>
            </w:pPr>
            <w:ins w:id="206" w:author="nyadav.idmworks@outlook.com" w:date="2020-05-07T11:51:00Z">
              <w:r>
                <w:rPr>
                  <w:lang w:val="en-IN"/>
                </w:rPr>
                <w:t>No remote search, simply show from UI.</w:t>
              </w:r>
            </w:ins>
          </w:p>
        </w:tc>
      </w:tr>
      <w:tr w:rsidR="007B22BA" w14:paraId="74E2F96A" w14:textId="77777777" w:rsidTr="00112371">
        <w:tc>
          <w:tcPr>
            <w:tcW w:w="3005" w:type="dxa"/>
          </w:tcPr>
          <w:p w14:paraId="7702E7AD" w14:textId="4E1BCE37" w:rsidR="007B22BA" w:rsidRDefault="009448F8" w:rsidP="00112371">
            <w:pPr>
              <w:rPr>
                <w:lang w:val="en-IN"/>
              </w:rPr>
            </w:pPr>
            <w:ins w:id="207" w:author="nyadav.idmworks@outlook.com" w:date="2020-05-10T11:44:00Z">
              <w:r>
                <w:rPr>
                  <w:lang w:val="en-IN"/>
                </w:rPr>
                <w:t>Get OTP</w:t>
              </w:r>
            </w:ins>
            <w:del w:id="208" w:author="nyadav.idmworks@outlook.com" w:date="2020-05-07T11:51:00Z">
              <w:r w:rsidR="007B22BA" w:rsidDel="00F50304">
                <w:rPr>
                  <w:lang w:val="en-IN"/>
                </w:rPr>
                <w:delText>Save</w:delText>
              </w:r>
            </w:del>
          </w:p>
        </w:tc>
        <w:tc>
          <w:tcPr>
            <w:tcW w:w="3005" w:type="dxa"/>
          </w:tcPr>
          <w:p w14:paraId="457ED44E" w14:textId="297D403C" w:rsidR="007B22BA" w:rsidRDefault="007B22BA" w:rsidP="00112371">
            <w:pPr>
              <w:rPr>
                <w:lang w:val="en-IN"/>
              </w:rPr>
            </w:pPr>
            <w:del w:id="209" w:author="nyadav.idmworks@outlook.com" w:date="2020-05-07T11:51:00Z">
              <w:r w:rsidDel="00A6313A">
                <w:rPr>
                  <w:lang w:val="en-IN"/>
                </w:rPr>
                <w:delText>Create a Salary Transfer</w:delText>
              </w:r>
            </w:del>
          </w:p>
        </w:tc>
        <w:tc>
          <w:tcPr>
            <w:tcW w:w="3006" w:type="dxa"/>
          </w:tcPr>
          <w:p w14:paraId="2DA382F0" w14:textId="3F3E5353" w:rsidR="007B22BA" w:rsidRPr="00845691" w:rsidRDefault="007B22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Change w:id="210" w:author="nyadav.idmworks@outlook.com" w:date="2020-05-10T11:45:00Z">
                  <w:rPr>
                    <w:lang w:val="en-IN"/>
                  </w:rPr>
                </w:rPrChange>
              </w:rPr>
              <w:pPrChange w:id="211" w:author="nyadav.idmworks@outlook.com" w:date="2020-05-10T11:45:00Z">
                <w:pPr/>
              </w:pPrChange>
            </w:pPr>
          </w:p>
        </w:tc>
      </w:tr>
      <w:tr w:rsidR="00B72E8D" w14:paraId="7394742F" w14:textId="77777777" w:rsidTr="00112371">
        <w:trPr>
          <w:ins w:id="212" w:author="nyadav.idmworks@outlook.com" w:date="2020-05-07T11:50:00Z"/>
        </w:trPr>
        <w:tc>
          <w:tcPr>
            <w:tcW w:w="3005" w:type="dxa"/>
          </w:tcPr>
          <w:p w14:paraId="70436FA8" w14:textId="739F66C1" w:rsidR="00B72E8D" w:rsidRDefault="009448F8" w:rsidP="00112371">
            <w:pPr>
              <w:rPr>
                <w:ins w:id="213" w:author="nyadav.idmworks@outlook.com" w:date="2020-05-07T11:50:00Z"/>
                <w:lang w:val="en-IN"/>
              </w:rPr>
            </w:pPr>
            <w:ins w:id="214" w:author="nyadav.idmworks@outlook.com" w:date="2020-05-10T11:44:00Z">
              <w:r>
                <w:rPr>
                  <w:lang w:val="en-IN"/>
                </w:rPr>
                <w:t>Verify OTP</w:t>
              </w:r>
            </w:ins>
          </w:p>
        </w:tc>
        <w:tc>
          <w:tcPr>
            <w:tcW w:w="3005" w:type="dxa"/>
          </w:tcPr>
          <w:p w14:paraId="661F8434" w14:textId="77777777" w:rsidR="00B72E8D" w:rsidRDefault="00B72E8D" w:rsidP="00112371">
            <w:pPr>
              <w:rPr>
                <w:ins w:id="215" w:author="nyadav.idmworks@outlook.com" w:date="2020-05-07T11:50:00Z"/>
                <w:lang w:val="en-IN"/>
              </w:rPr>
            </w:pPr>
          </w:p>
        </w:tc>
        <w:tc>
          <w:tcPr>
            <w:tcW w:w="3006" w:type="dxa"/>
          </w:tcPr>
          <w:p w14:paraId="621FA89D" w14:textId="77777777" w:rsidR="00B72E8D" w:rsidRDefault="00B72E8D" w:rsidP="00112371">
            <w:pPr>
              <w:rPr>
                <w:ins w:id="216" w:author="nyadav.idmworks@outlook.com" w:date="2020-05-07T11:50:00Z"/>
                <w:lang w:val="en-IN"/>
              </w:rPr>
            </w:pPr>
          </w:p>
        </w:tc>
      </w:tr>
      <w:tr w:rsidR="009448F8" w14:paraId="208D1D70" w14:textId="77777777" w:rsidTr="00112371">
        <w:trPr>
          <w:ins w:id="217" w:author="nyadav.idmworks@outlook.com" w:date="2020-05-10T11:44:00Z"/>
        </w:trPr>
        <w:tc>
          <w:tcPr>
            <w:tcW w:w="3005" w:type="dxa"/>
          </w:tcPr>
          <w:p w14:paraId="446D0691" w14:textId="308DD10F" w:rsidR="009448F8" w:rsidRDefault="00845691" w:rsidP="00112371">
            <w:pPr>
              <w:rPr>
                <w:ins w:id="218" w:author="nyadav.idmworks@outlook.com" w:date="2020-05-10T11:44:00Z"/>
                <w:lang w:val="en-IN"/>
              </w:rPr>
            </w:pPr>
            <w:ins w:id="219" w:author="nyadav.idmworks@outlook.com" w:date="2020-05-10T11:44:00Z">
              <w:r>
                <w:rPr>
                  <w:lang w:val="en-IN"/>
                </w:rPr>
                <w:t>Register</w:t>
              </w:r>
            </w:ins>
          </w:p>
        </w:tc>
        <w:tc>
          <w:tcPr>
            <w:tcW w:w="3005" w:type="dxa"/>
          </w:tcPr>
          <w:p w14:paraId="25A1BF25" w14:textId="77777777" w:rsidR="009448F8" w:rsidRDefault="009448F8" w:rsidP="00112371">
            <w:pPr>
              <w:rPr>
                <w:ins w:id="220" w:author="nyadav.idmworks@outlook.com" w:date="2020-05-10T11:44:00Z"/>
                <w:lang w:val="en-IN"/>
              </w:rPr>
            </w:pPr>
          </w:p>
        </w:tc>
        <w:tc>
          <w:tcPr>
            <w:tcW w:w="3006" w:type="dxa"/>
          </w:tcPr>
          <w:p w14:paraId="492EB972" w14:textId="77777777" w:rsidR="009448F8" w:rsidRDefault="009448F8" w:rsidP="00112371">
            <w:pPr>
              <w:rPr>
                <w:ins w:id="221" w:author="nyadav.idmworks@outlook.com" w:date="2020-05-10T11:44:00Z"/>
                <w:lang w:val="en-IN"/>
              </w:rPr>
            </w:pPr>
          </w:p>
        </w:tc>
      </w:tr>
      <w:tr w:rsidR="00845691" w14:paraId="4BB0A2F5" w14:textId="77777777" w:rsidTr="00112371">
        <w:trPr>
          <w:ins w:id="222" w:author="nyadav.idmworks@outlook.com" w:date="2020-05-10T11:45:00Z"/>
        </w:trPr>
        <w:tc>
          <w:tcPr>
            <w:tcW w:w="3005" w:type="dxa"/>
          </w:tcPr>
          <w:p w14:paraId="67BA1C8E" w14:textId="77777777" w:rsidR="00845691" w:rsidRDefault="00845691" w:rsidP="00112371">
            <w:pPr>
              <w:rPr>
                <w:ins w:id="223" w:author="nyadav.idmworks@outlook.com" w:date="2020-05-10T11:45:00Z"/>
                <w:lang w:val="en-IN"/>
              </w:rPr>
            </w:pPr>
          </w:p>
        </w:tc>
        <w:tc>
          <w:tcPr>
            <w:tcW w:w="3005" w:type="dxa"/>
          </w:tcPr>
          <w:p w14:paraId="69E670B7" w14:textId="77777777" w:rsidR="00845691" w:rsidRDefault="00845691" w:rsidP="00112371">
            <w:pPr>
              <w:rPr>
                <w:ins w:id="224" w:author="nyadav.idmworks@outlook.com" w:date="2020-05-10T11:45:00Z"/>
                <w:lang w:val="en-IN"/>
              </w:rPr>
            </w:pPr>
          </w:p>
        </w:tc>
        <w:tc>
          <w:tcPr>
            <w:tcW w:w="3006" w:type="dxa"/>
          </w:tcPr>
          <w:p w14:paraId="487F035B" w14:textId="77777777" w:rsidR="00845691" w:rsidRDefault="00845691" w:rsidP="00112371">
            <w:pPr>
              <w:rPr>
                <w:ins w:id="225" w:author="nyadav.idmworks@outlook.com" w:date="2020-05-10T11:45:00Z"/>
                <w:lang w:val="en-IN"/>
              </w:rPr>
            </w:pPr>
          </w:p>
        </w:tc>
      </w:tr>
    </w:tbl>
    <w:p w14:paraId="6145B6A2" w14:textId="4A7C48CE" w:rsidR="004C7687" w:rsidRDefault="004C7687" w:rsidP="00EC6394">
      <w:pPr>
        <w:rPr>
          <w:lang w:val="en-IN"/>
        </w:rPr>
      </w:pPr>
    </w:p>
    <w:p w14:paraId="1D01EC84" w14:textId="77777777" w:rsidR="004C7687" w:rsidRDefault="004C7687" w:rsidP="00EC6394">
      <w:pPr>
        <w:rPr>
          <w:lang w:val="en-IN"/>
        </w:rPr>
      </w:pPr>
    </w:p>
    <w:p w14:paraId="4F164B20" w14:textId="1824BE5F" w:rsidR="00EC6394" w:rsidRDefault="00EC6394" w:rsidP="00EC6394">
      <w:pPr>
        <w:rPr>
          <w:lang w:val="en-IN"/>
        </w:rPr>
      </w:pPr>
    </w:p>
    <w:p w14:paraId="5B00677B" w14:textId="56987712" w:rsidR="00E96DA3" w:rsidRPr="00C52E80" w:rsidRDefault="00E96DA3" w:rsidP="00E96DA3">
      <w:pPr>
        <w:pStyle w:val="Heading2"/>
        <w:rPr>
          <w:lang w:val="en-IN"/>
        </w:rPr>
      </w:pPr>
      <w:r w:rsidRPr="009F5E2C">
        <w:rPr>
          <w:lang w:val="en-IN"/>
        </w:rPr>
        <w:t>Attendance:</w:t>
      </w:r>
      <w:r w:rsidRPr="00C52E80">
        <w:rPr>
          <w:lang w:val="en-IN"/>
        </w:rPr>
        <w:t>Entry</w:t>
      </w:r>
      <w:r w:rsidR="009F5E2C" w:rsidRPr="00C52E80">
        <w:rPr>
          <w:lang w:val="en-IN"/>
        </w:rPr>
        <w:t>/E</w:t>
      </w:r>
      <w:r w:rsidRPr="00C52E80">
        <w:rPr>
          <w:lang w:val="en-IN"/>
        </w:rPr>
        <w:t>xit</w:t>
      </w:r>
      <w:r w:rsidR="009F5E2C" w:rsidRPr="00C52E80">
        <w:rPr>
          <w:lang w:val="en-IN"/>
        </w:rPr>
        <w:t xml:space="preserve"> and Finger</w:t>
      </w:r>
      <w:r w:rsidR="001E02C5">
        <w:rPr>
          <w:lang w:val="en-IN"/>
        </w:rPr>
        <w:t>print</w:t>
      </w:r>
      <w:r w:rsidR="009F5E2C" w:rsidRPr="00C52E80">
        <w:rPr>
          <w:lang w:val="en-IN"/>
        </w:rPr>
        <w:t xml:space="preserve"> Add</w:t>
      </w:r>
    </w:p>
    <w:p w14:paraId="3548DD33" w14:textId="6262F51D" w:rsidR="00514F48" w:rsidRDefault="00514F48" w:rsidP="00E70AF9">
      <w:pPr>
        <w:rPr>
          <w:lang w:val="en-IN"/>
        </w:rPr>
      </w:pPr>
      <w:r>
        <w:rPr>
          <w:lang w:val="en-IN"/>
        </w:rPr>
        <w:t>Please note that in two ways attenance can be recorded 1. Biomatric 2. Manual</w:t>
      </w:r>
    </w:p>
    <w:p w14:paraId="09623819" w14:textId="1B8C7114" w:rsidR="00514F48" w:rsidRDefault="00514F48" w:rsidP="00E70AF9">
      <w:pPr>
        <w:rPr>
          <w:lang w:val="en-IN"/>
        </w:rPr>
      </w:pPr>
      <w:r>
        <w:rPr>
          <w:lang w:val="en-IN"/>
        </w:rPr>
        <w:lastRenderedPageBreak/>
        <w:t xml:space="preserve">Both option will send the location as part that. </w:t>
      </w:r>
    </w:p>
    <w:p w14:paraId="39C62692" w14:textId="7EF60559" w:rsidR="000443CB" w:rsidRDefault="000443CB" w:rsidP="000443CB">
      <w:pPr>
        <w:rPr>
          <w:lang w:val="en-IN"/>
        </w:rPr>
      </w:pPr>
    </w:p>
    <w:p w14:paraId="3F3826EF" w14:textId="683A858C" w:rsidR="006F7F64" w:rsidRDefault="006F7F64" w:rsidP="000443CB">
      <w:pPr>
        <w:rPr>
          <w:lang w:val="en-IN"/>
        </w:rPr>
      </w:pPr>
    </w:p>
    <w:p w14:paraId="28224D30" w14:textId="46F7F18B" w:rsidR="006F7F64" w:rsidRDefault="006F7F64" w:rsidP="000443CB">
      <w:pPr>
        <w:rPr>
          <w:lang w:val="en-IN"/>
        </w:rPr>
      </w:pPr>
    </w:p>
    <w:p w14:paraId="30FA49CC" w14:textId="0CEDEAF5" w:rsidR="006F7F64" w:rsidRDefault="006F7F64" w:rsidP="000443CB">
      <w:pPr>
        <w:rPr>
          <w:lang w:val="en-IN"/>
        </w:rPr>
      </w:pPr>
    </w:p>
    <w:p w14:paraId="1E5B764C" w14:textId="77777777" w:rsidR="006F7F64" w:rsidRPr="00C52E80" w:rsidRDefault="006F7F64" w:rsidP="00C52E80">
      <w:pPr>
        <w:rPr>
          <w:lang w:val="en-IN"/>
        </w:rPr>
      </w:pPr>
    </w:p>
    <w:p w14:paraId="48AC7523" w14:textId="5491A2F7" w:rsidR="00E70AF9" w:rsidRPr="00657586" w:rsidRDefault="004F586C" w:rsidP="00E70AF9">
      <w:pPr>
        <w:rPr>
          <w:b/>
          <w:bCs/>
          <w:noProof/>
        </w:rPr>
      </w:pPr>
      <w:r>
        <w:rPr>
          <w:b/>
          <w:bCs/>
          <w:noProof/>
        </w:rPr>
        <w:t>ENTRY</w:t>
      </w:r>
    </w:p>
    <w:p w14:paraId="1A1B61DE" w14:textId="321CC881" w:rsidR="00952EE8" w:rsidRDefault="0010039D" w:rsidP="00E96DA3">
      <w:pPr>
        <w:rPr>
          <w:noProof/>
        </w:rPr>
      </w:pPr>
      <w:r w:rsidRPr="0010039D">
        <w:rPr>
          <w:noProof/>
        </w:rPr>
        <w:t xml:space="preserve"> </w:t>
      </w:r>
      <w:r>
        <w:rPr>
          <w:noProof/>
        </w:rPr>
        <w:drawing>
          <wp:inline distT="0" distB="0" distL="0" distR="0" wp14:anchorId="4DF16F60" wp14:editId="5F4CBFE1">
            <wp:extent cx="5731510" cy="38074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07460"/>
                    </a:xfrm>
                    <a:prstGeom prst="rect">
                      <a:avLst/>
                    </a:prstGeom>
                  </pic:spPr>
                </pic:pic>
              </a:graphicData>
            </a:graphic>
          </wp:inline>
        </w:drawing>
      </w:r>
    </w:p>
    <w:p w14:paraId="25CECB08" w14:textId="094FBDE3" w:rsidR="00E70AF9" w:rsidRDefault="00E70AF9" w:rsidP="00E96DA3">
      <w:pPr>
        <w:rPr>
          <w:noProof/>
        </w:rPr>
      </w:pPr>
    </w:p>
    <w:p w14:paraId="533467FC" w14:textId="3EC77F23" w:rsidR="00E70AF9" w:rsidRPr="001F4A22" w:rsidRDefault="00E70AF9" w:rsidP="00E96DA3">
      <w:pPr>
        <w:rPr>
          <w:b/>
          <w:bCs/>
          <w:noProof/>
        </w:rPr>
      </w:pPr>
      <w:r w:rsidRPr="001F4A22">
        <w:rPr>
          <w:b/>
          <w:bCs/>
          <w:noProof/>
        </w:rPr>
        <w:t>EXIT</w:t>
      </w:r>
    </w:p>
    <w:p w14:paraId="62FBB611" w14:textId="37887765" w:rsidR="00481642" w:rsidRDefault="0010039D" w:rsidP="00E96DA3">
      <w:pPr>
        <w:rPr>
          <w:noProof/>
        </w:rPr>
      </w:pPr>
      <w:r w:rsidRPr="0010039D">
        <w:rPr>
          <w:noProof/>
        </w:rPr>
        <w:lastRenderedPageBreak/>
        <w:t xml:space="preserve"> </w:t>
      </w:r>
      <w:r>
        <w:rPr>
          <w:noProof/>
        </w:rPr>
        <w:drawing>
          <wp:inline distT="0" distB="0" distL="0" distR="0" wp14:anchorId="3525308F" wp14:editId="4A1A6980">
            <wp:extent cx="5731510" cy="38423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2385"/>
                    </a:xfrm>
                    <a:prstGeom prst="rect">
                      <a:avLst/>
                    </a:prstGeom>
                  </pic:spPr>
                </pic:pic>
              </a:graphicData>
            </a:graphic>
          </wp:inline>
        </w:drawing>
      </w:r>
    </w:p>
    <w:p w14:paraId="265CC42A" w14:textId="413802E3" w:rsidR="00D96A34" w:rsidRDefault="00D96A34" w:rsidP="00E96DA3">
      <w:pPr>
        <w:rPr>
          <w:noProof/>
        </w:rPr>
      </w:pPr>
    </w:p>
    <w:p w14:paraId="7BDFAD2E" w14:textId="393F3B86" w:rsidR="00202510" w:rsidRPr="00C52E80" w:rsidRDefault="00202510" w:rsidP="00E96DA3">
      <w:pPr>
        <w:rPr>
          <w:b/>
          <w:bCs/>
          <w:noProof/>
          <w:u w:val="single"/>
        </w:rPr>
      </w:pPr>
      <w:r w:rsidRPr="00C52E80">
        <w:rPr>
          <w:b/>
          <w:bCs/>
          <w:noProof/>
          <w:u w:val="single"/>
        </w:rPr>
        <w:t xml:space="preserve">Fallback Attendance </w:t>
      </w:r>
    </w:p>
    <w:p w14:paraId="1CD3A3B2" w14:textId="19F8E115" w:rsidR="004160EF" w:rsidRDefault="004160EF" w:rsidP="00E96DA3">
      <w:pPr>
        <w:rPr>
          <w:noProof/>
        </w:rPr>
      </w:pPr>
      <w:r>
        <w:rPr>
          <w:noProof/>
        </w:rPr>
        <w:t>In case FingerPrint Authentication Failure multiple times (configurable limit e.g 3), show alternate option of location based only attendance</w:t>
      </w:r>
      <w:r w:rsidR="00641386">
        <w:rPr>
          <w:noProof/>
        </w:rPr>
        <w:t xml:space="preserve">. In case of no-scanner device mobile, this settings can be organization wide. </w:t>
      </w:r>
    </w:p>
    <w:p w14:paraId="025C1F97" w14:textId="078DC1E1" w:rsidR="00641386" w:rsidRDefault="00B20CE8" w:rsidP="00E96DA3">
      <w:pPr>
        <w:rPr>
          <w:noProof/>
        </w:rPr>
      </w:pPr>
      <w:r>
        <w:rPr>
          <w:noProof/>
        </w:rPr>
        <w:lastRenderedPageBreak/>
        <w:drawing>
          <wp:inline distT="0" distB="0" distL="0" distR="0" wp14:anchorId="645398C5" wp14:editId="36BD8828">
            <wp:extent cx="5731510" cy="3866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6515"/>
                    </a:xfrm>
                    <a:prstGeom prst="rect">
                      <a:avLst/>
                    </a:prstGeom>
                  </pic:spPr>
                </pic:pic>
              </a:graphicData>
            </a:graphic>
          </wp:inline>
        </w:drawing>
      </w:r>
    </w:p>
    <w:p w14:paraId="4F8F255E" w14:textId="41996748" w:rsidR="001C3D97" w:rsidRDefault="001C3D97" w:rsidP="00E96DA3">
      <w:pPr>
        <w:rPr>
          <w:noProof/>
        </w:rPr>
      </w:pPr>
    </w:p>
    <w:p w14:paraId="63550BDD" w14:textId="77777777" w:rsidR="00D051F5" w:rsidRDefault="00D051F5" w:rsidP="00D051F5">
      <w:pPr>
        <w:rPr>
          <w:b/>
          <w:bCs/>
          <w:noProof/>
          <w:u w:val="single"/>
        </w:rPr>
      </w:pPr>
      <w:r>
        <w:rPr>
          <w:b/>
          <w:bCs/>
          <w:noProof/>
          <w:u w:val="single"/>
        </w:rPr>
        <w:t>Add Fingerprint</w:t>
      </w:r>
    </w:p>
    <w:p w14:paraId="26A663F4" w14:textId="3B11CA28" w:rsidR="00D051F5" w:rsidRPr="00B57C7C" w:rsidRDefault="00D051F5" w:rsidP="00D051F5">
      <w:pPr>
        <w:rPr>
          <w:b/>
          <w:bCs/>
          <w:noProof/>
          <w:u w:val="single"/>
        </w:rPr>
      </w:pPr>
      <w:r w:rsidRPr="00B57C7C">
        <w:rPr>
          <w:b/>
          <w:bCs/>
          <w:noProof/>
          <w:u w:val="single"/>
        </w:rPr>
        <w:t xml:space="preserve"> </w:t>
      </w:r>
      <w:r w:rsidR="009B097D">
        <w:rPr>
          <w:noProof/>
        </w:rPr>
        <w:drawing>
          <wp:inline distT="0" distB="0" distL="0" distR="0" wp14:anchorId="34852192" wp14:editId="766218E0">
            <wp:extent cx="5731510" cy="38106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10635"/>
                    </a:xfrm>
                    <a:prstGeom prst="rect">
                      <a:avLst/>
                    </a:prstGeom>
                  </pic:spPr>
                </pic:pic>
              </a:graphicData>
            </a:graphic>
          </wp:inline>
        </w:drawing>
      </w:r>
    </w:p>
    <w:p w14:paraId="351C10B8" w14:textId="77777777" w:rsidR="001C3D97" w:rsidRDefault="001C3D97" w:rsidP="00E96DA3">
      <w:pPr>
        <w:rPr>
          <w:noProof/>
        </w:rPr>
      </w:pPr>
    </w:p>
    <w:p w14:paraId="5DC5E42F" w14:textId="037E3036" w:rsidR="00D96A34" w:rsidRDefault="00D96A34" w:rsidP="00D96A34">
      <w:pPr>
        <w:pStyle w:val="Heading2"/>
        <w:rPr>
          <w:lang w:val="en-IN"/>
        </w:rPr>
      </w:pPr>
      <w:r>
        <w:rPr>
          <w:lang w:val="en-IN"/>
        </w:rPr>
        <w:lastRenderedPageBreak/>
        <w:t>View Attendandance</w:t>
      </w:r>
    </w:p>
    <w:p w14:paraId="366DA0DD" w14:textId="338C733B" w:rsidR="001B4158" w:rsidRPr="00971A13" w:rsidRDefault="001B4158" w:rsidP="001F4A22">
      <w:pPr>
        <w:rPr>
          <w:lang w:val="en-IN"/>
        </w:rPr>
      </w:pPr>
      <w:r>
        <w:rPr>
          <w:noProof/>
        </w:rPr>
        <w:drawing>
          <wp:inline distT="0" distB="0" distL="0" distR="0" wp14:anchorId="2E2D756D" wp14:editId="20FEAC05">
            <wp:extent cx="3895725" cy="2019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2019300"/>
                    </a:xfrm>
                    <a:prstGeom prst="rect">
                      <a:avLst/>
                    </a:prstGeom>
                  </pic:spPr>
                </pic:pic>
              </a:graphicData>
            </a:graphic>
          </wp:inline>
        </w:drawing>
      </w:r>
    </w:p>
    <w:p w14:paraId="1CDA66B7" w14:textId="6523A9E5" w:rsidR="00253453" w:rsidRDefault="00253453" w:rsidP="00D96A34">
      <w:pPr>
        <w:rPr>
          <w:b/>
          <w:bCs/>
          <w:lang w:val="en-IN"/>
        </w:rPr>
      </w:pPr>
      <w:r>
        <w:rPr>
          <w:b/>
          <w:bCs/>
          <w:lang w:val="en-IN"/>
        </w:rPr>
        <w:t>Employee: Prasad Upenchar</w:t>
      </w:r>
    </w:p>
    <w:p w14:paraId="24399C78" w14:textId="0595F16A" w:rsidR="007B45CC" w:rsidRPr="001F4A22" w:rsidRDefault="007B45CC" w:rsidP="00D96A34">
      <w:pPr>
        <w:rPr>
          <w:b/>
          <w:bCs/>
          <w:sz w:val="16"/>
          <w:szCs w:val="16"/>
          <w:lang w:val="en-IN"/>
        </w:rPr>
      </w:pPr>
      <w:r w:rsidRPr="001F4A22">
        <w:rPr>
          <w:sz w:val="16"/>
          <w:szCs w:val="16"/>
          <w:lang w:val="en-IN"/>
        </w:rPr>
        <w:t>Total Hours Worked:</w:t>
      </w:r>
      <w:r w:rsidRPr="001F4A22">
        <w:rPr>
          <w:b/>
          <w:bCs/>
          <w:sz w:val="16"/>
          <w:szCs w:val="16"/>
          <w:lang w:val="en-IN"/>
        </w:rPr>
        <w:t xml:space="preserve"> 11 Hours</w:t>
      </w:r>
    </w:p>
    <w:tbl>
      <w:tblPr>
        <w:tblStyle w:val="TableGrid"/>
        <w:tblW w:w="0" w:type="auto"/>
        <w:tblLayout w:type="fixed"/>
        <w:tblLook w:val="04A0" w:firstRow="1" w:lastRow="0" w:firstColumn="1" w:lastColumn="0" w:noHBand="0" w:noVBand="1"/>
      </w:tblPr>
      <w:tblGrid>
        <w:gridCol w:w="2115"/>
        <w:gridCol w:w="1985"/>
        <w:gridCol w:w="998"/>
        <w:gridCol w:w="2977"/>
      </w:tblGrid>
      <w:tr w:rsidR="00EF7F11" w14:paraId="3E2C9605" w14:textId="0CDA89E3" w:rsidTr="001F4A22">
        <w:tc>
          <w:tcPr>
            <w:tcW w:w="2115" w:type="dxa"/>
          </w:tcPr>
          <w:p w14:paraId="682F9609" w14:textId="6BD1267F" w:rsidR="00EF7F11" w:rsidRPr="001F4A22" w:rsidRDefault="00EF7F11" w:rsidP="00DB1D87">
            <w:pPr>
              <w:rPr>
                <w:b/>
                <w:bCs/>
                <w:lang w:val="en-IN"/>
              </w:rPr>
            </w:pPr>
            <w:r w:rsidRPr="001F4A22">
              <w:rPr>
                <w:b/>
                <w:bCs/>
                <w:lang w:val="en-IN"/>
              </w:rPr>
              <w:t>Entry Time</w:t>
            </w:r>
          </w:p>
        </w:tc>
        <w:tc>
          <w:tcPr>
            <w:tcW w:w="1985" w:type="dxa"/>
          </w:tcPr>
          <w:p w14:paraId="61A1C61A" w14:textId="51BEB8BE" w:rsidR="00EF7F11" w:rsidRPr="001F4A22" w:rsidRDefault="00EF7F11" w:rsidP="00DB1D87">
            <w:pPr>
              <w:rPr>
                <w:b/>
                <w:bCs/>
                <w:lang w:val="en-IN"/>
              </w:rPr>
            </w:pPr>
            <w:r w:rsidRPr="001F4A22">
              <w:rPr>
                <w:b/>
                <w:bCs/>
                <w:lang w:val="en-IN"/>
              </w:rPr>
              <w:t>Exit Time</w:t>
            </w:r>
          </w:p>
        </w:tc>
        <w:tc>
          <w:tcPr>
            <w:tcW w:w="998" w:type="dxa"/>
          </w:tcPr>
          <w:p w14:paraId="1639B049" w14:textId="6743AE9E" w:rsidR="00EF7F11" w:rsidRPr="001F4A22" w:rsidRDefault="00EF7F11" w:rsidP="00DB1D87">
            <w:pPr>
              <w:rPr>
                <w:b/>
                <w:bCs/>
                <w:lang w:val="en-IN"/>
              </w:rPr>
            </w:pPr>
            <w:r w:rsidRPr="001F4A22">
              <w:rPr>
                <w:b/>
                <w:bCs/>
                <w:lang w:val="en-IN"/>
              </w:rPr>
              <w:t>Hours Worked</w:t>
            </w:r>
          </w:p>
        </w:tc>
        <w:tc>
          <w:tcPr>
            <w:tcW w:w="2977" w:type="dxa"/>
          </w:tcPr>
          <w:p w14:paraId="4CE78DC6" w14:textId="56395105" w:rsidR="00EF7F11" w:rsidRPr="00AD2843" w:rsidRDefault="00783F43" w:rsidP="00DB1D87">
            <w:pPr>
              <w:rPr>
                <w:b/>
                <w:bCs/>
                <w:lang w:val="en-IN"/>
              </w:rPr>
            </w:pPr>
            <w:r>
              <w:rPr>
                <w:b/>
                <w:bCs/>
                <w:lang w:val="en-IN"/>
              </w:rPr>
              <w:t>Other Details</w:t>
            </w:r>
          </w:p>
        </w:tc>
      </w:tr>
      <w:tr w:rsidR="00EF7F11" w14:paraId="226B4A8E" w14:textId="123BA223" w:rsidTr="001F4A22">
        <w:tc>
          <w:tcPr>
            <w:tcW w:w="2115" w:type="dxa"/>
          </w:tcPr>
          <w:p w14:paraId="73CFCD5B" w14:textId="77777777" w:rsidR="00EF7F11" w:rsidRDefault="00EF7F11" w:rsidP="00DB1D87">
            <w:pPr>
              <w:rPr>
                <w:sz w:val="20"/>
                <w:szCs w:val="20"/>
                <w:lang w:val="en-IN"/>
              </w:rPr>
            </w:pPr>
            <w:r w:rsidRPr="001F4A22">
              <w:rPr>
                <w:sz w:val="20"/>
                <w:szCs w:val="20"/>
                <w:lang w:val="en-IN"/>
              </w:rPr>
              <w:t>25/04/2020  1:32PM</w:t>
            </w:r>
          </w:p>
          <w:p w14:paraId="68DCD7AE" w14:textId="6D2B90E5" w:rsidR="00EF7F11" w:rsidRPr="001F4A22" w:rsidRDefault="00EF7F11" w:rsidP="001F4A22">
            <w:pPr>
              <w:ind w:left="405"/>
              <w:rPr>
                <w:sz w:val="20"/>
                <w:szCs w:val="20"/>
                <w:lang w:val="en-IN"/>
              </w:rPr>
            </w:pPr>
            <w:r>
              <w:rPr>
                <w:sz w:val="20"/>
                <w:szCs w:val="20"/>
                <w:lang w:val="en-IN"/>
              </w:rPr>
              <w:t>(Auto)</w:t>
            </w:r>
          </w:p>
        </w:tc>
        <w:tc>
          <w:tcPr>
            <w:tcW w:w="1985" w:type="dxa"/>
          </w:tcPr>
          <w:p w14:paraId="3A209DAE" w14:textId="77777777" w:rsidR="00EF7F11" w:rsidRDefault="00EF7F11" w:rsidP="00DB1D87">
            <w:pPr>
              <w:rPr>
                <w:sz w:val="20"/>
                <w:szCs w:val="20"/>
                <w:lang w:val="en-IN"/>
              </w:rPr>
            </w:pPr>
            <w:r w:rsidRPr="001F4A22">
              <w:rPr>
                <w:sz w:val="20"/>
                <w:szCs w:val="20"/>
                <w:lang w:val="en-IN"/>
              </w:rPr>
              <w:t>25/04/2020  3:32PM</w:t>
            </w:r>
          </w:p>
          <w:p w14:paraId="28E4CD0F" w14:textId="0EF3221D" w:rsidR="00EF7F11" w:rsidRPr="001F4A22" w:rsidRDefault="00EF7F11" w:rsidP="00DB1D87">
            <w:pPr>
              <w:rPr>
                <w:sz w:val="20"/>
                <w:szCs w:val="20"/>
                <w:lang w:val="en-IN"/>
              </w:rPr>
            </w:pPr>
            <w:r>
              <w:rPr>
                <w:sz w:val="20"/>
                <w:szCs w:val="20"/>
                <w:lang w:val="en-IN"/>
              </w:rPr>
              <w:t xml:space="preserve">          (Auto)</w:t>
            </w:r>
          </w:p>
        </w:tc>
        <w:tc>
          <w:tcPr>
            <w:tcW w:w="998" w:type="dxa"/>
          </w:tcPr>
          <w:p w14:paraId="6C9B71D8" w14:textId="6804A563" w:rsidR="00EF7F11" w:rsidRPr="001F4A22" w:rsidRDefault="00EF7F11" w:rsidP="00DB1D87">
            <w:pPr>
              <w:rPr>
                <w:sz w:val="20"/>
                <w:szCs w:val="20"/>
                <w:lang w:val="en-IN"/>
              </w:rPr>
            </w:pPr>
            <w:r w:rsidRPr="001F4A22">
              <w:rPr>
                <w:sz w:val="20"/>
                <w:szCs w:val="20"/>
                <w:lang w:val="en-IN"/>
              </w:rPr>
              <w:t>2</w:t>
            </w:r>
          </w:p>
        </w:tc>
        <w:tc>
          <w:tcPr>
            <w:tcW w:w="2977" w:type="dxa"/>
          </w:tcPr>
          <w:p w14:paraId="6DB3C6C0" w14:textId="3463ED0D" w:rsidR="00EF7F11" w:rsidRDefault="0053030D" w:rsidP="00DB1D87">
            <w:pPr>
              <w:rPr>
                <w:sz w:val="20"/>
                <w:szCs w:val="20"/>
                <w:lang w:val="en-IN"/>
              </w:rPr>
            </w:pPr>
            <w:r w:rsidRPr="001F4A22">
              <w:rPr>
                <w:b/>
                <w:bCs/>
                <w:sz w:val="20"/>
                <w:szCs w:val="20"/>
                <w:lang w:val="en-IN"/>
              </w:rPr>
              <w:t>Scanned By :</w:t>
            </w:r>
            <w:r>
              <w:rPr>
                <w:sz w:val="20"/>
                <w:szCs w:val="20"/>
                <w:lang w:val="en-IN"/>
              </w:rPr>
              <w:t xml:space="preserve"> </w:t>
            </w:r>
            <w:r w:rsidR="00EF7F11">
              <w:rPr>
                <w:sz w:val="20"/>
                <w:szCs w:val="20"/>
                <w:lang w:val="en-IN"/>
              </w:rPr>
              <w:t>Navin Yadav</w:t>
            </w:r>
            <w:r>
              <w:rPr>
                <w:sz w:val="20"/>
                <w:szCs w:val="20"/>
                <w:lang w:val="en-IN"/>
              </w:rPr>
              <w:t xml:space="preserve"> </w:t>
            </w:r>
          </w:p>
          <w:p w14:paraId="0FBE7508" w14:textId="46694CC6" w:rsidR="00EF7F11" w:rsidRDefault="00EF7F11" w:rsidP="00DB1D87">
            <w:pPr>
              <w:rPr>
                <w:sz w:val="20"/>
                <w:szCs w:val="20"/>
                <w:lang w:val="en-IN"/>
              </w:rPr>
            </w:pPr>
            <w:r w:rsidRPr="001F4A22">
              <w:rPr>
                <w:b/>
                <w:bCs/>
                <w:sz w:val="20"/>
                <w:szCs w:val="20"/>
                <w:lang w:val="en-IN"/>
              </w:rPr>
              <w:t>Location:</w:t>
            </w:r>
            <w:r>
              <w:rPr>
                <w:sz w:val="20"/>
                <w:szCs w:val="20"/>
                <w:lang w:val="en-IN"/>
              </w:rPr>
              <w:t xml:space="preserve"> Rajendra Nagar Indore</w:t>
            </w:r>
          </w:p>
          <w:p w14:paraId="51107F70" w14:textId="24DCAF9C" w:rsidR="00EF7F11" w:rsidRPr="001F4A22" w:rsidRDefault="00EF7F11" w:rsidP="00DB1D87">
            <w:pPr>
              <w:rPr>
                <w:sz w:val="20"/>
                <w:szCs w:val="20"/>
                <w:lang w:val="en-IN"/>
              </w:rPr>
            </w:pPr>
          </w:p>
        </w:tc>
      </w:tr>
      <w:tr w:rsidR="00EF7F11" w14:paraId="7EDD25E7" w14:textId="50CBBBA5" w:rsidTr="001F4A22">
        <w:tc>
          <w:tcPr>
            <w:tcW w:w="2115" w:type="dxa"/>
          </w:tcPr>
          <w:p w14:paraId="5CB73CCD" w14:textId="77777777" w:rsidR="00EF7F11" w:rsidRDefault="00EF7F11" w:rsidP="003F0B26">
            <w:pPr>
              <w:rPr>
                <w:sz w:val="20"/>
                <w:szCs w:val="20"/>
                <w:lang w:val="en-IN"/>
              </w:rPr>
            </w:pPr>
            <w:r w:rsidRPr="001F4A22">
              <w:rPr>
                <w:sz w:val="20"/>
                <w:szCs w:val="20"/>
                <w:lang w:val="en-IN"/>
              </w:rPr>
              <w:t>26/04/2020  12:32PM</w:t>
            </w:r>
          </w:p>
          <w:p w14:paraId="0B6C0AC6" w14:textId="3AD63F1D" w:rsidR="0053030D" w:rsidRPr="001F4A22" w:rsidRDefault="00DF5987" w:rsidP="003F0B26">
            <w:pPr>
              <w:rPr>
                <w:sz w:val="20"/>
                <w:szCs w:val="20"/>
                <w:lang w:val="en-IN"/>
              </w:rPr>
            </w:pPr>
            <w:r>
              <w:rPr>
                <w:sz w:val="20"/>
                <w:szCs w:val="20"/>
                <w:lang w:val="en-IN"/>
              </w:rPr>
              <w:t xml:space="preserve">          (Auto)</w:t>
            </w:r>
          </w:p>
        </w:tc>
        <w:tc>
          <w:tcPr>
            <w:tcW w:w="1985" w:type="dxa"/>
          </w:tcPr>
          <w:p w14:paraId="120EC927" w14:textId="77777777" w:rsidR="00EF7F11" w:rsidRDefault="00EF7F11" w:rsidP="003F0B26">
            <w:pPr>
              <w:rPr>
                <w:sz w:val="20"/>
                <w:szCs w:val="20"/>
                <w:lang w:val="en-IN"/>
              </w:rPr>
            </w:pPr>
            <w:r w:rsidRPr="001F4A22">
              <w:rPr>
                <w:sz w:val="20"/>
                <w:szCs w:val="20"/>
                <w:lang w:val="en-IN"/>
              </w:rPr>
              <w:t>26/04/2020  4:32PM</w:t>
            </w:r>
          </w:p>
          <w:p w14:paraId="79ACA639" w14:textId="5C47A9F8" w:rsidR="00DF5987" w:rsidRPr="001F4A22" w:rsidRDefault="00DF5987" w:rsidP="003F0B26">
            <w:pPr>
              <w:rPr>
                <w:sz w:val="20"/>
                <w:szCs w:val="20"/>
                <w:lang w:val="en-IN"/>
              </w:rPr>
            </w:pPr>
            <w:r>
              <w:rPr>
                <w:sz w:val="20"/>
                <w:szCs w:val="20"/>
                <w:lang w:val="en-IN"/>
              </w:rPr>
              <w:t xml:space="preserve">          (Auto)</w:t>
            </w:r>
          </w:p>
        </w:tc>
        <w:tc>
          <w:tcPr>
            <w:tcW w:w="998" w:type="dxa"/>
          </w:tcPr>
          <w:p w14:paraId="6F71E14C" w14:textId="1A202668" w:rsidR="00EF7F11" w:rsidRPr="001F4A22" w:rsidRDefault="00EF7F11" w:rsidP="003F0B26">
            <w:pPr>
              <w:rPr>
                <w:sz w:val="20"/>
                <w:szCs w:val="20"/>
                <w:lang w:val="en-IN"/>
              </w:rPr>
            </w:pPr>
            <w:r w:rsidRPr="001F4A22">
              <w:rPr>
                <w:sz w:val="20"/>
                <w:szCs w:val="20"/>
                <w:lang w:val="en-IN"/>
              </w:rPr>
              <w:t>4</w:t>
            </w:r>
          </w:p>
        </w:tc>
        <w:tc>
          <w:tcPr>
            <w:tcW w:w="2977" w:type="dxa"/>
          </w:tcPr>
          <w:p w14:paraId="639A83BA"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39BC4F96"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6E968A00" w14:textId="1ACDC8BC" w:rsidR="00EF7F11" w:rsidRPr="001F4A22" w:rsidRDefault="00EF7F11" w:rsidP="003F0B26">
            <w:pPr>
              <w:rPr>
                <w:sz w:val="20"/>
                <w:szCs w:val="20"/>
                <w:lang w:val="en-IN"/>
              </w:rPr>
            </w:pPr>
          </w:p>
        </w:tc>
      </w:tr>
      <w:tr w:rsidR="00EF7F11" w14:paraId="3E29E82C" w14:textId="77777777" w:rsidTr="001F4A22">
        <w:tc>
          <w:tcPr>
            <w:tcW w:w="2115" w:type="dxa"/>
          </w:tcPr>
          <w:p w14:paraId="5CE1BE78" w14:textId="77777777" w:rsidR="00EF7F11" w:rsidRPr="001F4A22" w:rsidRDefault="00EF7F11" w:rsidP="003F0B26">
            <w:pPr>
              <w:rPr>
                <w:sz w:val="20"/>
                <w:szCs w:val="20"/>
                <w:lang w:val="en-IN"/>
              </w:rPr>
            </w:pPr>
            <w:r w:rsidRPr="001F4A22">
              <w:rPr>
                <w:sz w:val="20"/>
                <w:szCs w:val="20"/>
                <w:lang w:val="en-IN"/>
              </w:rPr>
              <w:t>27/04/2020  12:01AM</w:t>
            </w:r>
          </w:p>
          <w:p w14:paraId="0FF3F575" w14:textId="5B54DB5B" w:rsidR="00DF5987" w:rsidRPr="001F4A22" w:rsidRDefault="00DF5987" w:rsidP="003F0B26">
            <w:pPr>
              <w:rPr>
                <w:sz w:val="20"/>
                <w:szCs w:val="20"/>
                <w:lang w:val="en-IN"/>
              </w:rPr>
            </w:pPr>
            <w:r>
              <w:rPr>
                <w:sz w:val="20"/>
                <w:szCs w:val="20"/>
                <w:lang w:val="en-IN"/>
              </w:rPr>
              <w:t xml:space="preserve">          (Auto)</w:t>
            </w:r>
          </w:p>
        </w:tc>
        <w:tc>
          <w:tcPr>
            <w:tcW w:w="1985" w:type="dxa"/>
          </w:tcPr>
          <w:p w14:paraId="26006023" w14:textId="77777777" w:rsidR="00EF7F11" w:rsidRPr="00C52E80" w:rsidRDefault="00EF7F11" w:rsidP="003F0B26">
            <w:pPr>
              <w:rPr>
                <w:sz w:val="20"/>
                <w:szCs w:val="20"/>
                <w:lang w:val="en-IN"/>
              </w:rPr>
            </w:pPr>
            <w:r w:rsidRPr="00C52E80">
              <w:rPr>
                <w:sz w:val="20"/>
                <w:szCs w:val="20"/>
                <w:lang w:val="en-IN"/>
              </w:rPr>
              <w:t>27/04/2020  5:02AM</w:t>
            </w:r>
          </w:p>
          <w:p w14:paraId="1D1C4440" w14:textId="1D6077FA" w:rsidR="00DF5987" w:rsidRPr="001F4A22" w:rsidRDefault="00DF5987" w:rsidP="003F0B26">
            <w:pPr>
              <w:rPr>
                <w:color w:val="FF0000"/>
                <w:sz w:val="20"/>
                <w:szCs w:val="20"/>
                <w:lang w:val="en-IN"/>
              </w:rPr>
            </w:pPr>
            <w:r w:rsidRPr="001F4A22">
              <w:rPr>
                <w:color w:val="FF0000"/>
                <w:sz w:val="20"/>
                <w:szCs w:val="20"/>
                <w:lang w:val="en-IN"/>
              </w:rPr>
              <w:t xml:space="preserve">          (Manual)</w:t>
            </w:r>
          </w:p>
        </w:tc>
        <w:tc>
          <w:tcPr>
            <w:tcW w:w="998" w:type="dxa"/>
          </w:tcPr>
          <w:p w14:paraId="60730E4F" w14:textId="409BCF5B" w:rsidR="00EF7F11" w:rsidRPr="001F4A22" w:rsidRDefault="00EF7F11" w:rsidP="003F0B26">
            <w:pPr>
              <w:rPr>
                <w:color w:val="FF0000"/>
                <w:sz w:val="20"/>
                <w:szCs w:val="20"/>
                <w:lang w:val="en-IN"/>
              </w:rPr>
            </w:pPr>
            <w:r w:rsidRPr="001F4A22">
              <w:rPr>
                <w:color w:val="FF0000"/>
                <w:sz w:val="20"/>
                <w:szCs w:val="20"/>
                <w:lang w:val="en-IN"/>
              </w:rPr>
              <w:t>5</w:t>
            </w:r>
          </w:p>
        </w:tc>
        <w:tc>
          <w:tcPr>
            <w:tcW w:w="2977" w:type="dxa"/>
          </w:tcPr>
          <w:p w14:paraId="005DA786"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23F0636C"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463ED783" w14:textId="0845FF3E" w:rsidR="00EF7F11" w:rsidRPr="001F4A22" w:rsidRDefault="00EF7F11" w:rsidP="003F0B26">
            <w:pPr>
              <w:rPr>
                <w:color w:val="FF0000"/>
                <w:sz w:val="20"/>
                <w:szCs w:val="20"/>
                <w:lang w:val="en-IN"/>
              </w:rPr>
            </w:pPr>
          </w:p>
        </w:tc>
      </w:tr>
      <w:tr w:rsidR="00F66304" w14:paraId="23E990F4" w14:textId="77777777" w:rsidTr="001F4A22">
        <w:tc>
          <w:tcPr>
            <w:tcW w:w="2115" w:type="dxa"/>
          </w:tcPr>
          <w:p w14:paraId="66FD63A3" w14:textId="77777777" w:rsidR="00F66304" w:rsidRPr="001F4A22" w:rsidRDefault="00F66304" w:rsidP="003F0B26">
            <w:pPr>
              <w:rPr>
                <w:sz w:val="20"/>
                <w:szCs w:val="20"/>
                <w:lang w:val="en-IN"/>
              </w:rPr>
            </w:pPr>
          </w:p>
        </w:tc>
        <w:tc>
          <w:tcPr>
            <w:tcW w:w="1985" w:type="dxa"/>
          </w:tcPr>
          <w:p w14:paraId="21E45B47" w14:textId="77777777" w:rsidR="00F66304" w:rsidRPr="00E54D30" w:rsidRDefault="00F66304" w:rsidP="003F0B26">
            <w:pPr>
              <w:rPr>
                <w:sz w:val="20"/>
                <w:szCs w:val="20"/>
                <w:lang w:val="en-IN"/>
              </w:rPr>
            </w:pPr>
          </w:p>
        </w:tc>
        <w:tc>
          <w:tcPr>
            <w:tcW w:w="998" w:type="dxa"/>
          </w:tcPr>
          <w:p w14:paraId="508E7E52" w14:textId="77777777" w:rsidR="00F66304" w:rsidRPr="001F4A22" w:rsidRDefault="00F66304" w:rsidP="003F0B26">
            <w:pPr>
              <w:rPr>
                <w:color w:val="FF0000"/>
                <w:sz w:val="20"/>
                <w:szCs w:val="20"/>
                <w:lang w:val="en-IN"/>
              </w:rPr>
            </w:pPr>
          </w:p>
        </w:tc>
        <w:tc>
          <w:tcPr>
            <w:tcW w:w="2977" w:type="dxa"/>
          </w:tcPr>
          <w:p w14:paraId="0590ED3B" w14:textId="77777777" w:rsidR="00F66304" w:rsidRPr="00574836" w:rsidRDefault="00F66304" w:rsidP="0053030D">
            <w:pPr>
              <w:rPr>
                <w:b/>
                <w:bCs/>
                <w:sz w:val="20"/>
                <w:szCs w:val="20"/>
                <w:lang w:val="en-IN"/>
              </w:rPr>
            </w:pPr>
          </w:p>
        </w:tc>
      </w:tr>
    </w:tbl>
    <w:p w14:paraId="55B7CF6F" w14:textId="166C83C2" w:rsidR="0078147F" w:rsidRDefault="0078147F" w:rsidP="001F4A22">
      <w:pPr>
        <w:rPr>
          <w:lang w:val="en-IN"/>
        </w:rPr>
      </w:pPr>
    </w:p>
    <w:p w14:paraId="22D33F50" w14:textId="3C657B62" w:rsidR="00AE4698" w:rsidRDefault="00AE4698" w:rsidP="00AE4698">
      <w:pPr>
        <w:pStyle w:val="Heading1"/>
        <w:rPr>
          <w:lang w:val="en-IN"/>
        </w:rPr>
      </w:pPr>
      <w:r>
        <w:rPr>
          <w:lang w:val="en-IN"/>
        </w:rPr>
        <w:t>REST API</w:t>
      </w:r>
    </w:p>
    <w:p w14:paraId="1C3B220A" w14:textId="1F047B4A" w:rsidR="00C803B1" w:rsidRDefault="001C31BD" w:rsidP="001C31BD">
      <w:pPr>
        <w:pStyle w:val="ListParagraph"/>
        <w:numPr>
          <w:ilvl w:val="0"/>
          <w:numId w:val="22"/>
        </w:numPr>
        <w:rPr>
          <w:lang w:val="en-IN"/>
        </w:rPr>
      </w:pPr>
      <w:r>
        <w:rPr>
          <w:lang w:val="en-IN"/>
        </w:rPr>
        <w:t>All create methods are “post” only</w:t>
      </w:r>
    </w:p>
    <w:p w14:paraId="09FA7996" w14:textId="3938F590" w:rsidR="008B4FE7" w:rsidRDefault="008B4FE7" w:rsidP="001C31BD">
      <w:pPr>
        <w:pStyle w:val="ListParagraph"/>
        <w:numPr>
          <w:ilvl w:val="0"/>
          <w:numId w:val="22"/>
        </w:numPr>
        <w:rPr>
          <w:lang w:val="en-IN"/>
        </w:rPr>
      </w:pPr>
      <w:r>
        <w:rPr>
          <w:lang w:val="en-IN"/>
        </w:rPr>
        <w:t>createdByID required by the APIs is the loggedinUser: EmployeeID</w:t>
      </w:r>
    </w:p>
    <w:p w14:paraId="593158AC" w14:textId="77CE738D" w:rsidR="00741073" w:rsidRPr="001C31BD" w:rsidRDefault="00741073" w:rsidP="00DB2824">
      <w:pPr>
        <w:pStyle w:val="ListParagraph"/>
        <w:numPr>
          <w:ilvl w:val="0"/>
          <w:numId w:val="22"/>
        </w:numPr>
        <w:rPr>
          <w:lang w:val="en-IN"/>
        </w:rPr>
      </w:pPr>
      <w:r>
        <w:rPr>
          <w:lang w:val="en-IN"/>
        </w:rPr>
        <w:t>“orgId” required</w:t>
      </w:r>
      <w:r w:rsidR="005600A1">
        <w:rPr>
          <w:lang w:val="en-IN"/>
        </w:rPr>
        <w:t xml:space="preserve"> by the APIs is the loggedinUser: orgId</w:t>
      </w:r>
      <w:r w:rsidR="009A422F">
        <w:rPr>
          <w:lang w:val="en-IN"/>
        </w:rPr>
        <w:t>. This is required by almost all API (other than create organization</w:t>
      </w:r>
    </w:p>
    <w:p w14:paraId="453A43F2" w14:textId="77777777" w:rsidR="001C31BD" w:rsidRPr="005B7107" w:rsidRDefault="001C31BD" w:rsidP="00DB2824">
      <w:pPr>
        <w:rPr>
          <w:lang w:val="en-IN"/>
        </w:rPr>
      </w:pPr>
    </w:p>
    <w:p w14:paraId="2CA7A146" w14:textId="031B00F8" w:rsidR="00AE4698" w:rsidRDefault="00620C3E" w:rsidP="00C803B1">
      <w:pPr>
        <w:pStyle w:val="Heading2"/>
        <w:rPr>
          <w:lang w:val="en-IN"/>
        </w:rPr>
      </w:pPr>
      <w:bookmarkStart w:id="226" w:name="_Ref39505862"/>
      <w:r w:rsidRPr="00620C3E">
        <w:rPr>
          <w:lang w:val="en-IN"/>
        </w:rPr>
        <w:t>/customer/create</w:t>
      </w:r>
      <w:bookmarkEnd w:id="226"/>
    </w:p>
    <w:p w14:paraId="0591F62F" w14:textId="42F04177" w:rsidR="000C5244" w:rsidRDefault="00653020" w:rsidP="000C5244">
      <w:pPr>
        <w:rPr>
          <w:lang w:val="en-IN"/>
        </w:rPr>
      </w:pPr>
      <w:r>
        <w:rPr>
          <w:lang w:val="en-IN"/>
        </w:rPr>
        <w:t>API To create customer</w:t>
      </w:r>
    </w:p>
    <w:tbl>
      <w:tblPr>
        <w:tblStyle w:val="TableGrid"/>
        <w:tblW w:w="0" w:type="auto"/>
        <w:tblLook w:val="04A0" w:firstRow="1" w:lastRow="0" w:firstColumn="1" w:lastColumn="0" w:noHBand="0" w:noVBand="1"/>
      </w:tblPr>
      <w:tblGrid>
        <w:gridCol w:w="4508"/>
        <w:gridCol w:w="4508"/>
      </w:tblGrid>
      <w:tr w:rsidR="00955CF4" w14:paraId="2AF67662" w14:textId="77777777" w:rsidTr="00955CF4">
        <w:tc>
          <w:tcPr>
            <w:tcW w:w="4508" w:type="dxa"/>
          </w:tcPr>
          <w:p w14:paraId="700D79FA" w14:textId="5E26038E" w:rsidR="00955CF4" w:rsidRPr="00DB2824" w:rsidRDefault="005D7048" w:rsidP="00955CF4">
            <w:pPr>
              <w:rPr>
                <w:b/>
                <w:bCs/>
                <w:lang w:val="en-IN"/>
              </w:rPr>
            </w:pPr>
            <w:r w:rsidRPr="00DB2824">
              <w:rPr>
                <w:b/>
                <w:bCs/>
                <w:lang w:val="en-IN"/>
              </w:rPr>
              <w:t>API</w:t>
            </w:r>
          </w:p>
        </w:tc>
        <w:tc>
          <w:tcPr>
            <w:tcW w:w="4508" w:type="dxa"/>
          </w:tcPr>
          <w:p w14:paraId="500D5804" w14:textId="7844476B" w:rsidR="00955CF4" w:rsidRPr="00DB2824" w:rsidRDefault="002D4DB5" w:rsidP="000C5244">
            <w:pPr>
              <w:rPr>
                <w:b/>
                <w:bCs/>
                <w:lang w:val="en-IN"/>
              </w:rPr>
            </w:pPr>
            <w:r>
              <w:rPr>
                <w:b/>
                <w:bCs/>
                <w:lang w:val="en-IN"/>
              </w:rPr>
              <w:t>THE FIELDS NEED CLARIFICATION</w:t>
            </w:r>
          </w:p>
        </w:tc>
      </w:tr>
      <w:tr w:rsidR="00955CF4" w14:paraId="0BBF4A14" w14:textId="77777777" w:rsidTr="00955CF4">
        <w:tc>
          <w:tcPr>
            <w:tcW w:w="4508" w:type="dxa"/>
          </w:tcPr>
          <w:p w14:paraId="0B258E88" w14:textId="77777777" w:rsidR="005D7048" w:rsidRPr="00955CF4" w:rsidRDefault="005D7048" w:rsidP="005D7048">
            <w:pPr>
              <w:rPr>
                <w:lang w:val="en-IN"/>
              </w:rPr>
            </w:pPr>
            <w:r w:rsidRPr="00955CF4">
              <w:rPr>
                <w:lang w:val="en-IN"/>
              </w:rPr>
              <w:t>{</w:t>
            </w:r>
          </w:p>
          <w:p w14:paraId="3AD9C089" w14:textId="77777777" w:rsidR="005D7048" w:rsidRPr="00955CF4" w:rsidRDefault="005D7048" w:rsidP="005D7048">
            <w:pPr>
              <w:rPr>
                <w:lang w:val="en-IN"/>
              </w:rPr>
            </w:pPr>
            <w:r w:rsidRPr="00955CF4">
              <w:rPr>
                <w:lang w:val="en-IN"/>
              </w:rPr>
              <w:t xml:space="preserve">  "billingadress": "string",</w:t>
            </w:r>
          </w:p>
          <w:p w14:paraId="4EBC2C66" w14:textId="77777777" w:rsidR="005D7048" w:rsidRPr="00955CF4" w:rsidRDefault="005D7048" w:rsidP="005D7048">
            <w:pPr>
              <w:rPr>
                <w:lang w:val="en-IN"/>
              </w:rPr>
            </w:pPr>
            <w:r w:rsidRPr="00955CF4">
              <w:rPr>
                <w:lang w:val="en-IN"/>
              </w:rPr>
              <w:t xml:space="preserve">  "city": "string",</w:t>
            </w:r>
          </w:p>
          <w:p w14:paraId="24001CB9" w14:textId="77777777" w:rsidR="005D7048" w:rsidRPr="00955CF4" w:rsidRDefault="005D7048" w:rsidP="005D7048">
            <w:pPr>
              <w:rPr>
                <w:lang w:val="en-IN"/>
              </w:rPr>
            </w:pPr>
            <w:r w:rsidRPr="00955CF4">
              <w:rPr>
                <w:lang w:val="en-IN"/>
              </w:rPr>
              <w:t xml:space="preserve">  "customerID": "string",</w:t>
            </w:r>
          </w:p>
          <w:p w14:paraId="335AAC9D" w14:textId="77777777" w:rsidR="005D7048" w:rsidRPr="00955CF4" w:rsidRDefault="005D7048" w:rsidP="005D7048">
            <w:pPr>
              <w:rPr>
                <w:lang w:val="en-IN"/>
              </w:rPr>
            </w:pPr>
            <w:r w:rsidRPr="00955CF4">
              <w:rPr>
                <w:lang w:val="en-IN"/>
              </w:rPr>
              <w:t xml:space="preserve">  "firmname": "string",</w:t>
            </w:r>
          </w:p>
          <w:p w14:paraId="389CE0D9" w14:textId="77777777" w:rsidR="005D7048" w:rsidRPr="00955CF4" w:rsidRDefault="005D7048" w:rsidP="005D7048">
            <w:pPr>
              <w:rPr>
                <w:lang w:val="en-IN"/>
              </w:rPr>
            </w:pPr>
            <w:r w:rsidRPr="00955CF4">
              <w:rPr>
                <w:lang w:val="en-IN"/>
              </w:rPr>
              <w:t xml:space="preserve">  "gstin": "string",</w:t>
            </w:r>
          </w:p>
          <w:p w14:paraId="756AA831" w14:textId="77777777" w:rsidR="005D7048" w:rsidRPr="00955CF4" w:rsidRDefault="005D7048" w:rsidP="005D7048">
            <w:pPr>
              <w:rPr>
                <w:lang w:val="en-IN"/>
              </w:rPr>
            </w:pPr>
            <w:r w:rsidRPr="00955CF4">
              <w:rPr>
                <w:lang w:val="en-IN"/>
              </w:rPr>
              <w:t xml:space="preserve">  "initialBalance": 0,</w:t>
            </w:r>
          </w:p>
          <w:p w14:paraId="17C344F5" w14:textId="77777777" w:rsidR="005D7048" w:rsidRPr="00955CF4" w:rsidRDefault="005D7048" w:rsidP="005D7048">
            <w:pPr>
              <w:rPr>
                <w:lang w:val="en-IN"/>
              </w:rPr>
            </w:pPr>
            <w:r w:rsidRPr="00955CF4">
              <w:rPr>
                <w:lang w:val="en-IN"/>
              </w:rPr>
              <w:t xml:space="preserve">  "mobile1": "string",</w:t>
            </w:r>
          </w:p>
          <w:p w14:paraId="393926DF" w14:textId="77777777" w:rsidR="005D7048" w:rsidRPr="00955CF4" w:rsidRDefault="005D7048" w:rsidP="005D7048">
            <w:pPr>
              <w:rPr>
                <w:lang w:val="en-IN"/>
              </w:rPr>
            </w:pPr>
            <w:r w:rsidRPr="00955CF4">
              <w:rPr>
                <w:lang w:val="en-IN"/>
              </w:rPr>
              <w:t xml:space="preserve">  "mobile2": "string",</w:t>
            </w:r>
          </w:p>
          <w:p w14:paraId="609517DF" w14:textId="77777777" w:rsidR="005D7048" w:rsidRPr="00955CF4" w:rsidRDefault="005D7048" w:rsidP="005D7048">
            <w:pPr>
              <w:rPr>
                <w:lang w:val="en-IN"/>
              </w:rPr>
            </w:pPr>
            <w:r w:rsidRPr="00955CF4">
              <w:rPr>
                <w:lang w:val="en-IN"/>
              </w:rPr>
              <w:lastRenderedPageBreak/>
              <w:t xml:space="preserve">  "name": "string",</w:t>
            </w:r>
          </w:p>
          <w:p w14:paraId="52C19E34" w14:textId="77777777" w:rsidR="005D7048" w:rsidRPr="00955CF4" w:rsidRDefault="005D7048" w:rsidP="005D7048">
            <w:pPr>
              <w:rPr>
                <w:lang w:val="en-IN"/>
              </w:rPr>
            </w:pPr>
            <w:r w:rsidRPr="00955CF4">
              <w:rPr>
                <w:lang w:val="en-IN"/>
              </w:rPr>
              <w:t xml:space="preserve">  "transporter": "string"</w:t>
            </w:r>
          </w:p>
          <w:p w14:paraId="4C285AC7" w14:textId="68DF02B6" w:rsidR="00955CF4" w:rsidRDefault="005D7048" w:rsidP="005D7048">
            <w:pPr>
              <w:rPr>
                <w:lang w:val="en-IN"/>
              </w:rPr>
            </w:pPr>
            <w:r w:rsidRPr="00955CF4">
              <w:rPr>
                <w:lang w:val="en-IN"/>
              </w:rPr>
              <w:t>}</w:t>
            </w:r>
          </w:p>
        </w:tc>
        <w:tc>
          <w:tcPr>
            <w:tcW w:w="4508" w:type="dxa"/>
          </w:tcPr>
          <w:p w14:paraId="5407E1FB" w14:textId="6A902D60" w:rsidR="0003693F" w:rsidRPr="00DB2824" w:rsidRDefault="0003693F" w:rsidP="0003693F">
            <w:pPr>
              <w:rPr>
                <w:b/>
                <w:bCs/>
                <w:lang w:val="en-IN"/>
              </w:rPr>
            </w:pPr>
            <w:r w:rsidRPr="00DB2824">
              <w:rPr>
                <w:b/>
                <w:bCs/>
                <w:lang w:val="en-IN"/>
              </w:rPr>
              <w:lastRenderedPageBreak/>
              <w:t>Do not pass</w:t>
            </w:r>
            <w:r w:rsidR="002108DF" w:rsidRPr="00DB2824">
              <w:rPr>
                <w:b/>
                <w:bCs/>
                <w:lang w:val="en-IN"/>
              </w:rPr>
              <w:t xml:space="preserve"> (as you may not have)</w:t>
            </w:r>
            <w:r w:rsidRPr="00DB2824">
              <w:rPr>
                <w:b/>
                <w:bCs/>
                <w:lang w:val="en-IN"/>
              </w:rPr>
              <w:t xml:space="preserve">: </w:t>
            </w:r>
          </w:p>
          <w:p w14:paraId="4BB4CC53" w14:textId="77777777" w:rsidR="0003693F" w:rsidRPr="00955CF4" w:rsidRDefault="0003693F" w:rsidP="0003693F">
            <w:pPr>
              <w:rPr>
                <w:lang w:val="en-IN"/>
              </w:rPr>
            </w:pPr>
            <w:r w:rsidRPr="00955CF4">
              <w:rPr>
                <w:lang w:val="en-IN"/>
              </w:rPr>
              <w:t xml:space="preserve">  "customerID": "string",</w:t>
            </w:r>
          </w:p>
          <w:p w14:paraId="7E4E6EA0" w14:textId="4DAA12EA" w:rsidR="00E81E61" w:rsidRPr="00955CF4" w:rsidRDefault="00E81E61" w:rsidP="00E81E61">
            <w:pPr>
              <w:rPr>
                <w:lang w:val="en-IN"/>
              </w:rPr>
            </w:pPr>
            <w:r w:rsidRPr="00955CF4">
              <w:rPr>
                <w:lang w:val="en-IN"/>
              </w:rPr>
              <w:t xml:space="preserve">  "</w:t>
            </w:r>
            <w:r>
              <w:rPr>
                <w:lang w:val="en-IN"/>
              </w:rPr>
              <w:t>mobile2</w:t>
            </w:r>
            <w:r w:rsidRPr="00955CF4">
              <w:rPr>
                <w:lang w:val="en-IN"/>
              </w:rPr>
              <w:t>": "string",</w:t>
            </w:r>
          </w:p>
          <w:p w14:paraId="76A5A4EB" w14:textId="10A48123" w:rsidR="0003693F" w:rsidRDefault="0003693F" w:rsidP="0003693F">
            <w:pPr>
              <w:rPr>
                <w:lang w:val="en-IN"/>
              </w:rPr>
            </w:pPr>
          </w:p>
          <w:p w14:paraId="11FAE54C" w14:textId="1A36D91C" w:rsidR="00E81E61" w:rsidRPr="00DB2824" w:rsidRDefault="00E81E61" w:rsidP="0003693F">
            <w:pPr>
              <w:rPr>
                <w:b/>
                <w:bCs/>
                <w:lang w:val="en-IN"/>
              </w:rPr>
            </w:pPr>
            <w:r w:rsidRPr="00DB2824">
              <w:rPr>
                <w:b/>
                <w:bCs/>
                <w:lang w:val="en-IN"/>
              </w:rPr>
              <w:t xml:space="preserve">Mapping (UI to API) </w:t>
            </w:r>
          </w:p>
          <w:p w14:paraId="5F1CCE78" w14:textId="715733C9" w:rsidR="00E81E61" w:rsidRDefault="00E81E61" w:rsidP="0003693F">
            <w:pPr>
              <w:rPr>
                <w:lang w:val="en-IN"/>
              </w:rPr>
            </w:pPr>
            <w:r>
              <w:rPr>
                <w:lang w:val="en-IN"/>
              </w:rPr>
              <w:t xml:space="preserve">Mobile </w:t>
            </w:r>
            <w:r w:rsidRPr="00E81E61">
              <w:rPr>
                <w:lang w:val="en-IN"/>
              </w:rPr>
              <w:sym w:font="Wingdings" w:char="F0E0"/>
            </w:r>
            <w:r>
              <w:rPr>
                <w:lang w:val="en-IN"/>
              </w:rPr>
              <w:t xml:space="preserve"> mobile</w:t>
            </w:r>
            <w:r w:rsidR="002108DF">
              <w:rPr>
                <w:lang w:val="en-IN"/>
              </w:rPr>
              <w:t>1</w:t>
            </w:r>
          </w:p>
          <w:p w14:paraId="396A8F12" w14:textId="77777777" w:rsidR="002108DF" w:rsidRDefault="002108DF" w:rsidP="0003693F">
            <w:pPr>
              <w:rPr>
                <w:lang w:val="en-IN"/>
              </w:rPr>
            </w:pPr>
          </w:p>
          <w:p w14:paraId="70D372B3" w14:textId="77777777" w:rsidR="00E81E61" w:rsidRDefault="00E81E61" w:rsidP="0003693F">
            <w:pPr>
              <w:rPr>
                <w:lang w:val="en-IN"/>
              </w:rPr>
            </w:pPr>
          </w:p>
          <w:p w14:paraId="3C6B6D18" w14:textId="77777777" w:rsidR="00E81E61" w:rsidRPr="00955CF4" w:rsidRDefault="00E81E61" w:rsidP="0003693F">
            <w:pPr>
              <w:rPr>
                <w:lang w:val="en-IN"/>
              </w:rPr>
            </w:pPr>
          </w:p>
          <w:p w14:paraId="432F6194" w14:textId="77777777" w:rsidR="00955CF4" w:rsidRDefault="00955CF4" w:rsidP="000C5244">
            <w:pPr>
              <w:rPr>
                <w:lang w:val="en-IN"/>
              </w:rPr>
            </w:pPr>
          </w:p>
        </w:tc>
      </w:tr>
    </w:tbl>
    <w:p w14:paraId="160C4C26" w14:textId="77777777" w:rsidR="00653020" w:rsidRDefault="00653020" w:rsidP="000C5244">
      <w:pPr>
        <w:rPr>
          <w:lang w:val="en-IN"/>
        </w:rPr>
      </w:pPr>
    </w:p>
    <w:p w14:paraId="3A5DDE95" w14:textId="77777777" w:rsidR="00653020" w:rsidRPr="005B7107" w:rsidRDefault="00653020" w:rsidP="005B7107">
      <w:pPr>
        <w:rPr>
          <w:lang w:val="en-IN"/>
        </w:rPr>
      </w:pPr>
    </w:p>
    <w:p w14:paraId="145F095B" w14:textId="145506E8" w:rsidR="00224ED5" w:rsidRDefault="00224ED5" w:rsidP="002571E1">
      <w:pPr>
        <w:pStyle w:val="Heading2"/>
        <w:rPr>
          <w:lang w:val="en-IN"/>
        </w:rPr>
      </w:pPr>
      <w:bookmarkStart w:id="227" w:name="_Ref39509543"/>
      <w:r w:rsidRPr="00224ED5">
        <w:rPr>
          <w:lang w:val="en-IN"/>
        </w:rPr>
        <w:t>/accounting/createGeneralExpense</w:t>
      </w:r>
      <w:bookmarkEnd w:id="227"/>
    </w:p>
    <w:p w14:paraId="1CF6AA2E" w14:textId="3DEB6D85" w:rsidR="002571E1" w:rsidRDefault="002571E1" w:rsidP="002571E1">
      <w:pPr>
        <w:rPr>
          <w:lang w:val="en-IN"/>
        </w:rPr>
      </w:pPr>
    </w:p>
    <w:tbl>
      <w:tblPr>
        <w:tblStyle w:val="TableGrid"/>
        <w:tblW w:w="0" w:type="auto"/>
        <w:tblLook w:val="04A0" w:firstRow="1" w:lastRow="0" w:firstColumn="1" w:lastColumn="0" w:noHBand="0" w:noVBand="1"/>
      </w:tblPr>
      <w:tblGrid>
        <w:gridCol w:w="4508"/>
        <w:gridCol w:w="4508"/>
      </w:tblGrid>
      <w:tr w:rsidR="002D4DB5" w14:paraId="7E900B71" w14:textId="77777777" w:rsidTr="002571E1">
        <w:tc>
          <w:tcPr>
            <w:tcW w:w="4508" w:type="dxa"/>
          </w:tcPr>
          <w:p w14:paraId="56594C0A" w14:textId="5C412A57" w:rsidR="002D4DB5" w:rsidRDefault="002D4DB5" w:rsidP="002D4DB5">
            <w:pPr>
              <w:rPr>
                <w:lang w:val="en-IN"/>
              </w:rPr>
            </w:pPr>
            <w:r w:rsidRPr="00672ABE">
              <w:rPr>
                <w:b/>
                <w:bCs/>
                <w:lang w:val="en-IN"/>
              </w:rPr>
              <w:t>API</w:t>
            </w:r>
          </w:p>
        </w:tc>
        <w:tc>
          <w:tcPr>
            <w:tcW w:w="4508" w:type="dxa"/>
          </w:tcPr>
          <w:p w14:paraId="3AC6FACB" w14:textId="770F12C3" w:rsidR="002D4DB5" w:rsidRPr="005B7107" w:rsidRDefault="002D4DB5" w:rsidP="002D4DB5">
            <w:pPr>
              <w:rPr>
                <w:lang w:val="en-IN"/>
              </w:rPr>
            </w:pPr>
            <w:r>
              <w:rPr>
                <w:b/>
                <w:bCs/>
                <w:lang w:val="en-IN"/>
              </w:rPr>
              <w:t>THE FIELDS NEED CLARIFICATION</w:t>
            </w:r>
          </w:p>
        </w:tc>
      </w:tr>
      <w:tr w:rsidR="002D4DB5" w14:paraId="43C220C2" w14:textId="77777777" w:rsidTr="002571E1">
        <w:tc>
          <w:tcPr>
            <w:tcW w:w="4508" w:type="dxa"/>
          </w:tcPr>
          <w:p w14:paraId="5E356C8E" w14:textId="77777777" w:rsidR="002D4DB5" w:rsidRPr="00EE5CE7" w:rsidRDefault="002D4DB5" w:rsidP="002D4DB5">
            <w:pPr>
              <w:rPr>
                <w:lang w:val="en-IN"/>
              </w:rPr>
            </w:pPr>
            <w:r w:rsidRPr="00EE5CE7">
              <w:rPr>
                <w:lang w:val="en-IN"/>
              </w:rPr>
              <w:t>{</w:t>
            </w:r>
          </w:p>
          <w:p w14:paraId="42927F25" w14:textId="77777777" w:rsidR="002D4DB5" w:rsidRPr="00EE5CE7" w:rsidRDefault="002D4DB5" w:rsidP="002D4DB5">
            <w:pPr>
              <w:rPr>
                <w:lang w:val="en-IN"/>
              </w:rPr>
            </w:pPr>
            <w:r w:rsidRPr="00EE5CE7">
              <w:rPr>
                <w:lang w:val="en-IN"/>
              </w:rPr>
              <w:t xml:space="preserve">  "category": "string",</w:t>
            </w:r>
          </w:p>
          <w:p w14:paraId="09247614" w14:textId="77777777" w:rsidR="002D4DB5" w:rsidRPr="00EE5CE7" w:rsidRDefault="002D4DB5" w:rsidP="002D4DB5">
            <w:pPr>
              <w:rPr>
                <w:lang w:val="en-IN"/>
              </w:rPr>
            </w:pPr>
            <w:r w:rsidRPr="00EE5CE7">
              <w:rPr>
                <w:lang w:val="en-IN"/>
              </w:rPr>
              <w:t xml:space="preserve">  "cgst": 0,</w:t>
            </w:r>
          </w:p>
          <w:p w14:paraId="56D28341" w14:textId="77777777" w:rsidR="002D4DB5" w:rsidRPr="00EE5CE7" w:rsidRDefault="002D4DB5" w:rsidP="002D4DB5">
            <w:pPr>
              <w:rPr>
                <w:lang w:val="en-IN"/>
              </w:rPr>
            </w:pPr>
            <w:r w:rsidRPr="00EE5CE7">
              <w:rPr>
                <w:lang w:val="en-IN"/>
              </w:rPr>
              <w:t xml:space="preserve">  "date": "2020-05-04T12:16:19.768Z",</w:t>
            </w:r>
          </w:p>
          <w:p w14:paraId="650231F9" w14:textId="77777777" w:rsidR="002D4DB5" w:rsidRPr="00EE5CE7" w:rsidRDefault="002D4DB5" w:rsidP="002D4DB5">
            <w:pPr>
              <w:rPr>
                <w:lang w:val="en-IN"/>
              </w:rPr>
            </w:pPr>
            <w:r w:rsidRPr="00EE5CE7">
              <w:rPr>
                <w:lang w:val="en-IN"/>
              </w:rPr>
              <w:t xml:space="preserve">  "description": "string",</w:t>
            </w:r>
          </w:p>
          <w:p w14:paraId="204403BD" w14:textId="77777777" w:rsidR="002D4DB5" w:rsidRPr="00EE5CE7" w:rsidRDefault="002D4DB5" w:rsidP="002D4DB5">
            <w:pPr>
              <w:rPr>
                <w:lang w:val="en-IN"/>
              </w:rPr>
            </w:pPr>
            <w:r w:rsidRPr="00EE5CE7">
              <w:rPr>
                <w:lang w:val="en-IN"/>
              </w:rPr>
              <w:t xml:space="preserve">  "expenseId": 0,</w:t>
            </w:r>
          </w:p>
          <w:p w14:paraId="6C501AD0" w14:textId="77777777" w:rsidR="002D4DB5" w:rsidRPr="00EE5CE7" w:rsidRDefault="002D4DB5" w:rsidP="002D4DB5">
            <w:pPr>
              <w:rPr>
                <w:lang w:val="en-IN"/>
              </w:rPr>
            </w:pPr>
            <w:r w:rsidRPr="00EE5CE7">
              <w:rPr>
                <w:lang w:val="en-IN"/>
              </w:rPr>
              <w:t xml:space="preserve">  "extra": 0,</w:t>
            </w:r>
          </w:p>
          <w:p w14:paraId="58217D65" w14:textId="77777777" w:rsidR="002D4DB5" w:rsidRPr="00EE5CE7" w:rsidRDefault="002D4DB5" w:rsidP="002D4DB5">
            <w:pPr>
              <w:rPr>
                <w:lang w:val="en-IN"/>
              </w:rPr>
            </w:pPr>
            <w:r w:rsidRPr="00EE5CE7">
              <w:rPr>
                <w:lang w:val="en-IN"/>
              </w:rPr>
              <w:t xml:space="preserve">  "fromAccountID": 0,</w:t>
            </w:r>
          </w:p>
          <w:p w14:paraId="17D471D2" w14:textId="77777777" w:rsidR="002D4DB5" w:rsidRPr="00EE5CE7" w:rsidRDefault="002D4DB5" w:rsidP="002D4DB5">
            <w:pPr>
              <w:rPr>
                <w:lang w:val="en-IN"/>
              </w:rPr>
            </w:pPr>
            <w:r w:rsidRPr="00EE5CE7">
              <w:rPr>
                <w:lang w:val="en-IN"/>
              </w:rPr>
              <w:t xml:space="preserve">  "fromEmployeeID": "string",</w:t>
            </w:r>
          </w:p>
          <w:p w14:paraId="4C1F4EDE" w14:textId="77777777" w:rsidR="002D4DB5" w:rsidRPr="00EE5CE7" w:rsidRDefault="002D4DB5" w:rsidP="002D4DB5">
            <w:pPr>
              <w:rPr>
                <w:lang w:val="en-IN"/>
              </w:rPr>
            </w:pPr>
            <w:r w:rsidRPr="00EE5CE7">
              <w:rPr>
                <w:lang w:val="en-IN"/>
              </w:rPr>
              <w:t xml:space="preserve">  "igst": 0,</w:t>
            </w:r>
          </w:p>
          <w:p w14:paraId="682182B9" w14:textId="77777777" w:rsidR="002D4DB5" w:rsidRPr="00EE5CE7" w:rsidRDefault="002D4DB5" w:rsidP="002D4DB5">
            <w:pPr>
              <w:rPr>
                <w:lang w:val="en-IN"/>
              </w:rPr>
            </w:pPr>
            <w:r w:rsidRPr="00EE5CE7">
              <w:rPr>
                <w:lang w:val="en-IN"/>
              </w:rPr>
              <w:t xml:space="preserve">  "includeInCalc": true,</w:t>
            </w:r>
          </w:p>
          <w:p w14:paraId="68A0D882" w14:textId="77777777" w:rsidR="002D4DB5" w:rsidRPr="00EE5CE7" w:rsidRDefault="002D4DB5" w:rsidP="002D4DB5">
            <w:pPr>
              <w:rPr>
                <w:lang w:val="en-IN"/>
              </w:rPr>
            </w:pPr>
            <w:r w:rsidRPr="00EE5CE7">
              <w:rPr>
                <w:lang w:val="en-IN"/>
              </w:rPr>
              <w:t xml:space="preserve">  "includeInReport": true,</w:t>
            </w:r>
          </w:p>
          <w:p w14:paraId="7D9EE33E" w14:textId="77777777" w:rsidR="002D4DB5" w:rsidRPr="00EE5CE7" w:rsidRDefault="002D4DB5" w:rsidP="002D4DB5">
            <w:pPr>
              <w:rPr>
                <w:lang w:val="en-IN"/>
              </w:rPr>
            </w:pPr>
            <w:r w:rsidRPr="00EE5CE7">
              <w:rPr>
                <w:lang w:val="en-IN"/>
              </w:rPr>
              <w:t xml:space="preserve">  "orderAmount": 0,</w:t>
            </w:r>
          </w:p>
          <w:p w14:paraId="5380B091" w14:textId="77777777" w:rsidR="002D4DB5" w:rsidRPr="00EE5CE7" w:rsidRDefault="002D4DB5" w:rsidP="002D4DB5">
            <w:pPr>
              <w:rPr>
                <w:lang w:val="en-IN"/>
              </w:rPr>
            </w:pPr>
            <w:r w:rsidRPr="00EE5CE7">
              <w:rPr>
                <w:lang w:val="en-IN"/>
              </w:rPr>
              <w:t xml:space="preserve">  "sgst": 0,</w:t>
            </w:r>
          </w:p>
          <w:p w14:paraId="0B028C03" w14:textId="77777777" w:rsidR="002D4DB5" w:rsidRPr="00EE5CE7" w:rsidRDefault="002D4DB5" w:rsidP="002D4DB5">
            <w:pPr>
              <w:rPr>
                <w:lang w:val="en-IN"/>
              </w:rPr>
            </w:pPr>
            <w:r w:rsidRPr="00EE5CE7">
              <w:rPr>
                <w:lang w:val="en-IN"/>
              </w:rPr>
              <w:t xml:space="preserve">  "toPartyName": "string",</w:t>
            </w:r>
          </w:p>
          <w:p w14:paraId="7BC200B0" w14:textId="77777777" w:rsidR="002D4DB5" w:rsidRPr="00EE5CE7" w:rsidRDefault="002D4DB5" w:rsidP="002D4DB5">
            <w:pPr>
              <w:rPr>
                <w:lang w:val="en-IN"/>
              </w:rPr>
            </w:pPr>
            <w:r w:rsidRPr="00EE5CE7">
              <w:rPr>
                <w:lang w:val="en-IN"/>
              </w:rPr>
              <w:t xml:space="preserve">  "totalAmount": 0</w:t>
            </w:r>
          </w:p>
          <w:p w14:paraId="7713FC1D" w14:textId="5CA16994" w:rsidR="002D4DB5" w:rsidRDefault="002D4DB5" w:rsidP="002D4DB5">
            <w:pPr>
              <w:rPr>
                <w:lang w:val="en-IN"/>
              </w:rPr>
            </w:pPr>
            <w:r w:rsidRPr="00EE5CE7">
              <w:rPr>
                <w:lang w:val="en-IN"/>
              </w:rPr>
              <w:t>}</w:t>
            </w:r>
          </w:p>
        </w:tc>
        <w:tc>
          <w:tcPr>
            <w:tcW w:w="4508" w:type="dxa"/>
          </w:tcPr>
          <w:p w14:paraId="38579A69" w14:textId="77777777" w:rsidR="00704350" w:rsidRPr="00672ABE" w:rsidRDefault="00704350" w:rsidP="00704350">
            <w:pPr>
              <w:rPr>
                <w:b/>
                <w:bCs/>
                <w:lang w:val="en-IN"/>
              </w:rPr>
            </w:pPr>
            <w:r w:rsidRPr="00672ABE">
              <w:rPr>
                <w:b/>
                <w:bCs/>
                <w:lang w:val="en-IN"/>
              </w:rPr>
              <w:t xml:space="preserve">Do not pass (as you may not have): </w:t>
            </w:r>
          </w:p>
          <w:p w14:paraId="5BB086A0" w14:textId="77777777" w:rsidR="002D4DB5" w:rsidRDefault="00704350" w:rsidP="002D4DB5">
            <w:pPr>
              <w:rPr>
                <w:lang w:val="en-IN"/>
              </w:rPr>
            </w:pPr>
            <w:r>
              <w:rPr>
                <w:lang w:val="en-IN"/>
              </w:rPr>
              <w:t>“expenseId”</w:t>
            </w:r>
          </w:p>
          <w:p w14:paraId="3C349254" w14:textId="77777777" w:rsidR="00794B79" w:rsidRDefault="00794B79" w:rsidP="002D4DB5">
            <w:pPr>
              <w:rPr>
                <w:lang w:val="en-IN"/>
              </w:rPr>
            </w:pPr>
          </w:p>
          <w:p w14:paraId="47DE87B1" w14:textId="77777777" w:rsidR="00794B79" w:rsidRPr="00672ABE" w:rsidRDefault="00794B79" w:rsidP="00794B79">
            <w:pPr>
              <w:rPr>
                <w:b/>
                <w:bCs/>
                <w:lang w:val="en-IN"/>
              </w:rPr>
            </w:pPr>
            <w:r w:rsidRPr="00672ABE">
              <w:rPr>
                <w:b/>
                <w:bCs/>
                <w:lang w:val="en-IN"/>
              </w:rPr>
              <w:t xml:space="preserve">Mapping (UI to API) </w:t>
            </w:r>
          </w:p>
          <w:p w14:paraId="3F086FB6" w14:textId="198C28C2" w:rsidR="00794B79" w:rsidRDefault="00794B79" w:rsidP="00794B79">
            <w:pPr>
              <w:rPr>
                <w:lang w:val="en-IN"/>
              </w:rPr>
            </w:pPr>
            <w:r>
              <w:rPr>
                <w:lang w:val="en-IN"/>
              </w:rPr>
              <w:t xml:space="preserve">LoggedInUser:AccountID </w:t>
            </w:r>
            <w:r w:rsidRPr="00E81E61">
              <w:rPr>
                <w:lang w:val="en-IN"/>
              </w:rPr>
              <w:sym w:font="Wingdings" w:char="F0E0"/>
            </w:r>
            <w:r>
              <w:rPr>
                <w:lang w:val="en-IN"/>
              </w:rPr>
              <w:t>fromAccountID</w:t>
            </w:r>
          </w:p>
          <w:p w14:paraId="1059F6D9" w14:textId="79BD532B" w:rsidR="00794B79" w:rsidRDefault="00794B79" w:rsidP="00794B79">
            <w:pPr>
              <w:rPr>
                <w:lang w:val="en-IN"/>
              </w:rPr>
            </w:pPr>
            <w:r>
              <w:rPr>
                <w:lang w:val="en-IN"/>
              </w:rPr>
              <w:t xml:space="preserve">LoggedInUser:EmployeeID </w:t>
            </w:r>
            <w:r w:rsidRPr="00E81E61">
              <w:rPr>
                <w:lang w:val="en-IN"/>
              </w:rPr>
              <w:sym w:font="Wingdings" w:char="F0E0"/>
            </w:r>
            <w:r>
              <w:rPr>
                <w:lang w:val="en-IN"/>
              </w:rPr>
              <w:t>fromEmployeeID</w:t>
            </w:r>
          </w:p>
          <w:p w14:paraId="752D7B78" w14:textId="77777777" w:rsidR="00794B79" w:rsidRDefault="00794B79" w:rsidP="002D4DB5">
            <w:pPr>
              <w:rPr>
                <w:lang w:val="en-IN"/>
              </w:rPr>
            </w:pPr>
          </w:p>
          <w:p w14:paraId="54BBCD5C" w14:textId="41B26DDC" w:rsidR="00794B79" w:rsidRDefault="00794B79" w:rsidP="002D4DB5">
            <w:pPr>
              <w:rPr>
                <w:lang w:val="en-IN"/>
              </w:rPr>
            </w:pPr>
          </w:p>
        </w:tc>
      </w:tr>
    </w:tbl>
    <w:p w14:paraId="0BD553BF" w14:textId="77777777" w:rsidR="002571E1" w:rsidRPr="005B7107" w:rsidRDefault="002571E1" w:rsidP="00DB2824">
      <w:pPr>
        <w:rPr>
          <w:lang w:val="en-IN"/>
        </w:rPr>
      </w:pPr>
    </w:p>
    <w:p w14:paraId="3F900D24" w14:textId="77777777" w:rsidR="002571E1" w:rsidRPr="00DB2824" w:rsidRDefault="002571E1" w:rsidP="005B7107">
      <w:pPr>
        <w:rPr>
          <w:lang w:val="en-IN"/>
        </w:rPr>
      </w:pPr>
    </w:p>
    <w:p w14:paraId="7FEE1C02" w14:textId="2CE1CADA" w:rsidR="00224ED5" w:rsidRDefault="002571E1" w:rsidP="00DB2824">
      <w:pPr>
        <w:pStyle w:val="Heading2"/>
        <w:rPr>
          <w:lang w:val="en-IN"/>
        </w:rPr>
      </w:pPr>
      <w:bookmarkStart w:id="228" w:name="_Ref39509516"/>
      <w:r w:rsidRPr="002571E1">
        <w:rPr>
          <w:lang w:val="en-IN"/>
        </w:rPr>
        <w:t>/accounting/createPurchaseEntry</w:t>
      </w:r>
      <w:bookmarkEnd w:id="228"/>
    </w:p>
    <w:tbl>
      <w:tblPr>
        <w:tblStyle w:val="TableGrid"/>
        <w:tblW w:w="0" w:type="auto"/>
        <w:tblLook w:val="04A0" w:firstRow="1" w:lastRow="0" w:firstColumn="1" w:lastColumn="0" w:noHBand="0" w:noVBand="1"/>
      </w:tblPr>
      <w:tblGrid>
        <w:gridCol w:w="4508"/>
        <w:gridCol w:w="4508"/>
      </w:tblGrid>
      <w:tr w:rsidR="00920235" w14:paraId="4FF772F1" w14:textId="77777777" w:rsidTr="00EE5CE7">
        <w:tc>
          <w:tcPr>
            <w:tcW w:w="4508" w:type="dxa"/>
          </w:tcPr>
          <w:p w14:paraId="597A0E60" w14:textId="5A98A1F0" w:rsidR="00920235" w:rsidRDefault="00920235" w:rsidP="00920235">
            <w:pPr>
              <w:rPr>
                <w:rFonts w:asciiTheme="majorHAnsi" w:eastAsiaTheme="majorEastAsia" w:hAnsiTheme="majorHAnsi" w:cstheme="majorBidi"/>
                <w:color w:val="2F5496" w:themeColor="accent1" w:themeShade="BF"/>
                <w:sz w:val="26"/>
                <w:szCs w:val="26"/>
                <w:lang w:val="en-IN"/>
              </w:rPr>
            </w:pPr>
            <w:r w:rsidRPr="00672ABE">
              <w:rPr>
                <w:b/>
                <w:bCs/>
                <w:lang w:val="en-IN"/>
              </w:rPr>
              <w:t>API</w:t>
            </w:r>
          </w:p>
        </w:tc>
        <w:tc>
          <w:tcPr>
            <w:tcW w:w="4508" w:type="dxa"/>
          </w:tcPr>
          <w:p w14:paraId="3A865F01" w14:textId="2C895585" w:rsidR="00920235" w:rsidRDefault="00920235" w:rsidP="00920235">
            <w:pPr>
              <w:rPr>
                <w:rFonts w:asciiTheme="majorHAnsi" w:eastAsiaTheme="majorEastAsia" w:hAnsiTheme="majorHAnsi" w:cstheme="majorBidi"/>
                <w:color w:val="2F5496" w:themeColor="accent1" w:themeShade="BF"/>
                <w:sz w:val="26"/>
                <w:szCs w:val="26"/>
                <w:lang w:val="en-IN"/>
              </w:rPr>
            </w:pPr>
            <w:r>
              <w:rPr>
                <w:b/>
                <w:bCs/>
                <w:lang w:val="en-IN"/>
              </w:rPr>
              <w:t>THE FIELDS NEED CLARIFICATION</w:t>
            </w:r>
          </w:p>
        </w:tc>
      </w:tr>
      <w:tr w:rsidR="00920235" w14:paraId="0CAF6F9E" w14:textId="77777777" w:rsidTr="00EE5CE7">
        <w:tc>
          <w:tcPr>
            <w:tcW w:w="4508" w:type="dxa"/>
          </w:tcPr>
          <w:p w14:paraId="13AD380D" w14:textId="77777777" w:rsidR="00920235" w:rsidRPr="00DB2824" w:rsidRDefault="00920235" w:rsidP="00920235">
            <w:pPr>
              <w:rPr>
                <w:lang w:val="en-IN"/>
              </w:rPr>
            </w:pPr>
            <w:r w:rsidRPr="00DB2824">
              <w:rPr>
                <w:lang w:val="en-IN"/>
              </w:rPr>
              <w:t>{</w:t>
            </w:r>
          </w:p>
          <w:p w14:paraId="774C1439" w14:textId="77777777" w:rsidR="00920235" w:rsidRPr="00DB2824" w:rsidRDefault="00920235" w:rsidP="00920235">
            <w:pPr>
              <w:rPr>
                <w:lang w:val="en-IN"/>
              </w:rPr>
            </w:pPr>
            <w:r w:rsidRPr="00DB2824">
              <w:rPr>
                <w:lang w:val="en-IN"/>
              </w:rPr>
              <w:t xml:space="preserve">  "billNo": "string",</w:t>
            </w:r>
          </w:p>
          <w:p w14:paraId="3CB0D62E" w14:textId="77777777" w:rsidR="00920235" w:rsidRPr="00DB2824" w:rsidRDefault="00920235" w:rsidP="00920235">
            <w:pPr>
              <w:rPr>
                <w:lang w:val="en-IN"/>
              </w:rPr>
            </w:pPr>
            <w:r w:rsidRPr="00DB2824">
              <w:rPr>
                <w:lang w:val="en-IN"/>
              </w:rPr>
              <w:t xml:space="preserve">  "cgst": 0,</w:t>
            </w:r>
          </w:p>
          <w:p w14:paraId="671565C5" w14:textId="77777777" w:rsidR="00920235" w:rsidRPr="00DB2824" w:rsidRDefault="00920235" w:rsidP="00920235">
            <w:pPr>
              <w:rPr>
                <w:lang w:val="en-IN"/>
              </w:rPr>
            </w:pPr>
            <w:r w:rsidRPr="00DB2824">
              <w:rPr>
                <w:lang w:val="en-IN"/>
              </w:rPr>
              <w:t xml:space="preserve">  "date": "2020-05-04T12:15:20.708Z",</w:t>
            </w:r>
          </w:p>
          <w:p w14:paraId="3AEE2636" w14:textId="77777777" w:rsidR="00920235" w:rsidRPr="00DB2824" w:rsidRDefault="00920235" w:rsidP="00920235">
            <w:pPr>
              <w:rPr>
                <w:lang w:val="en-IN"/>
              </w:rPr>
            </w:pPr>
            <w:r w:rsidRPr="00DB2824">
              <w:rPr>
                <w:lang w:val="en-IN"/>
              </w:rPr>
              <w:t xml:space="preserve">  "extra": 0,</w:t>
            </w:r>
          </w:p>
          <w:p w14:paraId="5D3CB1D1" w14:textId="77777777" w:rsidR="00920235" w:rsidRPr="00DB2824" w:rsidRDefault="00920235" w:rsidP="00920235">
            <w:pPr>
              <w:rPr>
                <w:lang w:val="en-IN"/>
              </w:rPr>
            </w:pPr>
            <w:r w:rsidRPr="00DB2824">
              <w:rPr>
                <w:lang w:val="en-IN"/>
              </w:rPr>
              <w:t xml:space="preserve">  "</w:t>
            </w:r>
            <w:r w:rsidRPr="00A271C9">
              <w:rPr>
                <w:color w:val="FF0000"/>
                <w:lang w:val="en-IN"/>
                <w:rPrChange w:id="229" w:author="nyadav.idmworks@outlook.com" w:date="2020-05-10T17:33:00Z">
                  <w:rPr>
                    <w:lang w:val="en-IN"/>
                  </w:rPr>
                </w:rPrChange>
              </w:rPr>
              <w:t>fromAccountId</w:t>
            </w:r>
            <w:r w:rsidRPr="00DB2824">
              <w:rPr>
                <w:lang w:val="en-IN"/>
              </w:rPr>
              <w:t>": 0,</w:t>
            </w:r>
          </w:p>
          <w:p w14:paraId="7C7E94B6" w14:textId="77777777" w:rsidR="00920235" w:rsidRPr="00DB2824" w:rsidRDefault="00920235" w:rsidP="00920235">
            <w:pPr>
              <w:rPr>
                <w:lang w:val="en-IN"/>
              </w:rPr>
            </w:pPr>
            <w:r w:rsidRPr="00DB2824">
              <w:rPr>
                <w:lang w:val="en-IN"/>
              </w:rPr>
              <w:t xml:space="preserve">  "</w:t>
            </w:r>
            <w:r w:rsidRPr="00A271C9">
              <w:rPr>
                <w:color w:val="FF0000"/>
                <w:lang w:val="en-IN"/>
                <w:rPrChange w:id="230" w:author="nyadav.idmworks@outlook.com" w:date="2020-05-10T17:33:00Z">
                  <w:rPr>
                    <w:lang w:val="en-IN"/>
                  </w:rPr>
                </w:rPrChange>
              </w:rPr>
              <w:t>fromCustomerId</w:t>
            </w:r>
            <w:r w:rsidRPr="00DB2824">
              <w:rPr>
                <w:lang w:val="en-IN"/>
              </w:rPr>
              <w:t>": "string",</w:t>
            </w:r>
          </w:p>
          <w:p w14:paraId="1F1BF8A4" w14:textId="77777777" w:rsidR="00920235" w:rsidRPr="00DB2824" w:rsidRDefault="00920235" w:rsidP="00920235">
            <w:pPr>
              <w:rPr>
                <w:lang w:val="en-IN"/>
              </w:rPr>
            </w:pPr>
            <w:r w:rsidRPr="00DB2824">
              <w:rPr>
                <w:lang w:val="en-IN"/>
              </w:rPr>
              <w:t xml:space="preserve">  "igst": 0,</w:t>
            </w:r>
          </w:p>
          <w:p w14:paraId="0F1E5C0F" w14:textId="77777777" w:rsidR="00920235" w:rsidRPr="00DB2824" w:rsidRDefault="00920235" w:rsidP="00920235">
            <w:pPr>
              <w:rPr>
                <w:lang w:val="en-IN"/>
              </w:rPr>
            </w:pPr>
            <w:r w:rsidRPr="00DB2824">
              <w:rPr>
                <w:lang w:val="en-IN"/>
              </w:rPr>
              <w:t xml:space="preserve">  "includeInCalc": true,</w:t>
            </w:r>
          </w:p>
          <w:p w14:paraId="1ABE72EF" w14:textId="77777777" w:rsidR="00920235" w:rsidRPr="00DB2824" w:rsidRDefault="00920235" w:rsidP="00920235">
            <w:pPr>
              <w:rPr>
                <w:lang w:val="en-IN"/>
              </w:rPr>
            </w:pPr>
            <w:r w:rsidRPr="00DB2824">
              <w:rPr>
                <w:lang w:val="en-IN"/>
              </w:rPr>
              <w:t xml:space="preserve">  "includeInReport": true,</w:t>
            </w:r>
          </w:p>
          <w:p w14:paraId="174BF93E" w14:textId="77777777" w:rsidR="00920235" w:rsidRPr="00DB2824" w:rsidRDefault="00920235" w:rsidP="00920235">
            <w:pPr>
              <w:rPr>
                <w:lang w:val="en-IN"/>
              </w:rPr>
            </w:pPr>
            <w:r w:rsidRPr="00DB2824">
              <w:rPr>
                <w:lang w:val="en-IN"/>
              </w:rPr>
              <w:t xml:space="preserve">  "note": "string",</w:t>
            </w:r>
          </w:p>
          <w:p w14:paraId="58A57EC3" w14:textId="77777777" w:rsidR="00920235" w:rsidRPr="00DB2824" w:rsidRDefault="00920235" w:rsidP="00920235">
            <w:pPr>
              <w:rPr>
                <w:lang w:val="en-IN"/>
              </w:rPr>
            </w:pPr>
            <w:r w:rsidRPr="00DB2824">
              <w:rPr>
                <w:lang w:val="en-IN"/>
              </w:rPr>
              <w:t xml:space="preserve">  "orderAmount": 0,</w:t>
            </w:r>
          </w:p>
          <w:p w14:paraId="5FFCE45E" w14:textId="77777777" w:rsidR="00920235" w:rsidRPr="00DB2824" w:rsidRDefault="00920235" w:rsidP="00920235">
            <w:pPr>
              <w:rPr>
                <w:lang w:val="en-IN"/>
              </w:rPr>
            </w:pPr>
            <w:r w:rsidRPr="00DB2824">
              <w:rPr>
                <w:lang w:val="en-IN"/>
              </w:rPr>
              <w:t xml:space="preserve">  "purchaseID": 0,</w:t>
            </w:r>
          </w:p>
          <w:p w14:paraId="03D1C8B6" w14:textId="77777777" w:rsidR="00920235" w:rsidRPr="00DB2824" w:rsidRDefault="00920235" w:rsidP="00920235">
            <w:pPr>
              <w:rPr>
                <w:lang w:val="en-IN"/>
              </w:rPr>
            </w:pPr>
            <w:r w:rsidRPr="00DB2824">
              <w:rPr>
                <w:lang w:val="en-IN"/>
              </w:rPr>
              <w:t xml:space="preserve">  "sgst": 0,</w:t>
            </w:r>
          </w:p>
          <w:p w14:paraId="220DAA70" w14:textId="77777777" w:rsidR="00920235" w:rsidRPr="00DB2824" w:rsidRDefault="00920235" w:rsidP="00920235">
            <w:pPr>
              <w:rPr>
                <w:lang w:val="en-IN"/>
              </w:rPr>
            </w:pPr>
            <w:r w:rsidRPr="00DB2824">
              <w:rPr>
                <w:lang w:val="en-IN"/>
              </w:rPr>
              <w:t xml:space="preserve">  "totalAmount": 0</w:t>
            </w:r>
          </w:p>
          <w:p w14:paraId="63016FA0" w14:textId="015046A2" w:rsidR="00920235" w:rsidRDefault="00920235" w:rsidP="00920235">
            <w:pPr>
              <w:rPr>
                <w:rFonts w:asciiTheme="majorHAnsi" w:eastAsiaTheme="majorEastAsia" w:hAnsiTheme="majorHAnsi" w:cstheme="majorBidi"/>
                <w:color w:val="2F5496" w:themeColor="accent1" w:themeShade="BF"/>
                <w:sz w:val="26"/>
                <w:szCs w:val="26"/>
                <w:lang w:val="en-IN"/>
              </w:rPr>
            </w:pPr>
            <w:r w:rsidRPr="00DB2824">
              <w:rPr>
                <w:lang w:val="en-IN"/>
              </w:rPr>
              <w:t>}</w:t>
            </w:r>
          </w:p>
        </w:tc>
        <w:tc>
          <w:tcPr>
            <w:tcW w:w="4508" w:type="dxa"/>
          </w:tcPr>
          <w:p w14:paraId="54E7494A" w14:textId="77777777" w:rsidR="00920235" w:rsidRPr="00672ABE" w:rsidRDefault="00920235" w:rsidP="00920235">
            <w:pPr>
              <w:rPr>
                <w:b/>
                <w:bCs/>
                <w:lang w:val="en-IN"/>
              </w:rPr>
            </w:pPr>
            <w:r w:rsidRPr="00672ABE">
              <w:rPr>
                <w:b/>
                <w:bCs/>
                <w:lang w:val="en-IN"/>
              </w:rPr>
              <w:t xml:space="preserve">Do not pass (as you may not have): </w:t>
            </w:r>
          </w:p>
          <w:p w14:paraId="47F3829C" w14:textId="4E451B5B" w:rsidR="00920235" w:rsidRDefault="00920235" w:rsidP="00920235">
            <w:pPr>
              <w:rPr>
                <w:lang w:val="en-IN"/>
              </w:rPr>
            </w:pPr>
            <w:r>
              <w:rPr>
                <w:lang w:val="en-IN"/>
              </w:rPr>
              <w:t>“</w:t>
            </w:r>
            <w:r w:rsidRPr="00672ABE">
              <w:rPr>
                <w:lang w:val="en-IN"/>
              </w:rPr>
              <w:t>purchaseID</w:t>
            </w:r>
            <w:r>
              <w:rPr>
                <w:lang w:val="en-IN"/>
              </w:rPr>
              <w:t>”</w:t>
            </w:r>
          </w:p>
          <w:p w14:paraId="63E675A2" w14:textId="77777777" w:rsidR="00920235" w:rsidRDefault="00920235" w:rsidP="00920235">
            <w:pPr>
              <w:rPr>
                <w:lang w:val="en-IN"/>
              </w:rPr>
            </w:pPr>
          </w:p>
          <w:p w14:paraId="1B3BB553" w14:textId="77777777" w:rsidR="00920235" w:rsidRPr="00672ABE" w:rsidRDefault="00920235" w:rsidP="00920235">
            <w:pPr>
              <w:rPr>
                <w:b/>
                <w:bCs/>
                <w:lang w:val="en-IN"/>
              </w:rPr>
            </w:pPr>
            <w:r w:rsidRPr="00672ABE">
              <w:rPr>
                <w:b/>
                <w:bCs/>
                <w:lang w:val="en-IN"/>
              </w:rPr>
              <w:t xml:space="preserve">Mapping (UI to API) </w:t>
            </w:r>
          </w:p>
          <w:p w14:paraId="5CA7F316" w14:textId="5080717C" w:rsidR="00920235" w:rsidRDefault="00B31E6B" w:rsidP="00920235">
            <w:pPr>
              <w:rPr>
                <w:lang w:val="en-IN"/>
              </w:rPr>
            </w:pPr>
            <w:r>
              <w:rPr>
                <w:lang w:val="en-IN"/>
              </w:rPr>
              <w:t xml:space="preserve">“customer” searchbox: </w:t>
            </w:r>
            <w:r w:rsidR="00012FAB">
              <w:rPr>
                <w:lang w:val="en-IN"/>
              </w:rPr>
              <w:t>A</w:t>
            </w:r>
            <w:r w:rsidR="00920235">
              <w:rPr>
                <w:lang w:val="en-IN"/>
              </w:rPr>
              <w:t>ccountID</w:t>
            </w:r>
            <w:r w:rsidR="00920235" w:rsidRPr="00E81E61">
              <w:rPr>
                <w:lang w:val="en-IN"/>
              </w:rPr>
              <w:sym w:font="Wingdings" w:char="F0E0"/>
            </w:r>
            <w:r w:rsidR="00920235">
              <w:rPr>
                <w:lang w:val="en-IN"/>
              </w:rPr>
              <w:t>fromAccountID</w:t>
            </w:r>
          </w:p>
          <w:p w14:paraId="253AEAC0" w14:textId="77777777" w:rsidR="00A95F64" w:rsidRDefault="00A95F64" w:rsidP="00920235">
            <w:pPr>
              <w:rPr>
                <w:lang w:val="en-IN"/>
              </w:rPr>
            </w:pPr>
          </w:p>
          <w:p w14:paraId="32258D34" w14:textId="15C8C7BB" w:rsidR="00920235" w:rsidRDefault="00B31E6B" w:rsidP="00920235">
            <w:pPr>
              <w:rPr>
                <w:lang w:val="en-IN"/>
              </w:rPr>
            </w:pPr>
            <w:r>
              <w:rPr>
                <w:lang w:val="en-IN"/>
              </w:rPr>
              <w:t>“Customer” SearchBox</w:t>
            </w:r>
            <w:r w:rsidR="00920235">
              <w:rPr>
                <w:lang w:val="en-IN"/>
              </w:rPr>
              <w:t>:</w:t>
            </w:r>
            <w:del w:id="231" w:author="nyadav.idmworks@outlook.com" w:date="2020-05-09T23:26:00Z">
              <w:r w:rsidDel="00FE4830">
                <w:rPr>
                  <w:lang w:val="en-IN"/>
                </w:rPr>
                <w:delText>CustomerID</w:delText>
              </w:r>
              <w:r w:rsidR="00920235" w:rsidDel="00FE4830">
                <w:rPr>
                  <w:lang w:val="en-IN"/>
                </w:rPr>
                <w:delText xml:space="preserve"> </w:delText>
              </w:r>
            </w:del>
            <w:ins w:id="232" w:author="nyadav.idmworks@outlook.com" w:date="2020-05-09T23:26:00Z">
              <w:r w:rsidR="00FE4830">
                <w:rPr>
                  <w:lang w:val="en-IN"/>
                </w:rPr>
                <w:t xml:space="preserve">OwnerID </w:t>
              </w:r>
            </w:ins>
            <w:r w:rsidR="00920235" w:rsidRPr="00E81E61">
              <w:rPr>
                <w:lang w:val="en-IN"/>
              </w:rPr>
              <w:sym w:font="Wingdings" w:char="F0E0"/>
            </w:r>
            <w:r>
              <w:rPr>
                <w:lang w:val="en-IN"/>
              </w:rPr>
              <w:t xml:space="preserve"> fromCustomerID</w:t>
            </w:r>
          </w:p>
          <w:p w14:paraId="4924326E" w14:textId="77777777" w:rsidR="00920235" w:rsidRDefault="00920235" w:rsidP="00920235">
            <w:pPr>
              <w:rPr>
                <w:rFonts w:asciiTheme="majorHAnsi" w:eastAsiaTheme="majorEastAsia" w:hAnsiTheme="majorHAnsi" w:cstheme="majorBidi"/>
                <w:color w:val="2F5496" w:themeColor="accent1" w:themeShade="BF"/>
                <w:sz w:val="26"/>
                <w:szCs w:val="26"/>
                <w:lang w:val="en-IN"/>
              </w:rPr>
            </w:pPr>
          </w:p>
        </w:tc>
      </w:tr>
    </w:tbl>
    <w:p w14:paraId="5BC2FFB1" w14:textId="77777777" w:rsidR="00224ED5" w:rsidRDefault="00224ED5" w:rsidP="00AE4698">
      <w:pPr>
        <w:rPr>
          <w:rFonts w:asciiTheme="majorHAnsi" w:eastAsiaTheme="majorEastAsia" w:hAnsiTheme="majorHAnsi" w:cstheme="majorBidi"/>
          <w:color w:val="2F5496" w:themeColor="accent1" w:themeShade="BF"/>
          <w:sz w:val="26"/>
          <w:szCs w:val="26"/>
          <w:lang w:val="en-IN"/>
        </w:rPr>
      </w:pPr>
    </w:p>
    <w:p w14:paraId="41466114" w14:textId="77777777" w:rsidR="00224ED5" w:rsidRDefault="00224ED5" w:rsidP="00AE4698">
      <w:pPr>
        <w:rPr>
          <w:lang w:val="en-IN"/>
        </w:rPr>
      </w:pPr>
    </w:p>
    <w:p w14:paraId="0BE5F501" w14:textId="332F42A5" w:rsidR="00DD59A0" w:rsidRDefault="00DD59A0" w:rsidP="00C803B1">
      <w:pPr>
        <w:pStyle w:val="Heading2"/>
        <w:rPr>
          <w:lang w:val="en-IN"/>
        </w:rPr>
      </w:pPr>
      <w:bookmarkStart w:id="233" w:name="_Ref39509676"/>
      <w:r w:rsidRPr="00DD59A0">
        <w:rPr>
          <w:lang w:val="en-IN"/>
        </w:rPr>
        <w:t>/accounting/createInternalTransfer</w:t>
      </w:r>
      <w:bookmarkEnd w:id="233"/>
    </w:p>
    <w:p w14:paraId="371C8E15" w14:textId="5D8382CF" w:rsidR="00DD59A0" w:rsidRDefault="00DD59A0" w:rsidP="00DD59A0">
      <w:pPr>
        <w:rPr>
          <w:lang w:val="en-IN"/>
        </w:rPr>
      </w:pPr>
    </w:p>
    <w:tbl>
      <w:tblPr>
        <w:tblStyle w:val="TableGrid"/>
        <w:tblW w:w="0" w:type="auto"/>
        <w:tblLook w:val="04A0" w:firstRow="1" w:lastRow="0" w:firstColumn="1" w:lastColumn="0" w:noHBand="0" w:noVBand="1"/>
      </w:tblPr>
      <w:tblGrid>
        <w:gridCol w:w="4508"/>
        <w:gridCol w:w="4508"/>
      </w:tblGrid>
      <w:tr w:rsidR="006947FC" w14:paraId="2FBE3CA9" w14:textId="77777777" w:rsidTr="00DD59A0">
        <w:tc>
          <w:tcPr>
            <w:tcW w:w="4508" w:type="dxa"/>
          </w:tcPr>
          <w:p w14:paraId="6A23A2D7" w14:textId="22CDB173" w:rsidR="006947FC" w:rsidRPr="00DB2824" w:rsidRDefault="006947FC" w:rsidP="006947FC">
            <w:pPr>
              <w:rPr>
                <w:b/>
                <w:bCs/>
                <w:lang w:val="en-IN"/>
              </w:rPr>
            </w:pPr>
            <w:r w:rsidRPr="00DB2824">
              <w:rPr>
                <w:b/>
                <w:bCs/>
                <w:lang w:val="en-IN"/>
              </w:rPr>
              <w:t>API</w:t>
            </w:r>
          </w:p>
        </w:tc>
        <w:tc>
          <w:tcPr>
            <w:tcW w:w="4508" w:type="dxa"/>
          </w:tcPr>
          <w:p w14:paraId="742AF9CE" w14:textId="34917242" w:rsidR="006947FC" w:rsidRDefault="006947FC" w:rsidP="006947FC">
            <w:pPr>
              <w:rPr>
                <w:lang w:val="en-IN"/>
              </w:rPr>
            </w:pPr>
            <w:r>
              <w:rPr>
                <w:b/>
                <w:bCs/>
                <w:lang w:val="en-IN"/>
              </w:rPr>
              <w:t>THE FIELDS NEED CLARIFICATION</w:t>
            </w:r>
          </w:p>
        </w:tc>
      </w:tr>
      <w:tr w:rsidR="006947FC" w14:paraId="1C0F5A6D" w14:textId="77777777" w:rsidTr="00DD59A0">
        <w:tc>
          <w:tcPr>
            <w:tcW w:w="4508" w:type="dxa"/>
          </w:tcPr>
          <w:p w14:paraId="5ED1D18F" w14:textId="77777777" w:rsidR="006947FC" w:rsidRPr="00DD59A0" w:rsidRDefault="006947FC" w:rsidP="006947FC">
            <w:pPr>
              <w:rPr>
                <w:lang w:val="en-IN"/>
              </w:rPr>
            </w:pPr>
            <w:r w:rsidRPr="00DD59A0">
              <w:rPr>
                <w:lang w:val="en-IN"/>
              </w:rPr>
              <w:t>{</w:t>
            </w:r>
          </w:p>
          <w:p w14:paraId="32613145" w14:textId="77777777" w:rsidR="006947FC" w:rsidRPr="00DD59A0" w:rsidRDefault="006947FC" w:rsidP="006947FC">
            <w:pPr>
              <w:rPr>
                <w:lang w:val="en-IN"/>
              </w:rPr>
            </w:pPr>
            <w:r w:rsidRPr="00DD59A0">
              <w:rPr>
                <w:lang w:val="en-IN"/>
              </w:rPr>
              <w:t xml:space="preserve">  "amount": 0,</w:t>
            </w:r>
          </w:p>
          <w:p w14:paraId="55ABE122" w14:textId="77777777" w:rsidR="006947FC" w:rsidRPr="00DD59A0" w:rsidRDefault="006947FC" w:rsidP="006947FC">
            <w:pPr>
              <w:rPr>
                <w:lang w:val="en-IN"/>
              </w:rPr>
            </w:pPr>
            <w:r w:rsidRPr="00DD59A0">
              <w:rPr>
                <w:lang w:val="en-IN"/>
              </w:rPr>
              <w:t xml:space="preserve">  "details": "string",</w:t>
            </w:r>
          </w:p>
          <w:p w14:paraId="3DE8B09D" w14:textId="77777777" w:rsidR="006947FC" w:rsidRPr="00DD59A0" w:rsidRDefault="006947FC" w:rsidP="006947FC">
            <w:pPr>
              <w:rPr>
                <w:lang w:val="en-IN"/>
              </w:rPr>
            </w:pPr>
            <w:r w:rsidRPr="00DD59A0">
              <w:rPr>
                <w:lang w:val="en-IN"/>
              </w:rPr>
              <w:t xml:space="preserve">  "</w:t>
            </w:r>
            <w:r w:rsidRPr="00A271C9">
              <w:rPr>
                <w:color w:val="FF0000"/>
                <w:lang w:val="en-IN"/>
                <w:rPrChange w:id="234" w:author="nyadav.idmworks@outlook.com" w:date="2020-05-10T17:34:00Z">
                  <w:rPr>
                    <w:lang w:val="en-IN"/>
                  </w:rPr>
                </w:rPrChange>
              </w:rPr>
              <w:t>fromAccountID</w:t>
            </w:r>
            <w:r w:rsidRPr="00DD59A0">
              <w:rPr>
                <w:lang w:val="en-IN"/>
              </w:rPr>
              <w:t>": 0,</w:t>
            </w:r>
          </w:p>
          <w:p w14:paraId="22CC5A04" w14:textId="77777777" w:rsidR="006947FC" w:rsidRPr="00DD59A0" w:rsidRDefault="006947FC" w:rsidP="006947FC">
            <w:pPr>
              <w:rPr>
                <w:lang w:val="en-IN"/>
              </w:rPr>
            </w:pPr>
            <w:r w:rsidRPr="00DD59A0">
              <w:rPr>
                <w:lang w:val="en-IN"/>
              </w:rPr>
              <w:t xml:space="preserve">  "</w:t>
            </w:r>
            <w:r w:rsidRPr="00A271C9">
              <w:rPr>
                <w:color w:val="FF0000"/>
                <w:lang w:val="en-IN"/>
                <w:rPrChange w:id="235" w:author="nyadav.idmworks@outlook.com" w:date="2020-05-10T17:34:00Z">
                  <w:rPr>
                    <w:lang w:val="en-IN"/>
                  </w:rPr>
                </w:rPrChange>
              </w:rPr>
              <w:t>fromEmployeeID</w:t>
            </w:r>
            <w:r w:rsidRPr="00DD59A0">
              <w:rPr>
                <w:lang w:val="en-IN"/>
              </w:rPr>
              <w:t>": "string",</w:t>
            </w:r>
          </w:p>
          <w:p w14:paraId="14A62346" w14:textId="77777777" w:rsidR="006947FC" w:rsidRPr="00DD59A0" w:rsidRDefault="006947FC" w:rsidP="006947FC">
            <w:pPr>
              <w:rPr>
                <w:lang w:val="en-IN"/>
              </w:rPr>
            </w:pPr>
            <w:r w:rsidRPr="00DD59A0">
              <w:rPr>
                <w:lang w:val="en-IN"/>
              </w:rPr>
              <w:t xml:space="preserve">  "includeInCalc": true,</w:t>
            </w:r>
          </w:p>
          <w:p w14:paraId="44A3E369" w14:textId="77777777" w:rsidR="006947FC" w:rsidRPr="00DD59A0" w:rsidRDefault="006947FC" w:rsidP="006947FC">
            <w:pPr>
              <w:rPr>
                <w:lang w:val="en-IN"/>
              </w:rPr>
            </w:pPr>
            <w:r w:rsidRPr="00DD59A0">
              <w:rPr>
                <w:lang w:val="en-IN"/>
              </w:rPr>
              <w:t xml:space="preserve">  "internalTransferID": 0,</w:t>
            </w:r>
          </w:p>
          <w:p w14:paraId="5E5808B6" w14:textId="77777777" w:rsidR="006947FC" w:rsidRPr="00DD59A0" w:rsidRDefault="006947FC" w:rsidP="006947FC">
            <w:pPr>
              <w:rPr>
                <w:lang w:val="en-IN"/>
              </w:rPr>
            </w:pPr>
            <w:r w:rsidRPr="00DD59A0">
              <w:rPr>
                <w:lang w:val="en-IN"/>
              </w:rPr>
              <w:t xml:space="preserve">  "receivedDate": "2020-05-04T12:46:17.042Z",</w:t>
            </w:r>
          </w:p>
          <w:p w14:paraId="72531896" w14:textId="77777777" w:rsidR="006947FC" w:rsidRPr="00DD59A0" w:rsidRDefault="006947FC" w:rsidP="006947FC">
            <w:pPr>
              <w:rPr>
                <w:lang w:val="en-IN"/>
              </w:rPr>
            </w:pPr>
            <w:r w:rsidRPr="00DD59A0">
              <w:rPr>
                <w:lang w:val="en-IN"/>
              </w:rPr>
              <w:t xml:space="preserve">  "</w:t>
            </w:r>
            <w:r w:rsidRPr="00A271C9">
              <w:rPr>
                <w:color w:val="FF0000"/>
                <w:lang w:val="en-IN"/>
                <w:rPrChange w:id="236" w:author="nyadav.idmworks@outlook.com" w:date="2020-05-10T17:34:00Z">
                  <w:rPr>
                    <w:lang w:val="en-IN"/>
                  </w:rPr>
                </w:rPrChange>
              </w:rPr>
              <w:t>toAccountID</w:t>
            </w:r>
            <w:r w:rsidRPr="00DD59A0">
              <w:rPr>
                <w:lang w:val="en-IN"/>
              </w:rPr>
              <w:t>": 0,</w:t>
            </w:r>
          </w:p>
          <w:p w14:paraId="78E336F6" w14:textId="77777777" w:rsidR="006947FC" w:rsidRPr="00DD59A0" w:rsidRDefault="006947FC" w:rsidP="006947FC">
            <w:pPr>
              <w:rPr>
                <w:lang w:val="en-IN"/>
              </w:rPr>
            </w:pPr>
            <w:r w:rsidRPr="00DD59A0">
              <w:rPr>
                <w:lang w:val="en-IN"/>
              </w:rPr>
              <w:t xml:space="preserve">  "</w:t>
            </w:r>
            <w:r w:rsidRPr="00A271C9">
              <w:rPr>
                <w:color w:val="FF0000"/>
                <w:lang w:val="en-IN"/>
                <w:rPrChange w:id="237" w:author="nyadav.idmworks@outlook.com" w:date="2020-05-10T17:34:00Z">
                  <w:rPr>
                    <w:lang w:val="en-IN"/>
                  </w:rPr>
                </w:rPrChange>
              </w:rPr>
              <w:t>toEmployeeID</w:t>
            </w:r>
            <w:r w:rsidRPr="00DD59A0">
              <w:rPr>
                <w:lang w:val="en-IN"/>
              </w:rPr>
              <w:t>": "string"</w:t>
            </w:r>
          </w:p>
          <w:p w14:paraId="3029FDBB" w14:textId="3FC080F7" w:rsidR="006947FC" w:rsidRDefault="006947FC" w:rsidP="006947FC">
            <w:pPr>
              <w:rPr>
                <w:lang w:val="en-IN"/>
              </w:rPr>
            </w:pPr>
            <w:r w:rsidRPr="00DD59A0">
              <w:rPr>
                <w:lang w:val="en-IN"/>
              </w:rPr>
              <w:t>}</w:t>
            </w:r>
          </w:p>
        </w:tc>
        <w:tc>
          <w:tcPr>
            <w:tcW w:w="4508" w:type="dxa"/>
          </w:tcPr>
          <w:p w14:paraId="5F5B0303" w14:textId="77777777" w:rsidR="006947FC" w:rsidRPr="00672ABE" w:rsidRDefault="006947FC" w:rsidP="006947FC">
            <w:pPr>
              <w:rPr>
                <w:b/>
                <w:bCs/>
                <w:lang w:val="en-IN"/>
              </w:rPr>
            </w:pPr>
            <w:r w:rsidRPr="00672ABE">
              <w:rPr>
                <w:b/>
                <w:bCs/>
                <w:lang w:val="en-IN"/>
              </w:rPr>
              <w:t xml:space="preserve">Do not pass (as you may not have): </w:t>
            </w:r>
          </w:p>
          <w:p w14:paraId="418F7191" w14:textId="6F681594" w:rsidR="006947FC" w:rsidRDefault="006947FC" w:rsidP="006947FC">
            <w:pPr>
              <w:rPr>
                <w:lang w:val="en-IN"/>
              </w:rPr>
            </w:pPr>
            <w:r>
              <w:rPr>
                <w:lang w:val="en-IN"/>
              </w:rPr>
              <w:t>“</w:t>
            </w:r>
            <w:r w:rsidRPr="00DD59A0">
              <w:rPr>
                <w:lang w:val="en-IN"/>
              </w:rPr>
              <w:t>internalTransferID</w:t>
            </w:r>
            <w:r>
              <w:rPr>
                <w:lang w:val="en-IN"/>
              </w:rPr>
              <w:t>”</w:t>
            </w:r>
          </w:p>
          <w:p w14:paraId="37049B99" w14:textId="77777777" w:rsidR="006947FC" w:rsidRDefault="006947FC" w:rsidP="006947FC">
            <w:pPr>
              <w:rPr>
                <w:lang w:val="en-IN"/>
              </w:rPr>
            </w:pPr>
          </w:p>
          <w:p w14:paraId="46D200D7" w14:textId="34CC66F0" w:rsidR="006947FC" w:rsidRDefault="006947FC" w:rsidP="006947FC">
            <w:pPr>
              <w:rPr>
                <w:b/>
                <w:bCs/>
                <w:lang w:val="en-IN"/>
              </w:rPr>
            </w:pPr>
            <w:r w:rsidRPr="00672ABE">
              <w:rPr>
                <w:b/>
                <w:bCs/>
                <w:lang w:val="en-IN"/>
              </w:rPr>
              <w:t xml:space="preserve">Mapping (UI to API) </w:t>
            </w:r>
          </w:p>
          <w:p w14:paraId="305AA410" w14:textId="77777777" w:rsidR="00677686" w:rsidRDefault="00677686" w:rsidP="00677686">
            <w:pPr>
              <w:rPr>
                <w:lang w:val="en-IN"/>
              </w:rPr>
            </w:pPr>
            <w:r>
              <w:rPr>
                <w:lang w:val="en-IN"/>
              </w:rPr>
              <w:t xml:space="preserve">LoggedInUser:AccountID </w:t>
            </w:r>
            <w:r w:rsidRPr="00E81E61">
              <w:rPr>
                <w:lang w:val="en-IN"/>
              </w:rPr>
              <w:sym w:font="Wingdings" w:char="F0E0"/>
            </w:r>
            <w:r>
              <w:rPr>
                <w:lang w:val="en-IN"/>
              </w:rPr>
              <w:t>fromAccountID</w:t>
            </w:r>
          </w:p>
          <w:p w14:paraId="2054BAC7" w14:textId="77777777" w:rsidR="00677686" w:rsidRDefault="00677686" w:rsidP="00677686">
            <w:pPr>
              <w:rPr>
                <w:lang w:val="en-IN"/>
              </w:rPr>
            </w:pPr>
            <w:r>
              <w:rPr>
                <w:lang w:val="en-IN"/>
              </w:rPr>
              <w:t xml:space="preserve">LoggedInUser:EmployeeID </w:t>
            </w:r>
            <w:r w:rsidRPr="00E81E61">
              <w:rPr>
                <w:lang w:val="en-IN"/>
              </w:rPr>
              <w:sym w:font="Wingdings" w:char="F0E0"/>
            </w:r>
            <w:r>
              <w:rPr>
                <w:lang w:val="en-IN"/>
              </w:rPr>
              <w:t>fromEmployeeID</w:t>
            </w:r>
          </w:p>
          <w:p w14:paraId="2095DD61" w14:textId="77777777" w:rsidR="00677686" w:rsidRPr="00672ABE" w:rsidRDefault="00677686" w:rsidP="006947FC">
            <w:pPr>
              <w:rPr>
                <w:b/>
                <w:bCs/>
                <w:lang w:val="en-IN"/>
              </w:rPr>
            </w:pPr>
          </w:p>
          <w:p w14:paraId="01772428" w14:textId="3B4660FB" w:rsidR="006947FC" w:rsidRDefault="001F57C7" w:rsidP="006947FC">
            <w:pPr>
              <w:rPr>
                <w:lang w:val="en-IN"/>
              </w:rPr>
            </w:pPr>
            <w:r>
              <w:rPr>
                <w:lang w:val="en-IN"/>
              </w:rPr>
              <w:t>“To Person/Account”</w:t>
            </w:r>
            <w:r w:rsidR="006947FC">
              <w:rPr>
                <w:lang w:val="en-IN"/>
              </w:rPr>
              <w:t xml:space="preserve"> searchbox: </w:t>
            </w:r>
            <w:r>
              <w:rPr>
                <w:lang w:val="en-IN"/>
              </w:rPr>
              <w:t>A</w:t>
            </w:r>
            <w:r w:rsidR="006947FC">
              <w:rPr>
                <w:lang w:val="en-IN"/>
              </w:rPr>
              <w:t>ccountID</w:t>
            </w:r>
            <w:r w:rsidR="006947FC" w:rsidRPr="00E81E61">
              <w:rPr>
                <w:lang w:val="en-IN"/>
              </w:rPr>
              <w:sym w:font="Wingdings" w:char="F0E0"/>
            </w:r>
            <w:r w:rsidR="00677686">
              <w:rPr>
                <w:lang w:val="en-IN"/>
              </w:rPr>
              <w:t>to</w:t>
            </w:r>
            <w:r w:rsidR="006947FC">
              <w:rPr>
                <w:lang w:val="en-IN"/>
              </w:rPr>
              <w:t>AccountID</w:t>
            </w:r>
          </w:p>
          <w:p w14:paraId="52B2C329" w14:textId="77777777" w:rsidR="006947FC" w:rsidRDefault="006947FC" w:rsidP="006947FC">
            <w:pPr>
              <w:rPr>
                <w:lang w:val="en-IN"/>
              </w:rPr>
            </w:pPr>
          </w:p>
          <w:p w14:paraId="2EF5D151" w14:textId="245E8D3F" w:rsidR="006947FC" w:rsidRDefault="006947FC" w:rsidP="006947FC">
            <w:pPr>
              <w:rPr>
                <w:lang w:val="en-IN"/>
              </w:rPr>
            </w:pPr>
            <w:r>
              <w:rPr>
                <w:lang w:val="en-IN"/>
              </w:rPr>
              <w:t>“</w:t>
            </w:r>
            <w:r w:rsidR="001F57C7">
              <w:rPr>
                <w:lang w:val="en-IN"/>
              </w:rPr>
              <w:t>To Person/Account</w:t>
            </w:r>
            <w:r>
              <w:rPr>
                <w:lang w:val="en-IN"/>
              </w:rPr>
              <w:t>” SearchBox:</w:t>
            </w:r>
            <w:r w:rsidR="001F57C7">
              <w:rPr>
                <w:lang w:val="en-IN"/>
              </w:rPr>
              <w:t>Employee</w:t>
            </w:r>
            <w:r>
              <w:rPr>
                <w:lang w:val="en-IN"/>
              </w:rPr>
              <w:t xml:space="preserve">ID </w:t>
            </w:r>
            <w:r w:rsidRPr="00E81E61">
              <w:rPr>
                <w:lang w:val="en-IN"/>
              </w:rPr>
              <w:sym w:font="Wingdings" w:char="F0E0"/>
            </w:r>
            <w:r>
              <w:rPr>
                <w:lang w:val="en-IN"/>
              </w:rPr>
              <w:t xml:space="preserve"> </w:t>
            </w:r>
            <w:r w:rsidR="00677686">
              <w:rPr>
                <w:lang w:val="en-IN"/>
              </w:rPr>
              <w:t>toEmployeeID</w:t>
            </w:r>
          </w:p>
          <w:p w14:paraId="55F7BCB5" w14:textId="77777777" w:rsidR="006947FC" w:rsidRDefault="006947FC" w:rsidP="006947FC">
            <w:pPr>
              <w:rPr>
                <w:lang w:val="en-IN"/>
              </w:rPr>
            </w:pPr>
          </w:p>
        </w:tc>
      </w:tr>
      <w:tr w:rsidR="006947FC" w14:paraId="7A661C76" w14:textId="77777777" w:rsidTr="00DD59A0">
        <w:tc>
          <w:tcPr>
            <w:tcW w:w="4508" w:type="dxa"/>
          </w:tcPr>
          <w:p w14:paraId="1BBA60E6" w14:textId="77777777" w:rsidR="006947FC" w:rsidRPr="00DD59A0" w:rsidRDefault="006947FC" w:rsidP="006947FC">
            <w:pPr>
              <w:rPr>
                <w:lang w:val="en-IN"/>
              </w:rPr>
            </w:pPr>
          </w:p>
        </w:tc>
        <w:tc>
          <w:tcPr>
            <w:tcW w:w="4508" w:type="dxa"/>
          </w:tcPr>
          <w:p w14:paraId="58240F26" w14:textId="77777777" w:rsidR="006947FC" w:rsidRDefault="006947FC" w:rsidP="006947FC">
            <w:pPr>
              <w:rPr>
                <w:lang w:val="en-IN"/>
              </w:rPr>
            </w:pPr>
          </w:p>
        </w:tc>
      </w:tr>
    </w:tbl>
    <w:p w14:paraId="193E2E78" w14:textId="77777777" w:rsidR="00DD59A0" w:rsidRPr="005B7107" w:rsidRDefault="00DD59A0" w:rsidP="00DB2824">
      <w:pPr>
        <w:rPr>
          <w:lang w:val="en-IN"/>
        </w:rPr>
      </w:pPr>
    </w:p>
    <w:p w14:paraId="73A59AC4" w14:textId="043C6B45" w:rsidR="00DD59A0" w:rsidRDefault="005A37A8" w:rsidP="00DB2824">
      <w:pPr>
        <w:pStyle w:val="Heading2"/>
        <w:rPr>
          <w:lang w:val="en-IN"/>
        </w:rPr>
      </w:pPr>
      <w:bookmarkStart w:id="238" w:name="_Ref39509580"/>
      <w:r w:rsidRPr="005A37A8">
        <w:rPr>
          <w:lang w:val="en-IN"/>
        </w:rPr>
        <w:t>/accounting/createPaymentReceived</w:t>
      </w:r>
      <w:bookmarkEnd w:id="238"/>
    </w:p>
    <w:p w14:paraId="1CEBE486" w14:textId="59D565BA" w:rsidR="005A37A8" w:rsidRDefault="005A37A8" w:rsidP="00DD59A0">
      <w:pPr>
        <w:rPr>
          <w:lang w:val="en-IN"/>
        </w:rPr>
      </w:pPr>
    </w:p>
    <w:tbl>
      <w:tblPr>
        <w:tblStyle w:val="TableGrid"/>
        <w:tblW w:w="0" w:type="auto"/>
        <w:tblLook w:val="04A0" w:firstRow="1" w:lastRow="0" w:firstColumn="1" w:lastColumn="0" w:noHBand="0" w:noVBand="1"/>
      </w:tblPr>
      <w:tblGrid>
        <w:gridCol w:w="4508"/>
        <w:gridCol w:w="4508"/>
      </w:tblGrid>
      <w:tr w:rsidR="001C0685" w14:paraId="6F8BAA0C" w14:textId="77777777" w:rsidTr="005A37A8">
        <w:tc>
          <w:tcPr>
            <w:tcW w:w="4508" w:type="dxa"/>
          </w:tcPr>
          <w:p w14:paraId="6E13C346" w14:textId="4E758EC4" w:rsidR="001C0685" w:rsidRDefault="001C0685" w:rsidP="001C0685">
            <w:pPr>
              <w:rPr>
                <w:lang w:val="en-IN"/>
              </w:rPr>
            </w:pPr>
            <w:r w:rsidRPr="00672ABE">
              <w:rPr>
                <w:b/>
                <w:bCs/>
                <w:lang w:val="en-IN"/>
              </w:rPr>
              <w:t>API</w:t>
            </w:r>
          </w:p>
        </w:tc>
        <w:tc>
          <w:tcPr>
            <w:tcW w:w="4508" w:type="dxa"/>
          </w:tcPr>
          <w:p w14:paraId="07374CD8" w14:textId="0EF2CA40" w:rsidR="001C0685" w:rsidRDefault="001C0685" w:rsidP="001C0685">
            <w:pPr>
              <w:rPr>
                <w:lang w:val="en-IN"/>
              </w:rPr>
            </w:pPr>
            <w:r>
              <w:rPr>
                <w:b/>
                <w:bCs/>
                <w:lang w:val="en-IN"/>
              </w:rPr>
              <w:t>THE FIELDS NEED CLARIFICATION</w:t>
            </w:r>
          </w:p>
        </w:tc>
      </w:tr>
      <w:tr w:rsidR="001C0685" w14:paraId="33B8BF51" w14:textId="77777777" w:rsidTr="005A37A8">
        <w:tc>
          <w:tcPr>
            <w:tcW w:w="4508" w:type="dxa"/>
          </w:tcPr>
          <w:p w14:paraId="6C2571C3" w14:textId="77777777" w:rsidR="001C0685" w:rsidRPr="005A37A8" w:rsidRDefault="001C0685" w:rsidP="001C0685">
            <w:pPr>
              <w:rPr>
                <w:lang w:val="en-IN"/>
              </w:rPr>
            </w:pPr>
            <w:r w:rsidRPr="005A37A8">
              <w:rPr>
                <w:lang w:val="en-IN"/>
              </w:rPr>
              <w:t>{</w:t>
            </w:r>
          </w:p>
          <w:p w14:paraId="738A345B" w14:textId="77777777" w:rsidR="001C0685" w:rsidRPr="005A37A8" w:rsidRDefault="001C0685" w:rsidP="001C0685">
            <w:pPr>
              <w:rPr>
                <w:lang w:val="en-IN"/>
              </w:rPr>
            </w:pPr>
            <w:r w:rsidRPr="005A37A8">
              <w:rPr>
                <w:lang w:val="en-IN"/>
              </w:rPr>
              <w:t xml:space="preserve">  "amount": 0,</w:t>
            </w:r>
          </w:p>
          <w:p w14:paraId="18078444" w14:textId="77777777" w:rsidR="001C0685" w:rsidRPr="005A37A8" w:rsidRDefault="001C0685" w:rsidP="001C0685">
            <w:pPr>
              <w:rPr>
                <w:lang w:val="en-IN"/>
              </w:rPr>
            </w:pPr>
            <w:r w:rsidRPr="005A37A8">
              <w:rPr>
                <w:lang w:val="en-IN"/>
              </w:rPr>
              <w:t xml:space="preserve">  "details": "string",</w:t>
            </w:r>
          </w:p>
          <w:p w14:paraId="7369EC42" w14:textId="77777777" w:rsidR="001C0685" w:rsidRPr="005A37A8" w:rsidRDefault="001C0685" w:rsidP="001C0685">
            <w:pPr>
              <w:rPr>
                <w:lang w:val="en-IN"/>
              </w:rPr>
            </w:pPr>
            <w:r w:rsidRPr="005A37A8">
              <w:rPr>
                <w:lang w:val="en-IN"/>
              </w:rPr>
              <w:t xml:space="preserve">  "fromAccountID": 0,</w:t>
            </w:r>
          </w:p>
          <w:p w14:paraId="41998BB9" w14:textId="77777777" w:rsidR="001C0685" w:rsidRPr="005A37A8" w:rsidRDefault="001C0685" w:rsidP="001C0685">
            <w:pPr>
              <w:rPr>
                <w:lang w:val="en-IN"/>
              </w:rPr>
            </w:pPr>
            <w:r w:rsidRPr="005A37A8">
              <w:rPr>
                <w:lang w:val="en-IN"/>
              </w:rPr>
              <w:t xml:space="preserve">  "fromCustomerID": "string",</w:t>
            </w:r>
          </w:p>
          <w:p w14:paraId="3A9219D7" w14:textId="77777777" w:rsidR="001C0685" w:rsidRPr="005A37A8" w:rsidRDefault="001C0685" w:rsidP="001C0685">
            <w:pPr>
              <w:rPr>
                <w:lang w:val="en-IN"/>
              </w:rPr>
            </w:pPr>
            <w:r w:rsidRPr="005A37A8">
              <w:rPr>
                <w:lang w:val="en-IN"/>
              </w:rPr>
              <w:t xml:space="preserve">  "includeInCalc": true,</w:t>
            </w:r>
          </w:p>
          <w:p w14:paraId="11F61A96" w14:textId="77777777" w:rsidR="001C0685" w:rsidRPr="005A37A8" w:rsidRDefault="001C0685" w:rsidP="001C0685">
            <w:pPr>
              <w:rPr>
                <w:lang w:val="en-IN"/>
              </w:rPr>
            </w:pPr>
            <w:r w:rsidRPr="005A37A8">
              <w:rPr>
                <w:lang w:val="en-IN"/>
              </w:rPr>
              <w:t xml:space="preserve">  "paymentReceivedID": 0,</w:t>
            </w:r>
          </w:p>
          <w:p w14:paraId="296698ED" w14:textId="77777777" w:rsidR="001C0685" w:rsidRPr="005A37A8" w:rsidRDefault="001C0685" w:rsidP="001C0685">
            <w:pPr>
              <w:rPr>
                <w:lang w:val="en-IN"/>
              </w:rPr>
            </w:pPr>
            <w:r w:rsidRPr="005A37A8">
              <w:rPr>
                <w:lang w:val="en-IN"/>
              </w:rPr>
              <w:t xml:space="preserve">  "paymentType": "string",</w:t>
            </w:r>
          </w:p>
          <w:p w14:paraId="60058AEC" w14:textId="77777777" w:rsidR="001C0685" w:rsidRPr="005A37A8" w:rsidRDefault="001C0685" w:rsidP="001C0685">
            <w:pPr>
              <w:rPr>
                <w:lang w:val="en-IN"/>
              </w:rPr>
            </w:pPr>
            <w:r w:rsidRPr="005A37A8">
              <w:rPr>
                <w:lang w:val="en-IN"/>
              </w:rPr>
              <w:t xml:space="preserve">  "receivedDate": "2020-05-04T12:47:18.749Z",</w:t>
            </w:r>
          </w:p>
          <w:p w14:paraId="4FAF5CDF" w14:textId="77777777" w:rsidR="001C0685" w:rsidRPr="005A37A8" w:rsidRDefault="001C0685" w:rsidP="001C0685">
            <w:pPr>
              <w:rPr>
                <w:lang w:val="en-IN"/>
              </w:rPr>
            </w:pPr>
            <w:r w:rsidRPr="005A37A8">
              <w:rPr>
                <w:lang w:val="en-IN"/>
              </w:rPr>
              <w:t xml:space="preserve">  "toAccountID": 0,</w:t>
            </w:r>
          </w:p>
          <w:p w14:paraId="158AA863" w14:textId="77777777" w:rsidR="001C0685" w:rsidRPr="005A37A8" w:rsidRDefault="001C0685" w:rsidP="001C0685">
            <w:pPr>
              <w:rPr>
                <w:lang w:val="en-IN"/>
              </w:rPr>
            </w:pPr>
            <w:r w:rsidRPr="005A37A8">
              <w:rPr>
                <w:lang w:val="en-IN"/>
              </w:rPr>
              <w:t xml:space="preserve">  "toEmployeeID": "string"</w:t>
            </w:r>
          </w:p>
          <w:p w14:paraId="2EC82687" w14:textId="036A9B7C" w:rsidR="001C0685" w:rsidRDefault="001C0685" w:rsidP="001C0685">
            <w:pPr>
              <w:rPr>
                <w:lang w:val="en-IN"/>
              </w:rPr>
            </w:pPr>
            <w:r w:rsidRPr="005A37A8">
              <w:rPr>
                <w:lang w:val="en-IN"/>
              </w:rPr>
              <w:t>}</w:t>
            </w:r>
          </w:p>
        </w:tc>
        <w:tc>
          <w:tcPr>
            <w:tcW w:w="4508" w:type="dxa"/>
          </w:tcPr>
          <w:p w14:paraId="1B2A86A8" w14:textId="77777777" w:rsidR="00494D8F" w:rsidRPr="00672ABE" w:rsidRDefault="00494D8F" w:rsidP="00494D8F">
            <w:pPr>
              <w:rPr>
                <w:b/>
                <w:bCs/>
                <w:lang w:val="en-IN"/>
              </w:rPr>
            </w:pPr>
            <w:r w:rsidRPr="00672ABE">
              <w:rPr>
                <w:b/>
                <w:bCs/>
                <w:lang w:val="en-IN"/>
              </w:rPr>
              <w:t xml:space="preserve">Do not pass (as you may not have): </w:t>
            </w:r>
          </w:p>
          <w:p w14:paraId="497CACED" w14:textId="75BA6423" w:rsidR="00494D8F" w:rsidRDefault="00494D8F" w:rsidP="00494D8F">
            <w:pPr>
              <w:rPr>
                <w:lang w:val="en-IN"/>
              </w:rPr>
            </w:pPr>
            <w:r>
              <w:rPr>
                <w:lang w:val="en-IN"/>
              </w:rPr>
              <w:t>“</w:t>
            </w:r>
            <w:r w:rsidRPr="005A37A8">
              <w:rPr>
                <w:lang w:val="en-IN"/>
              </w:rPr>
              <w:t>paymentReceivedID</w:t>
            </w:r>
            <w:r>
              <w:rPr>
                <w:lang w:val="en-IN"/>
              </w:rPr>
              <w:t>”</w:t>
            </w:r>
          </w:p>
          <w:p w14:paraId="4F02EE64" w14:textId="77777777" w:rsidR="00494D8F" w:rsidRDefault="00494D8F" w:rsidP="00494D8F">
            <w:pPr>
              <w:rPr>
                <w:lang w:val="en-IN"/>
              </w:rPr>
            </w:pPr>
          </w:p>
          <w:p w14:paraId="3E805A8E" w14:textId="77777777" w:rsidR="00494D8F" w:rsidRDefault="00494D8F" w:rsidP="00494D8F">
            <w:pPr>
              <w:rPr>
                <w:b/>
                <w:bCs/>
                <w:lang w:val="en-IN"/>
              </w:rPr>
            </w:pPr>
            <w:r w:rsidRPr="00672ABE">
              <w:rPr>
                <w:b/>
                <w:bCs/>
                <w:lang w:val="en-IN"/>
              </w:rPr>
              <w:t xml:space="preserve">Mapping (UI to API) </w:t>
            </w:r>
          </w:p>
          <w:p w14:paraId="5D1EC676" w14:textId="0F798CED" w:rsidR="00494D8F" w:rsidRDefault="00494D8F" w:rsidP="00494D8F">
            <w:pPr>
              <w:rPr>
                <w:lang w:val="en-IN"/>
              </w:rPr>
            </w:pPr>
            <w:r>
              <w:rPr>
                <w:lang w:val="en-IN"/>
              </w:rPr>
              <w:t xml:space="preserve">LoggedInUser:AccountID </w:t>
            </w:r>
            <w:r w:rsidRPr="00E81E61">
              <w:rPr>
                <w:lang w:val="en-IN"/>
              </w:rPr>
              <w:sym w:font="Wingdings" w:char="F0E0"/>
            </w:r>
            <w:r w:rsidR="00E01BBD">
              <w:rPr>
                <w:lang w:val="en-IN"/>
              </w:rPr>
              <w:t>to</w:t>
            </w:r>
            <w:r>
              <w:rPr>
                <w:lang w:val="en-IN"/>
              </w:rPr>
              <w:t>AccountID</w:t>
            </w:r>
          </w:p>
          <w:p w14:paraId="00B084A6" w14:textId="2DA82689" w:rsidR="00494D8F" w:rsidRDefault="00494D8F" w:rsidP="00494D8F">
            <w:pPr>
              <w:rPr>
                <w:lang w:val="en-IN"/>
              </w:rPr>
            </w:pPr>
            <w:r>
              <w:rPr>
                <w:lang w:val="en-IN"/>
              </w:rPr>
              <w:t xml:space="preserve">LoggedInUser:EmployeeID </w:t>
            </w:r>
            <w:r w:rsidRPr="00E81E61">
              <w:rPr>
                <w:lang w:val="en-IN"/>
              </w:rPr>
              <w:sym w:font="Wingdings" w:char="F0E0"/>
            </w:r>
            <w:r w:rsidR="00E01BBD">
              <w:rPr>
                <w:lang w:val="en-IN"/>
              </w:rPr>
              <w:t>to</w:t>
            </w:r>
            <w:r>
              <w:rPr>
                <w:lang w:val="en-IN"/>
              </w:rPr>
              <w:t>EmployeeID</w:t>
            </w:r>
          </w:p>
          <w:p w14:paraId="0EDD7760" w14:textId="77777777" w:rsidR="00494D8F" w:rsidRPr="00672ABE" w:rsidRDefault="00494D8F" w:rsidP="00494D8F">
            <w:pPr>
              <w:rPr>
                <w:b/>
                <w:bCs/>
                <w:lang w:val="en-IN"/>
              </w:rPr>
            </w:pPr>
          </w:p>
          <w:p w14:paraId="613951A6" w14:textId="2A4B609D" w:rsidR="00494D8F" w:rsidRDefault="00494D8F" w:rsidP="00494D8F">
            <w:pPr>
              <w:rPr>
                <w:lang w:val="en-IN"/>
              </w:rPr>
            </w:pPr>
            <w:r>
              <w:rPr>
                <w:lang w:val="en-IN"/>
              </w:rPr>
              <w:t>“</w:t>
            </w:r>
            <w:r w:rsidR="005218B7">
              <w:rPr>
                <w:lang w:val="en-IN"/>
              </w:rPr>
              <w:t>Customer / Vendor</w:t>
            </w:r>
            <w:r>
              <w:rPr>
                <w:lang w:val="en-IN"/>
              </w:rPr>
              <w:t>” searchbox: AccountID</w:t>
            </w:r>
            <w:r w:rsidRPr="00E81E61">
              <w:rPr>
                <w:lang w:val="en-IN"/>
              </w:rPr>
              <w:sym w:font="Wingdings" w:char="F0E0"/>
            </w:r>
            <w:r w:rsidR="005218B7">
              <w:rPr>
                <w:lang w:val="en-IN"/>
              </w:rPr>
              <w:t>from</w:t>
            </w:r>
            <w:r>
              <w:rPr>
                <w:lang w:val="en-IN"/>
              </w:rPr>
              <w:t>AccountID</w:t>
            </w:r>
          </w:p>
          <w:p w14:paraId="6EFE4659" w14:textId="77777777" w:rsidR="00494D8F" w:rsidRDefault="00494D8F" w:rsidP="00494D8F">
            <w:pPr>
              <w:rPr>
                <w:lang w:val="en-IN"/>
              </w:rPr>
            </w:pPr>
          </w:p>
          <w:p w14:paraId="2BDDC237" w14:textId="53A77903" w:rsidR="00494D8F" w:rsidRDefault="00494D8F" w:rsidP="00494D8F">
            <w:pPr>
              <w:rPr>
                <w:lang w:val="en-IN"/>
              </w:rPr>
            </w:pPr>
            <w:r>
              <w:rPr>
                <w:lang w:val="en-IN"/>
              </w:rPr>
              <w:t>“</w:t>
            </w:r>
            <w:r w:rsidR="005218B7">
              <w:rPr>
                <w:lang w:val="en-IN"/>
              </w:rPr>
              <w:t>Customer / Vendor</w:t>
            </w:r>
            <w:r>
              <w:rPr>
                <w:lang w:val="en-IN"/>
              </w:rPr>
              <w:t>” SearchBox:</w:t>
            </w:r>
            <w:del w:id="239" w:author="nyadav.idmworks@outlook.com" w:date="2020-05-09T23:30:00Z">
              <w:r w:rsidR="00674431" w:rsidDel="003849F8">
                <w:rPr>
                  <w:lang w:val="en-IN"/>
                </w:rPr>
                <w:delText>Customer</w:delText>
              </w:r>
              <w:r w:rsidDel="003849F8">
                <w:rPr>
                  <w:lang w:val="en-IN"/>
                </w:rPr>
                <w:delText xml:space="preserve">ID </w:delText>
              </w:r>
            </w:del>
            <w:ins w:id="240" w:author="nyadav.idmworks@outlook.com" w:date="2020-05-09T23:30:00Z">
              <w:r w:rsidR="003849F8">
                <w:rPr>
                  <w:lang w:val="en-IN"/>
                </w:rPr>
                <w:t xml:space="preserve">OwnerID </w:t>
              </w:r>
            </w:ins>
            <w:r w:rsidRPr="00E81E61">
              <w:rPr>
                <w:lang w:val="en-IN"/>
              </w:rPr>
              <w:sym w:font="Wingdings" w:char="F0E0"/>
            </w:r>
            <w:r>
              <w:rPr>
                <w:lang w:val="en-IN"/>
              </w:rPr>
              <w:t xml:space="preserve"> </w:t>
            </w:r>
            <w:r w:rsidR="005218B7">
              <w:rPr>
                <w:lang w:val="en-IN"/>
              </w:rPr>
              <w:t>from</w:t>
            </w:r>
            <w:r w:rsidR="00431A2D">
              <w:rPr>
                <w:lang w:val="en-IN"/>
              </w:rPr>
              <w:t>Customer</w:t>
            </w:r>
            <w:r w:rsidR="00082586">
              <w:rPr>
                <w:lang w:val="en-IN"/>
              </w:rPr>
              <w:t>ID</w:t>
            </w:r>
          </w:p>
          <w:p w14:paraId="4F7AC3DC" w14:textId="77777777" w:rsidR="001C0685" w:rsidRDefault="001C0685" w:rsidP="001C0685">
            <w:pPr>
              <w:rPr>
                <w:lang w:val="en-IN"/>
              </w:rPr>
            </w:pPr>
          </w:p>
        </w:tc>
      </w:tr>
    </w:tbl>
    <w:p w14:paraId="6AAC8874" w14:textId="605F4533" w:rsidR="005A37A8" w:rsidRDefault="005A37A8" w:rsidP="00DD59A0">
      <w:pPr>
        <w:rPr>
          <w:lang w:val="en-IN"/>
        </w:rPr>
      </w:pPr>
    </w:p>
    <w:p w14:paraId="41EEB235" w14:textId="39422C6C" w:rsidR="00050675" w:rsidRDefault="00050675" w:rsidP="00050675">
      <w:pPr>
        <w:pStyle w:val="Heading2"/>
        <w:rPr>
          <w:lang w:val="en-IN"/>
        </w:rPr>
      </w:pPr>
      <w:bookmarkStart w:id="241" w:name="_Ref39509638"/>
      <w:r w:rsidRPr="00050675">
        <w:rPr>
          <w:lang w:val="en-IN"/>
        </w:rPr>
        <w:t>/accounting/createPayToVendor</w:t>
      </w:r>
      <w:bookmarkEnd w:id="241"/>
    </w:p>
    <w:p w14:paraId="3AAEEED3" w14:textId="640CD8FC" w:rsidR="00050675" w:rsidRDefault="00050675" w:rsidP="00050675">
      <w:pPr>
        <w:rPr>
          <w:lang w:val="en-IN"/>
        </w:rPr>
      </w:pPr>
    </w:p>
    <w:tbl>
      <w:tblPr>
        <w:tblStyle w:val="TableGrid"/>
        <w:tblW w:w="0" w:type="auto"/>
        <w:tblLook w:val="04A0" w:firstRow="1" w:lastRow="0" w:firstColumn="1" w:lastColumn="0" w:noHBand="0" w:noVBand="1"/>
      </w:tblPr>
      <w:tblGrid>
        <w:gridCol w:w="4508"/>
        <w:gridCol w:w="4508"/>
      </w:tblGrid>
      <w:tr w:rsidR="00A95E0C" w14:paraId="7E84A201" w14:textId="77777777" w:rsidTr="00050675">
        <w:tc>
          <w:tcPr>
            <w:tcW w:w="4508" w:type="dxa"/>
          </w:tcPr>
          <w:p w14:paraId="4D8C9E19" w14:textId="1E1B8060" w:rsidR="00A95E0C" w:rsidRDefault="00A95E0C" w:rsidP="00A95E0C">
            <w:pPr>
              <w:rPr>
                <w:lang w:val="en-IN"/>
              </w:rPr>
            </w:pPr>
            <w:r w:rsidRPr="00672ABE">
              <w:rPr>
                <w:b/>
                <w:bCs/>
                <w:lang w:val="en-IN"/>
              </w:rPr>
              <w:t>API</w:t>
            </w:r>
          </w:p>
        </w:tc>
        <w:tc>
          <w:tcPr>
            <w:tcW w:w="4508" w:type="dxa"/>
          </w:tcPr>
          <w:p w14:paraId="269A0A2A" w14:textId="2018B5D3" w:rsidR="00A95E0C" w:rsidRDefault="00A95E0C" w:rsidP="00A95E0C">
            <w:pPr>
              <w:rPr>
                <w:lang w:val="en-IN"/>
              </w:rPr>
            </w:pPr>
            <w:r>
              <w:rPr>
                <w:b/>
                <w:bCs/>
                <w:lang w:val="en-IN"/>
              </w:rPr>
              <w:t>THE FIELDS NEED CLARIFICATION</w:t>
            </w:r>
          </w:p>
        </w:tc>
      </w:tr>
      <w:tr w:rsidR="00A95E0C" w14:paraId="6F5F7296" w14:textId="77777777" w:rsidTr="00050675">
        <w:tc>
          <w:tcPr>
            <w:tcW w:w="4508" w:type="dxa"/>
          </w:tcPr>
          <w:p w14:paraId="513A2EAD" w14:textId="77777777" w:rsidR="00822A8E" w:rsidRPr="00822A8E" w:rsidRDefault="00822A8E" w:rsidP="00822A8E">
            <w:pPr>
              <w:rPr>
                <w:lang w:val="en-IN"/>
              </w:rPr>
            </w:pPr>
            <w:r w:rsidRPr="00822A8E">
              <w:rPr>
                <w:lang w:val="en-IN"/>
              </w:rPr>
              <w:t>{</w:t>
            </w:r>
          </w:p>
          <w:p w14:paraId="401D757E" w14:textId="77777777" w:rsidR="00822A8E" w:rsidRPr="00822A8E" w:rsidRDefault="00822A8E" w:rsidP="00822A8E">
            <w:pPr>
              <w:rPr>
                <w:lang w:val="en-IN"/>
              </w:rPr>
            </w:pPr>
            <w:r w:rsidRPr="00822A8E">
              <w:rPr>
                <w:lang w:val="en-IN"/>
              </w:rPr>
              <w:t xml:space="preserve">  "amount": 0,</w:t>
            </w:r>
          </w:p>
          <w:p w14:paraId="45314A06" w14:textId="77777777" w:rsidR="00822A8E" w:rsidRPr="00822A8E" w:rsidRDefault="00822A8E" w:rsidP="00822A8E">
            <w:pPr>
              <w:rPr>
                <w:lang w:val="en-IN"/>
              </w:rPr>
            </w:pPr>
            <w:r w:rsidRPr="00822A8E">
              <w:rPr>
                <w:lang w:val="en-IN"/>
              </w:rPr>
              <w:t xml:space="preserve">  "details": "string",</w:t>
            </w:r>
          </w:p>
          <w:p w14:paraId="0EF1AD90" w14:textId="77777777" w:rsidR="00822A8E" w:rsidRPr="00822A8E" w:rsidRDefault="00822A8E" w:rsidP="00822A8E">
            <w:pPr>
              <w:rPr>
                <w:lang w:val="en-IN"/>
              </w:rPr>
            </w:pPr>
            <w:r w:rsidRPr="00822A8E">
              <w:rPr>
                <w:lang w:val="en-IN"/>
              </w:rPr>
              <w:t xml:space="preserve">  "fromAccountID": 0,</w:t>
            </w:r>
          </w:p>
          <w:p w14:paraId="689C1792" w14:textId="77777777" w:rsidR="00822A8E" w:rsidRPr="00822A8E" w:rsidRDefault="00822A8E" w:rsidP="00822A8E">
            <w:pPr>
              <w:rPr>
                <w:lang w:val="en-IN"/>
              </w:rPr>
            </w:pPr>
            <w:r w:rsidRPr="00822A8E">
              <w:rPr>
                <w:lang w:val="en-IN"/>
              </w:rPr>
              <w:t xml:space="preserve">  "fromEmployeeID": "string",</w:t>
            </w:r>
          </w:p>
          <w:p w14:paraId="474126F6" w14:textId="77777777" w:rsidR="00822A8E" w:rsidRPr="00822A8E" w:rsidRDefault="00822A8E" w:rsidP="00822A8E">
            <w:pPr>
              <w:rPr>
                <w:lang w:val="en-IN"/>
              </w:rPr>
            </w:pPr>
            <w:r w:rsidRPr="00822A8E">
              <w:rPr>
                <w:lang w:val="en-IN"/>
              </w:rPr>
              <w:t xml:space="preserve">  "payToVendorID": 0,</w:t>
            </w:r>
          </w:p>
          <w:p w14:paraId="29808CED" w14:textId="77777777" w:rsidR="00822A8E" w:rsidRPr="00822A8E" w:rsidRDefault="00822A8E" w:rsidP="00822A8E">
            <w:pPr>
              <w:rPr>
                <w:lang w:val="en-IN"/>
              </w:rPr>
            </w:pPr>
            <w:r w:rsidRPr="00822A8E">
              <w:rPr>
                <w:lang w:val="en-IN"/>
              </w:rPr>
              <w:t xml:space="preserve">  "paymentDate": "2020-05-04T12:42:01.372Z",</w:t>
            </w:r>
          </w:p>
          <w:p w14:paraId="43AB269B" w14:textId="77777777" w:rsidR="00822A8E" w:rsidRPr="00822A8E" w:rsidRDefault="00822A8E" w:rsidP="00822A8E">
            <w:pPr>
              <w:rPr>
                <w:lang w:val="en-IN"/>
              </w:rPr>
            </w:pPr>
            <w:r w:rsidRPr="00822A8E">
              <w:rPr>
                <w:lang w:val="en-IN"/>
              </w:rPr>
              <w:lastRenderedPageBreak/>
              <w:t xml:space="preserve">  "toAccountID": 0,</w:t>
            </w:r>
          </w:p>
          <w:p w14:paraId="17F4DF3A" w14:textId="77777777" w:rsidR="00822A8E" w:rsidRPr="00822A8E" w:rsidRDefault="00822A8E" w:rsidP="00822A8E">
            <w:pPr>
              <w:rPr>
                <w:lang w:val="en-IN"/>
              </w:rPr>
            </w:pPr>
            <w:r w:rsidRPr="00822A8E">
              <w:rPr>
                <w:lang w:val="en-IN"/>
              </w:rPr>
              <w:t xml:space="preserve">  "toCustomerID": "string"</w:t>
            </w:r>
          </w:p>
          <w:p w14:paraId="4147FBC5" w14:textId="28248286" w:rsidR="00A95E0C" w:rsidRDefault="00822A8E" w:rsidP="00822A8E">
            <w:pPr>
              <w:rPr>
                <w:lang w:val="en-IN"/>
              </w:rPr>
            </w:pPr>
            <w:r w:rsidRPr="00822A8E">
              <w:rPr>
                <w:lang w:val="en-IN"/>
              </w:rPr>
              <w:t>}</w:t>
            </w:r>
          </w:p>
        </w:tc>
        <w:tc>
          <w:tcPr>
            <w:tcW w:w="4508" w:type="dxa"/>
          </w:tcPr>
          <w:p w14:paraId="7DD128D9" w14:textId="77777777" w:rsidR="0078486A" w:rsidRPr="00672ABE" w:rsidRDefault="0078486A" w:rsidP="0078486A">
            <w:pPr>
              <w:rPr>
                <w:b/>
                <w:bCs/>
                <w:lang w:val="en-IN"/>
              </w:rPr>
            </w:pPr>
            <w:r w:rsidRPr="00672ABE">
              <w:rPr>
                <w:b/>
                <w:bCs/>
                <w:lang w:val="en-IN"/>
              </w:rPr>
              <w:lastRenderedPageBreak/>
              <w:t xml:space="preserve">Do not pass (as you may not have): </w:t>
            </w:r>
          </w:p>
          <w:p w14:paraId="5C191041" w14:textId="77777777" w:rsidR="0078486A" w:rsidRDefault="0078486A" w:rsidP="0078486A">
            <w:pPr>
              <w:rPr>
                <w:lang w:val="en-IN"/>
              </w:rPr>
            </w:pPr>
            <w:r>
              <w:rPr>
                <w:lang w:val="en-IN"/>
              </w:rPr>
              <w:t>“</w:t>
            </w:r>
            <w:r w:rsidRPr="005A37A8">
              <w:rPr>
                <w:lang w:val="en-IN"/>
              </w:rPr>
              <w:t>paymentReceivedID</w:t>
            </w:r>
            <w:r>
              <w:rPr>
                <w:lang w:val="en-IN"/>
              </w:rPr>
              <w:t>”</w:t>
            </w:r>
          </w:p>
          <w:p w14:paraId="48917E88" w14:textId="77777777" w:rsidR="0078486A" w:rsidRDefault="0078486A" w:rsidP="0078486A">
            <w:pPr>
              <w:rPr>
                <w:lang w:val="en-IN"/>
              </w:rPr>
            </w:pPr>
          </w:p>
          <w:p w14:paraId="10AFF6FC" w14:textId="77777777" w:rsidR="0078486A" w:rsidRDefault="0078486A" w:rsidP="0078486A">
            <w:pPr>
              <w:rPr>
                <w:b/>
                <w:bCs/>
                <w:lang w:val="en-IN"/>
              </w:rPr>
            </w:pPr>
            <w:r w:rsidRPr="00672ABE">
              <w:rPr>
                <w:b/>
                <w:bCs/>
                <w:lang w:val="en-IN"/>
              </w:rPr>
              <w:t xml:space="preserve">Mapping (UI to API) </w:t>
            </w:r>
          </w:p>
          <w:p w14:paraId="49A2D147" w14:textId="0FAF8AB2" w:rsidR="0078486A" w:rsidRDefault="0078486A" w:rsidP="0078486A">
            <w:pPr>
              <w:rPr>
                <w:lang w:val="en-IN"/>
              </w:rPr>
            </w:pPr>
            <w:r>
              <w:rPr>
                <w:lang w:val="en-IN"/>
              </w:rPr>
              <w:t xml:space="preserve">LoggedInUser:AccountID </w:t>
            </w:r>
            <w:r w:rsidRPr="00E81E61">
              <w:rPr>
                <w:lang w:val="en-IN"/>
              </w:rPr>
              <w:sym w:font="Wingdings" w:char="F0E0"/>
            </w:r>
            <w:r w:rsidR="009B50D8">
              <w:rPr>
                <w:lang w:val="en-IN"/>
              </w:rPr>
              <w:t>from</w:t>
            </w:r>
            <w:r>
              <w:rPr>
                <w:lang w:val="en-IN"/>
              </w:rPr>
              <w:t>AccountID</w:t>
            </w:r>
          </w:p>
          <w:p w14:paraId="06435F52" w14:textId="04E7B732" w:rsidR="0078486A" w:rsidRDefault="0078486A" w:rsidP="0078486A">
            <w:pPr>
              <w:rPr>
                <w:lang w:val="en-IN"/>
              </w:rPr>
            </w:pPr>
            <w:r>
              <w:rPr>
                <w:lang w:val="en-IN"/>
              </w:rPr>
              <w:t xml:space="preserve">LoggedInUser:EmployeeID </w:t>
            </w:r>
            <w:r w:rsidRPr="00E81E61">
              <w:rPr>
                <w:lang w:val="en-IN"/>
              </w:rPr>
              <w:sym w:font="Wingdings" w:char="F0E0"/>
            </w:r>
            <w:r w:rsidR="009B50D8">
              <w:rPr>
                <w:lang w:val="en-IN"/>
              </w:rPr>
              <w:t>from</w:t>
            </w:r>
            <w:r>
              <w:rPr>
                <w:lang w:val="en-IN"/>
              </w:rPr>
              <w:t>EmployeeID</w:t>
            </w:r>
          </w:p>
          <w:p w14:paraId="61AC8E0D" w14:textId="77777777" w:rsidR="0078486A" w:rsidRPr="00672ABE" w:rsidRDefault="0078486A" w:rsidP="0078486A">
            <w:pPr>
              <w:rPr>
                <w:b/>
                <w:bCs/>
                <w:lang w:val="en-IN"/>
              </w:rPr>
            </w:pPr>
          </w:p>
          <w:p w14:paraId="33D26A94" w14:textId="04CF786E" w:rsidR="0078486A" w:rsidRDefault="0078486A" w:rsidP="0078486A">
            <w:pPr>
              <w:rPr>
                <w:lang w:val="en-IN"/>
              </w:rPr>
            </w:pPr>
            <w:r>
              <w:rPr>
                <w:lang w:val="en-IN"/>
              </w:rPr>
              <w:lastRenderedPageBreak/>
              <w:t>“Customer / Vendor” searchbox: AccountID</w:t>
            </w:r>
            <w:r w:rsidRPr="00E81E61">
              <w:rPr>
                <w:lang w:val="en-IN"/>
              </w:rPr>
              <w:sym w:font="Wingdings" w:char="F0E0"/>
            </w:r>
            <w:r w:rsidR="009B50D8">
              <w:rPr>
                <w:lang w:val="en-IN"/>
              </w:rPr>
              <w:t>to</w:t>
            </w:r>
            <w:r>
              <w:rPr>
                <w:lang w:val="en-IN"/>
              </w:rPr>
              <w:t>AccountID</w:t>
            </w:r>
          </w:p>
          <w:p w14:paraId="2A4F9226" w14:textId="77777777" w:rsidR="0078486A" w:rsidRDefault="0078486A" w:rsidP="0078486A">
            <w:pPr>
              <w:rPr>
                <w:lang w:val="en-IN"/>
              </w:rPr>
            </w:pPr>
          </w:p>
          <w:p w14:paraId="49A6823D" w14:textId="166270FD" w:rsidR="0078486A" w:rsidRDefault="0078486A" w:rsidP="0078486A">
            <w:pPr>
              <w:rPr>
                <w:lang w:val="en-IN"/>
              </w:rPr>
            </w:pPr>
            <w:r>
              <w:rPr>
                <w:lang w:val="en-IN"/>
              </w:rPr>
              <w:t>“Customer / Vendor” SearchBox:</w:t>
            </w:r>
            <w:del w:id="242" w:author="nyadav.idmworks@outlook.com" w:date="2020-05-09T23:33:00Z">
              <w:r w:rsidDel="00A24677">
                <w:rPr>
                  <w:lang w:val="en-IN"/>
                </w:rPr>
                <w:delText xml:space="preserve">CustomerID </w:delText>
              </w:r>
            </w:del>
            <w:ins w:id="243" w:author="nyadav.idmworks@outlook.com" w:date="2020-05-09T23:33:00Z">
              <w:r w:rsidR="00A24677">
                <w:rPr>
                  <w:lang w:val="en-IN"/>
                </w:rPr>
                <w:t xml:space="preserve">OwnerID </w:t>
              </w:r>
            </w:ins>
            <w:r w:rsidRPr="00E81E61">
              <w:rPr>
                <w:lang w:val="en-IN"/>
              </w:rPr>
              <w:sym w:font="Wingdings" w:char="F0E0"/>
            </w:r>
            <w:r>
              <w:rPr>
                <w:lang w:val="en-IN"/>
              </w:rPr>
              <w:t xml:space="preserve"> </w:t>
            </w:r>
            <w:r w:rsidR="009B50D8">
              <w:rPr>
                <w:lang w:val="en-IN"/>
              </w:rPr>
              <w:t>ToC</w:t>
            </w:r>
            <w:r>
              <w:rPr>
                <w:lang w:val="en-IN"/>
              </w:rPr>
              <w:t>ustomer</w:t>
            </w:r>
            <w:r w:rsidR="009B50D8">
              <w:rPr>
                <w:lang w:val="en-IN"/>
              </w:rPr>
              <w:t>ID</w:t>
            </w:r>
          </w:p>
          <w:p w14:paraId="019294B4" w14:textId="77777777" w:rsidR="00A95E0C" w:rsidRDefault="00A95E0C" w:rsidP="00A95E0C">
            <w:pPr>
              <w:rPr>
                <w:lang w:val="en-IN"/>
              </w:rPr>
            </w:pPr>
          </w:p>
        </w:tc>
      </w:tr>
      <w:tr w:rsidR="00A95E0C" w14:paraId="7E31012E" w14:textId="77777777" w:rsidTr="00050675">
        <w:tc>
          <w:tcPr>
            <w:tcW w:w="4508" w:type="dxa"/>
          </w:tcPr>
          <w:p w14:paraId="7E006F5C" w14:textId="77777777" w:rsidR="00A95E0C" w:rsidRPr="00050675" w:rsidRDefault="00A95E0C" w:rsidP="00A95E0C">
            <w:pPr>
              <w:rPr>
                <w:lang w:val="en-IN"/>
              </w:rPr>
            </w:pPr>
          </w:p>
        </w:tc>
        <w:tc>
          <w:tcPr>
            <w:tcW w:w="4508" w:type="dxa"/>
          </w:tcPr>
          <w:p w14:paraId="71BD173A" w14:textId="77777777" w:rsidR="00A95E0C" w:rsidRDefault="00A95E0C" w:rsidP="00A95E0C">
            <w:pPr>
              <w:rPr>
                <w:lang w:val="en-IN"/>
              </w:rPr>
            </w:pPr>
          </w:p>
        </w:tc>
      </w:tr>
    </w:tbl>
    <w:p w14:paraId="13CD1D9F" w14:textId="77777777" w:rsidR="00CB7BCC" w:rsidRDefault="00CB7BCC" w:rsidP="00DB2824">
      <w:pPr>
        <w:spacing w:after="0" w:line="240" w:lineRule="auto"/>
        <w:rPr>
          <w:lang w:val="en-IN"/>
        </w:rPr>
      </w:pPr>
      <w:bookmarkStart w:id="244" w:name="_Ref39509614"/>
    </w:p>
    <w:p w14:paraId="46B0124E" w14:textId="7733A851" w:rsidR="00050675" w:rsidRDefault="00FE602A" w:rsidP="00DB2824">
      <w:pPr>
        <w:spacing w:after="0" w:line="240" w:lineRule="auto"/>
        <w:rPr>
          <w:lang w:val="en-IN"/>
        </w:rPr>
      </w:pPr>
      <w:r w:rsidRPr="00304337">
        <w:rPr>
          <w:rFonts w:asciiTheme="majorHAnsi" w:eastAsiaTheme="majorEastAsia" w:hAnsiTheme="majorHAnsi" w:cstheme="majorBidi"/>
          <w:color w:val="2F5496" w:themeColor="accent1" w:themeShade="BF"/>
          <w:sz w:val="26"/>
          <w:szCs w:val="26"/>
          <w:lang w:val="en-IN"/>
        </w:rPr>
        <w:t>/accounting/createSalesEntry</w:t>
      </w:r>
      <w:bookmarkEnd w:id="244"/>
    </w:p>
    <w:p w14:paraId="6791DCEF" w14:textId="77777777" w:rsidR="009E6D03" w:rsidRPr="005B7107" w:rsidRDefault="009E6D03" w:rsidP="005B7107">
      <w:pPr>
        <w:rPr>
          <w:lang w:val="en-IN"/>
        </w:rPr>
      </w:pPr>
    </w:p>
    <w:tbl>
      <w:tblPr>
        <w:tblStyle w:val="TableGrid"/>
        <w:tblW w:w="0" w:type="auto"/>
        <w:tblLook w:val="04A0" w:firstRow="1" w:lastRow="0" w:firstColumn="1" w:lastColumn="0" w:noHBand="0" w:noVBand="1"/>
      </w:tblPr>
      <w:tblGrid>
        <w:gridCol w:w="4508"/>
        <w:gridCol w:w="4508"/>
      </w:tblGrid>
      <w:tr w:rsidR="004A3422" w14:paraId="3357A3EE" w14:textId="77777777" w:rsidTr="00FE602A">
        <w:tc>
          <w:tcPr>
            <w:tcW w:w="4508" w:type="dxa"/>
          </w:tcPr>
          <w:p w14:paraId="5FB06611" w14:textId="55B761E6" w:rsidR="004A3422" w:rsidRPr="00DB2824" w:rsidRDefault="00CB7BCC" w:rsidP="004A3422">
            <w:pPr>
              <w:rPr>
                <w:b/>
                <w:bCs/>
                <w:lang w:val="en-IN"/>
              </w:rPr>
            </w:pPr>
            <w:r w:rsidRPr="00DB2824">
              <w:rPr>
                <w:b/>
                <w:bCs/>
                <w:lang w:val="en-IN"/>
              </w:rPr>
              <w:t>API</w:t>
            </w:r>
          </w:p>
        </w:tc>
        <w:tc>
          <w:tcPr>
            <w:tcW w:w="4508" w:type="dxa"/>
          </w:tcPr>
          <w:p w14:paraId="0D488D0B" w14:textId="4408FAB5" w:rsidR="004A3422" w:rsidRDefault="004A3422" w:rsidP="004A3422">
            <w:pPr>
              <w:rPr>
                <w:lang w:val="en-IN"/>
              </w:rPr>
            </w:pPr>
            <w:r>
              <w:rPr>
                <w:b/>
                <w:bCs/>
                <w:lang w:val="en-IN"/>
              </w:rPr>
              <w:t>THE FIELDS NEED CLARIFICATION</w:t>
            </w:r>
          </w:p>
        </w:tc>
      </w:tr>
      <w:tr w:rsidR="004A3422" w14:paraId="27819F36" w14:textId="77777777" w:rsidTr="00FE602A">
        <w:tc>
          <w:tcPr>
            <w:tcW w:w="4508" w:type="dxa"/>
          </w:tcPr>
          <w:p w14:paraId="2210ADAB" w14:textId="77777777" w:rsidR="004A3422" w:rsidRPr="00FE602A" w:rsidRDefault="004A3422" w:rsidP="004A3422">
            <w:pPr>
              <w:rPr>
                <w:lang w:val="en-IN"/>
              </w:rPr>
            </w:pPr>
            <w:r w:rsidRPr="00FE602A">
              <w:rPr>
                <w:lang w:val="en-IN"/>
              </w:rPr>
              <w:t>{</w:t>
            </w:r>
          </w:p>
          <w:p w14:paraId="74E33A88" w14:textId="77777777" w:rsidR="004A3422" w:rsidRPr="00FE602A" w:rsidRDefault="004A3422" w:rsidP="004A3422">
            <w:pPr>
              <w:rPr>
                <w:lang w:val="en-IN"/>
              </w:rPr>
            </w:pPr>
            <w:r w:rsidRPr="00FE602A">
              <w:rPr>
                <w:lang w:val="en-IN"/>
              </w:rPr>
              <w:t xml:space="preserve">  "cgst": 0,</w:t>
            </w:r>
          </w:p>
          <w:p w14:paraId="4C496333" w14:textId="77777777" w:rsidR="004A3422" w:rsidRPr="00FE602A" w:rsidRDefault="004A3422" w:rsidP="004A3422">
            <w:pPr>
              <w:rPr>
                <w:lang w:val="en-IN"/>
              </w:rPr>
            </w:pPr>
            <w:r w:rsidRPr="00FE602A">
              <w:rPr>
                <w:lang w:val="en-IN"/>
              </w:rPr>
              <w:t xml:space="preserve">  "date": "2020-05-04T12:49:05.916Z",</w:t>
            </w:r>
          </w:p>
          <w:p w14:paraId="366F75AB" w14:textId="77777777" w:rsidR="004A3422" w:rsidRPr="00FE602A" w:rsidRDefault="004A3422" w:rsidP="004A3422">
            <w:pPr>
              <w:rPr>
                <w:lang w:val="en-IN"/>
              </w:rPr>
            </w:pPr>
            <w:r w:rsidRPr="00FE602A">
              <w:rPr>
                <w:lang w:val="en-IN"/>
              </w:rPr>
              <w:t xml:space="preserve">  "extra": 0,</w:t>
            </w:r>
          </w:p>
          <w:p w14:paraId="6D01E84D" w14:textId="77777777" w:rsidR="004A3422" w:rsidRPr="00FE602A" w:rsidRDefault="004A3422" w:rsidP="004A3422">
            <w:pPr>
              <w:rPr>
                <w:lang w:val="en-IN"/>
              </w:rPr>
            </w:pPr>
            <w:r w:rsidRPr="00FE602A">
              <w:rPr>
                <w:lang w:val="en-IN"/>
              </w:rPr>
              <w:t xml:space="preserve">  "igst": 0,</w:t>
            </w:r>
          </w:p>
          <w:p w14:paraId="7D39C13D" w14:textId="77777777" w:rsidR="004A3422" w:rsidRPr="00FE602A" w:rsidRDefault="004A3422" w:rsidP="004A3422">
            <w:pPr>
              <w:rPr>
                <w:lang w:val="en-IN"/>
              </w:rPr>
            </w:pPr>
            <w:r w:rsidRPr="00FE602A">
              <w:rPr>
                <w:lang w:val="en-IN"/>
              </w:rPr>
              <w:t xml:space="preserve">  "includeInCalc": true,</w:t>
            </w:r>
          </w:p>
          <w:p w14:paraId="2BB73753" w14:textId="77777777" w:rsidR="004A3422" w:rsidRPr="00FE602A" w:rsidRDefault="004A3422" w:rsidP="004A3422">
            <w:pPr>
              <w:rPr>
                <w:lang w:val="en-IN"/>
              </w:rPr>
            </w:pPr>
            <w:r w:rsidRPr="00FE602A">
              <w:rPr>
                <w:lang w:val="en-IN"/>
              </w:rPr>
              <w:t xml:space="preserve">  "includeInReport": true,</w:t>
            </w:r>
          </w:p>
          <w:p w14:paraId="2ED22FDD" w14:textId="77777777" w:rsidR="004A3422" w:rsidRPr="00FE602A" w:rsidRDefault="004A3422" w:rsidP="004A3422">
            <w:pPr>
              <w:rPr>
                <w:lang w:val="en-IN"/>
              </w:rPr>
            </w:pPr>
            <w:r w:rsidRPr="00FE602A">
              <w:rPr>
                <w:lang w:val="en-IN"/>
              </w:rPr>
              <w:t xml:space="preserve">  "invoiceID": 0,</w:t>
            </w:r>
          </w:p>
          <w:p w14:paraId="5082FA6A" w14:textId="77777777" w:rsidR="004A3422" w:rsidRPr="00FE602A" w:rsidRDefault="004A3422" w:rsidP="004A3422">
            <w:pPr>
              <w:rPr>
                <w:lang w:val="en-IN"/>
              </w:rPr>
            </w:pPr>
            <w:r w:rsidRPr="00FE602A">
              <w:rPr>
                <w:lang w:val="en-IN"/>
              </w:rPr>
              <w:t xml:space="preserve">  "invoiceNo": "string",</w:t>
            </w:r>
          </w:p>
          <w:p w14:paraId="4BCD9923" w14:textId="77777777" w:rsidR="004A3422" w:rsidRPr="00FE602A" w:rsidRDefault="004A3422" w:rsidP="004A3422">
            <w:pPr>
              <w:rPr>
                <w:lang w:val="en-IN"/>
              </w:rPr>
            </w:pPr>
            <w:r w:rsidRPr="00FE602A">
              <w:rPr>
                <w:lang w:val="en-IN"/>
              </w:rPr>
              <w:t xml:space="preserve">  "note": "string",</w:t>
            </w:r>
          </w:p>
          <w:p w14:paraId="2978AB62" w14:textId="77777777" w:rsidR="004A3422" w:rsidRPr="00FE602A" w:rsidRDefault="004A3422" w:rsidP="004A3422">
            <w:pPr>
              <w:rPr>
                <w:lang w:val="en-IN"/>
              </w:rPr>
            </w:pPr>
            <w:r w:rsidRPr="00FE602A">
              <w:rPr>
                <w:lang w:val="en-IN"/>
              </w:rPr>
              <w:t xml:space="preserve">  "orderAmount": 0,</w:t>
            </w:r>
          </w:p>
          <w:p w14:paraId="15539603" w14:textId="77777777" w:rsidR="004A3422" w:rsidRPr="00FE602A" w:rsidRDefault="004A3422" w:rsidP="004A3422">
            <w:pPr>
              <w:rPr>
                <w:lang w:val="en-IN"/>
              </w:rPr>
            </w:pPr>
            <w:r w:rsidRPr="00FE602A">
              <w:rPr>
                <w:lang w:val="en-IN"/>
              </w:rPr>
              <w:t xml:space="preserve">  "sgst": 0,</w:t>
            </w:r>
          </w:p>
          <w:p w14:paraId="42AEA889" w14:textId="77777777" w:rsidR="004A3422" w:rsidRPr="00FE602A" w:rsidRDefault="004A3422" w:rsidP="004A3422">
            <w:pPr>
              <w:rPr>
                <w:lang w:val="en-IN"/>
              </w:rPr>
            </w:pPr>
            <w:r w:rsidRPr="00FE602A">
              <w:rPr>
                <w:lang w:val="en-IN"/>
              </w:rPr>
              <w:t xml:space="preserve">  "toAccountId": 0,</w:t>
            </w:r>
          </w:p>
          <w:p w14:paraId="4184797E" w14:textId="77777777" w:rsidR="004A3422" w:rsidRPr="00FE602A" w:rsidRDefault="004A3422" w:rsidP="004A3422">
            <w:pPr>
              <w:rPr>
                <w:lang w:val="en-IN"/>
              </w:rPr>
            </w:pPr>
            <w:r w:rsidRPr="00FE602A">
              <w:rPr>
                <w:lang w:val="en-IN"/>
              </w:rPr>
              <w:t xml:space="preserve">  "toCustomerId": "string",</w:t>
            </w:r>
          </w:p>
          <w:p w14:paraId="1235BBEE" w14:textId="77777777" w:rsidR="004A3422" w:rsidRPr="00FE602A" w:rsidRDefault="004A3422" w:rsidP="004A3422">
            <w:pPr>
              <w:rPr>
                <w:lang w:val="en-IN"/>
              </w:rPr>
            </w:pPr>
            <w:r w:rsidRPr="00FE602A">
              <w:rPr>
                <w:lang w:val="en-IN"/>
              </w:rPr>
              <w:t xml:space="preserve">  "totalAmount": 0</w:t>
            </w:r>
          </w:p>
          <w:p w14:paraId="4438BF7F" w14:textId="3277552E" w:rsidR="004A3422" w:rsidRDefault="004A3422" w:rsidP="004A3422">
            <w:pPr>
              <w:rPr>
                <w:lang w:val="en-IN"/>
              </w:rPr>
            </w:pPr>
            <w:r w:rsidRPr="00FE602A">
              <w:rPr>
                <w:lang w:val="en-IN"/>
              </w:rPr>
              <w:t>}</w:t>
            </w:r>
          </w:p>
        </w:tc>
        <w:tc>
          <w:tcPr>
            <w:tcW w:w="4508" w:type="dxa"/>
          </w:tcPr>
          <w:p w14:paraId="2786C29A" w14:textId="77777777" w:rsidR="004A3422" w:rsidRPr="00672ABE" w:rsidRDefault="004A3422" w:rsidP="004A3422">
            <w:pPr>
              <w:rPr>
                <w:b/>
                <w:bCs/>
                <w:lang w:val="en-IN"/>
              </w:rPr>
            </w:pPr>
            <w:r w:rsidRPr="00672ABE">
              <w:rPr>
                <w:b/>
                <w:bCs/>
                <w:lang w:val="en-IN"/>
              </w:rPr>
              <w:t xml:space="preserve">Do not pass (as you may not have): </w:t>
            </w:r>
          </w:p>
          <w:p w14:paraId="77E46768" w14:textId="1C3947D4" w:rsidR="004A3422" w:rsidRDefault="004A3422" w:rsidP="004A3422">
            <w:pPr>
              <w:rPr>
                <w:lang w:val="en-IN"/>
              </w:rPr>
            </w:pPr>
            <w:r>
              <w:rPr>
                <w:lang w:val="en-IN"/>
              </w:rPr>
              <w:t>“</w:t>
            </w:r>
            <w:r w:rsidR="00CB7BCC" w:rsidRPr="00FE602A">
              <w:rPr>
                <w:lang w:val="en-IN"/>
              </w:rPr>
              <w:t>invoiceID</w:t>
            </w:r>
            <w:r>
              <w:rPr>
                <w:lang w:val="en-IN"/>
              </w:rPr>
              <w:t>”</w:t>
            </w:r>
          </w:p>
          <w:p w14:paraId="105FFC57" w14:textId="77777777" w:rsidR="004A3422" w:rsidRDefault="004A3422" w:rsidP="004A3422">
            <w:pPr>
              <w:rPr>
                <w:lang w:val="en-IN"/>
              </w:rPr>
            </w:pPr>
          </w:p>
          <w:p w14:paraId="4D605D50" w14:textId="77777777" w:rsidR="004A3422" w:rsidRDefault="004A3422" w:rsidP="004A3422">
            <w:pPr>
              <w:rPr>
                <w:b/>
                <w:bCs/>
                <w:lang w:val="en-IN"/>
              </w:rPr>
            </w:pPr>
            <w:r w:rsidRPr="00672ABE">
              <w:rPr>
                <w:b/>
                <w:bCs/>
                <w:lang w:val="en-IN"/>
              </w:rPr>
              <w:t xml:space="preserve">Mapping (UI to API) </w:t>
            </w:r>
          </w:p>
          <w:p w14:paraId="2C1A9179" w14:textId="78E6F838" w:rsidR="004A3422" w:rsidRDefault="004A3422" w:rsidP="004A3422">
            <w:pPr>
              <w:rPr>
                <w:lang w:val="en-IN"/>
              </w:rPr>
            </w:pPr>
            <w:r>
              <w:rPr>
                <w:lang w:val="en-IN"/>
              </w:rPr>
              <w:t>“</w:t>
            </w:r>
            <w:r w:rsidR="00D940C5">
              <w:rPr>
                <w:lang w:val="en-IN"/>
              </w:rPr>
              <w:t>Supplier</w:t>
            </w:r>
            <w:r>
              <w:rPr>
                <w:lang w:val="en-IN"/>
              </w:rPr>
              <w:t xml:space="preserve"> / Vendor” searchbox: AccountID</w:t>
            </w:r>
            <w:r w:rsidRPr="00E81E61">
              <w:rPr>
                <w:lang w:val="en-IN"/>
              </w:rPr>
              <w:sym w:font="Wingdings" w:char="F0E0"/>
            </w:r>
            <w:r>
              <w:rPr>
                <w:lang w:val="en-IN"/>
              </w:rPr>
              <w:t>toAccountID</w:t>
            </w:r>
          </w:p>
          <w:p w14:paraId="124B9A30" w14:textId="77777777" w:rsidR="004A3422" w:rsidRDefault="004A3422" w:rsidP="004A3422">
            <w:pPr>
              <w:rPr>
                <w:lang w:val="en-IN"/>
              </w:rPr>
            </w:pPr>
          </w:p>
          <w:p w14:paraId="7966E4FF" w14:textId="52847AD4" w:rsidR="004A3422" w:rsidRDefault="004A3422" w:rsidP="004A3422">
            <w:pPr>
              <w:rPr>
                <w:lang w:val="en-IN"/>
              </w:rPr>
            </w:pPr>
            <w:r>
              <w:rPr>
                <w:lang w:val="en-IN"/>
              </w:rPr>
              <w:t>“</w:t>
            </w:r>
            <w:r w:rsidR="00D940C5">
              <w:rPr>
                <w:lang w:val="en-IN"/>
              </w:rPr>
              <w:t>Supplier</w:t>
            </w:r>
            <w:r>
              <w:rPr>
                <w:lang w:val="en-IN"/>
              </w:rPr>
              <w:t xml:space="preserve"> / Vendor” SearchBox:</w:t>
            </w:r>
            <w:del w:id="245" w:author="nyadav.idmworks@outlook.com" w:date="2020-05-09T23:32:00Z">
              <w:r w:rsidDel="005B4D15">
                <w:rPr>
                  <w:lang w:val="en-IN"/>
                </w:rPr>
                <w:delText xml:space="preserve">CustomerID </w:delText>
              </w:r>
            </w:del>
            <w:ins w:id="246" w:author="nyadav.idmworks@outlook.com" w:date="2020-05-09T23:32:00Z">
              <w:r w:rsidR="005B4D15">
                <w:rPr>
                  <w:lang w:val="en-IN"/>
                </w:rPr>
                <w:t xml:space="preserve">OwnerID </w:t>
              </w:r>
            </w:ins>
            <w:r w:rsidRPr="00E81E61">
              <w:rPr>
                <w:lang w:val="en-IN"/>
              </w:rPr>
              <w:sym w:font="Wingdings" w:char="F0E0"/>
            </w:r>
            <w:r>
              <w:rPr>
                <w:lang w:val="en-IN"/>
              </w:rPr>
              <w:t xml:space="preserve"> ToCustomerID</w:t>
            </w:r>
          </w:p>
          <w:p w14:paraId="50174367" w14:textId="77777777" w:rsidR="004A3422" w:rsidRDefault="004A3422" w:rsidP="004A3422">
            <w:pPr>
              <w:rPr>
                <w:lang w:val="en-IN"/>
              </w:rPr>
            </w:pPr>
          </w:p>
        </w:tc>
      </w:tr>
    </w:tbl>
    <w:p w14:paraId="0E2AD398" w14:textId="77777777" w:rsidR="00FE602A" w:rsidRDefault="00FE602A" w:rsidP="00DD59A0">
      <w:pPr>
        <w:rPr>
          <w:lang w:val="en-IN"/>
        </w:rPr>
      </w:pPr>
    </w:p>
    <w:p w14:paraId="65EE85F6" w14:textId="77777777" w:rsidR="00FE602A" w:rsidRPr="005B7107" w:rsidRDefault="00FE602A" w:rsidP="00DB2824">
      <w:pPr>
        <w:rPr>
          <w:lang w:val="en-IN"/>
        </w:rPr>
      </w:pPr>
    </w:p>
    <w:p w14:paraId="6051C7A9" w14:textId="3C602B20" w:rsidR="00C803B1" w:rsidRDefault="00C803B1" w:rsidP="00C803B1">
      <w:pPr>
        <w:pStyle w:val="Heading2"/>
        <w:rPr>
          <w:lang w:val="en-IN"/>
        </w:rPr>
      </w:pPr>
      <w:bookmarkStart w:id="247" w:name="_Ref39509717"/>
      <w:r w:rsidRPr="00C803B1">
        <w:rPr>
          <w:lang w:val="en-IN"/>
        </w:rPr>
        <w:t>/employee/createEmployee</w:t>
      </w:r>
      <w:bookmarkEnd w:id="247"/>
    </w:p>
    <w:tbl>
      <w:tblPr>
        <w:tblStyle w:val="TableGrid"/>
        <w:tblW w:w="13524" w:type="dxa"/>
        <w:tblLook w:val="04A0" w:firstRow="1" w:lastRow="0" w:firstColumn="1" w:lastColumn="0" w:noHBand="0" w:noVBand="1"/>
      </w:tblPr>
      <w:tblGrid>
        <w:gridCol w:w="4508"/>
        <w:gridCol w:w="4508"/>
        <w:gridCol w:w="4508"/>
      </w:tblGrid>
      <w:tr w:rsidR="006D6E00" w14:paraId="59146302" w14:textId="77777777" w:rsidTr="006D6E00">
        <w:tc>
          <w:tcPr>
            <w:tcW w:w="4508" w:type="dxa"/>
          </w:tcPr>
          <w:p w14:paraId="7E7947E7" w14:textId="15E206EE" w:rsidR="006D6E00" w:rsidRPr="00DB2824" w:rsidRDefault="00A3220A" w:rsidP="006D6E00">
            <w:pPr>
              <w:rPr>
                <w:b/>
                <w:bCs/>
                <w:lang w:val="en-IN"/>
              </w:rPr>
            </w:pPr>
            <w:r w:rsidRPr="00DB2824">
              <w:rPr>
                <w:b/>
                <w:bCs/>
                <w:lang w:val="en-IN"/>
              </w:rPr>
              <w:t>API</w:t>
            </w:r>
          </w:p>
        </w:tc>
        <w:tc>
          <w:tcPr>
            <w:tcW w:w="4508" w:type="dxa"/>
          </w:tcPr>
          <w:p w14:paraId="0FC01B96" w14:textId="632597F7" w:rsidR="006D6E00" w:rsidRDefault="006D6E00" w:rsidP="006D6E00">
            <w:pPr>
              <w:rPr>
                <w:lang w:val="en-IN"/>
              </w:rPr>
            </w:pPr>
            <w:r>
              <w:rPr>
                <w:b/>
                <w:bCs/>
                <w:lang w:val="en-IN"/>
              </w:rPr>
              <w:t>THE FIELDS NEED CLARIFICATION</w:t>
            </w:r>
          </w:p>
        </w:tc>
        <w:tc>
          <w:tcPr>
            <w:tcW w:w="4508" w:type="dxa"/>
          </w:tcPr>
          <w:p w14:paraId="0DC85292" w14:textId="28599544" w:rsidR="006D6E00" w:rsidRDefault="006D6E00" w:rsidP="006D6E00">
            <w:pPr>
              <w:rPr>
                <w:lang w:val="en-IN"/>
              </w:rPr>
            </w:pPr>
          </w:p>
        </w:tc>
      </w:tr>
      <w:tr w:rsidR="006D6E00" w14:paraId="5A19006B" w14:textId="77777777" w:rsidTr="006D6E00">
        <w:tc>
          <w:tcPr>
            <w:tcW w:w="4508" w:type="dxa"/>
          </w:tcPr>
          <w:p w14:paraId="21D79A1D" w14:textId="77777777" w:rsidR="006D6E00" w:rsidRPr="00532B09" w:rsidRDefault="006D6E00" w:rsidP="006D6E00">
            <w:pPr>
              <w:rPr>
                <w:lang w:val="en-IN"/>
              </w:rPr>
            </w:pPr>
            <w:r w:rsidRPr="00532B09">
              <w:rPr>
                <w:lang w:val="en-IN"/>
              </w:rPr>
              <w:t>{</w:t>
            </w:r>
          </w:p>
          <w:p w14:paraId="674015E9" w14:textId="77777777" w:rsidR="006D6E00" w:rsidRPr="00532B09" w:rsidRDefault="006D6E00" w:rsidP="006D6E00">
            <w:pPr>
              <w:rPr>
                <w:lang w:val="en-IN"/>
              </w:rPr>
            </w:pPr>
            <w:r w:rsidRPr="00532B09">
              <w:rPr>
                <w:lang w:val="en-IN"/>
              </w:rPr>
              <w:t xml:space="preserve">  "currentAccountBalance": 0,</w:t>
            </w:r>
          </w:p>
          <w:p w14:paraId="20958182" w14:textId="77777777" w:rsidR="006D6E00" w:rsidRPr="00532B09" w:rsidRDefault="006D6E00" w:rsidP="006D6E00">
            <w:pPr>
              <w:rPr>
                <w:lang w:val="en-IN"/>
              </w:rPr>
            </w:pPr>
            <w:r w:rsidRPr="00532B09">
              <w:rPr>
                <w:lang w:val="en-IN"/>
              </w:rPr>
              <w:t xml:space="preserve">  "currentsalarybalance": 0,</w:t>
            </w:r>
          </w:p>
          <w:p w14:paraId="2296275A" w14:textId="77777777" w:rsidR="006D6E00" w:rsidRPr="00532B09" w:rsidRDefault="006D6E00" w:rsidP="006D6E00">
            <w:pPr>
              <w:rPr>
                <w:lang w:val="en-IN"/>
              </w:rPr>
            </w:pPr>
            <w:r w:rsidRPr="00532B09">
              <w:rPr>
                <w:lang w:val="en-IN"/>
              </w:rPr>
              <w:t xml:space="preserve">  "employeeId": "string",</w:t>
            </w:r>
          </w:p>
          <w:p w14:paraId="75707A57" w14:textId="77777777" w:rsidR="006D6E00" w:rsidRPr="00532B09" w:rsidRDefault="006D6E00" w:rsidP="006D6E00">
            <w:pPr>
              <w:rPr>
                <w:lang w:val="en-IN"/>
              </w:rPr>
            </w:pPr>
            <w:r w:rsidRPr="00532B09">
              <w:rPr>
                <w:lang w:val="en-IN"/>
              </w:rPr>
              <w:t xml:space="preserve">  "first": "string",</w:t>
            </w:r>
          </w:p>
          <w:p w14:paraId="771242DB" w14:textId="77777777" w:rsidR="006D6E00" w:rsidRPr="00532B09" w:rsidRDefault="006D6E00" w:rsidP="006D6E00">
            <w:pPr>
              <w:rPr>
                <w:lang w:val="en-IN"/>
              </w:rPr>
            </w:pPr>
            <w:r w:rsidRPr="00532B09">
              <w:rPr>
                <w:lang w:val="en-IN"/>
              </w:rPr>
              <w:t xml:space="preserve">  "initialSalaryBalance": 0,</w:t>
            </w:r>
          </w:p>
          <w:p w14:paraId="129BB117" w14:textId="77777777" w:rsidR="006D6E00" w:rsidRPr="00532B09" w:rsidRDefault="006D6E00" w:rsidP="006D6E00">
            <w:pPr>
              <w:rPr>
                <w:lang w:val="en-IN"/>
              </w:rPr>
            </w:pPr>
            <w:r w:rsidRPr="00532B09">
              <w:rPr>
                <w:lang w:val="en-IN"/>
              </w:rPr>
              <w:t xml:space="preserve">  "last": "string",</w:t>
            </w:r>
          </w:p>
          <w:p w14:paraId="79E577A0" w14:textId="77777777" w:rsidR="006D6E00" w:rsidRPr="00532B09" w:rsidRDefault="006D6E00" w:rsidP="006D6E00">
            <w:pPr>
              <w:rPr>
                <w:lang w:val="en-IN"/>
              </w:rPr>
            </w:pPr>
            <w:r w:rsidRPr="00532B09">
              <w:rPr>
                <w:lang w:val="en-IN"/>
              </w:rPr>
              <w:t xml:space="preserve">  "lastsalarybalance": 0,</w:t>
            </w:r>
          </w:p>
          <w:p w14:paraId="732B1EC5" w14:textId="77777777" w:rsidR="006D6E00" w:rsidRPr="00532B09" w:rsidRDefault="006D6E00" w:rsidP="006D6E00">
            <w:pPr>
              <w:rPr>
                <w:lang w:val="en-IN"/>
              </w:rPr>
            </w:pPr>
            <w:r w:rsidRPr="00532B09">
              <w:rPr>
                <w:lang w:val="en-IN"/>
              </w:rPr>
              <w:t xml:space="preserve">  "loginusername": "string",</w:t>
            </w:r>
          </w:p>
          <w:p w14:paraId="58487043" w14:textId="77777777" w:rsidR="006D6E00" w:rsidRPr="00532B09" w:rsidRDefault="006D6E00" w:rsidP="006D6E00">
            <w:pPr>
              <w:rPr>
                <w:lang w:val="en-IN"/>
              </w:rPr>
            </w:pPr>
            <w:r w:rsidRPr="00532B09">
              <w:rPr>
                <w:lang w:val="en-IN"/>
              </w:rPr>
              <w:t xml:space="preserve">  "mobile": "string",</w:t>
            </w:r>
          </w:p>
          <w:p w14:paraId="6E07AE8D" w14:textId="77777777" w:rsidR="006D6E00" w:rsidRPr="00532B09" w:rsidRDefault="006D6E00" w:rsidP="006D6E00">
            <w:pPr>
              <w:rPr>
                <w:lang w:val="en-IN"/>
              </w:rPr>
            </w:pPr>
            <w:r w:rsidRPr="00532B09">
              <w:rPr>
                <w:lang w:val="en-IN"/>
              </w:rPr>
              <w:t xml:space="preserve">  "orgid": 0,</w:t>
            </w:r>
          </w:p>
          <w:p w14:paraId="37C04CDC" w14:textId="77777777" w:rsidR="006D6E00" w:rsidRPr="00532B09" w:rsidRDefault="006D6E00" w:rsidP="006D6E00">
            <w:pPr>
              <w:rPr>
                <w:lang w:val="en-IN"/>
              </w:rPr>
            </w:pPr>
            <w:r w:rsidRPr="00532B09">
              <w:rPr>
                <w:lang w:val="en-IN"/>
              </w:rPr>
              <w:t xml:space="preserve">  "type": "string"</w:t>
            </w:r>
          </w:p>
          <w:p w14:paraId="7E2737DD" w14:textId="675174A7" w:rsidR="006D6E00" w:rsidRDefault="006D6E00" w:rsidP="006D6E00">
            <w:pPr>
              <w:rPr>
                <w:lang w:val="en-IN"/>
              </w:rPr>
            </w:pPr>
            <w:r w:rsidRPr="00532B09">
              <w:rPr>
                <w:lang w:val="en-IN"/>
              </w:rPr>
              <w:t>}</w:t>
            </w:r>
          </w:p>
        </w:tc>
        <w:tc>
          <w:tcPr>
            <w:tcW w:w="4508" w:type="dxa"/>
          </w:tcPr>
          <w:p w14:paraId="3443DC50" w14:textId="77777777" w:rsidR="006D6E00" w:rsidRPr="00672ABE" w:rsidRDefault="006D6E00" w:rsidP="006D6E00">
            <w:pPr>
              <w:rPr>
                <w:b/>
                <w:bCs/>
                <w:lang w:val="en-IN"/>
              </w:rPr>
            </w:pPr>
            <w:r w:rsidRPr="00672ABE">
              <w:rPr>
                <w:b/>
                <w:bCs/>
                <w:lang w:val="en-IN"/>
              </w:rPr>
              <w:t xml:space="preserve">Do not pass (as you may not have): </w:t>
            </w:r>
          </w:p>
          <w:p w14:paraId="2A67AD06" w14:textId="3164E3BB" w:rsidR="006D6E00" w:rsidRDefault="006D6E00" w:rsidP="006D6E00">
            <w:pPr>
              <w:rPr>
                <w:lang w:val="en-IN"/>
              </w:rPr>
            </w:pPr>
            <w:r>
              <w:rPr>
                <w:lang w:val="en-IN"/>
              </w:rPr>
              <w:t>“</w:t>
            </w:r>
            <w:r w:rsidRPr="00532B09">
              <w:rPr>
                <w:lang w:val="en-IN"/>
              </w:rPr>
              <w:t>employeeId</w:t>
            </w:r>
            <w:r>
              <w:rPr>
                <w:lang w:val="en-IN"/>
              </w:rPr>
              <w:t>”</w:t>
            </w:r>
          </w:p>
          <w:p w14:paraId="068152BB" w14:textId="17C90DB8" w:rsidR="00CF0E31" w:rsidRDefault="00CF0E31" w:rsidP="006D6E00">
            <w:pPr>
              <w:rPr>
                <w:lang w:val="en-IN"/>
              </w:rPr>
            </w:pPr>
            <w:r>
              <w:rPr>
                <w:lang w:val="en-IN"/>
              </w:rPr>
              <w:t>“Type”</w:t>
            </w:r>
          </w:p>
          <w:p w14:paraId="66658F5A" w14:textId="4E758A98" w:rsidR="006D6E00" w:rsidRDefault="00933052" w:rsidP="006D6E00">
            <w:pPr>
              <w:rPr>
                <w:lang w:val="en-IN"/>
              </w:rPr>
            </w:pPr>
            <w:r>
              <w:rPr>
                <w:lang w:val="en-IN"/>
              </w:rPr>
              <w:t>“</w:t>
            </w:r>
            <w:r w:rsidRPr="00532B09">
              <w:rPr>
                <w:lang w:val="en-IN"/>
              </w:rPr>
              <w:t>Currentsalarybalance</w:t>
            </w:r>
            <w:r>
              <w:rPr>
                <w:lang w:val="en-IN"/>
              </w:rPr>
              <w:t>”</w:t>
            </w:r>
          </w:p>
          <w:p w14:paraId="0E52BC2B" w14:textId="77777777" w:rsidR="00933052" w:rsidRDefault="00933052" w:rsidP="006D6E00">
            <w:pPr>
              <w:rPr>
                <w:lang w:val="en-IN"/>
              </w:rPr>
            </w:pPr>
          </w:p>
          <w:p w14:paraId="6139572B" w14:textId="77777777" w:rsidR="006D6E00" w:rsidRDefault="006D6E00" w:rsidP="006D6E00">
            <w:pPr>
              <w:rPr>
                <w:b/>
                <w:bCs/>
                <w:lang w:val="en-IN"/>
              </w:rPr>
            </w:pPr>
            <w:r w:rsidRPr="00672ABE">
              <w:rPr>
                <w:b/>
                <w:bCs/>
                <w:lang w:val="en-IN"/>
              </w:rPr>
              <w:t xml:space="preserve">Mapping (UI to API) </w:t>
            </w:r>
          </w:p>
          <w:p w14:paraId="24F2E491" w14:textId="6AB4B3ED" w:rsidR="006D6E00" w:rsidRDefault="005C6269" w:rsidP="005C6269">
            <w:pPr>
              <w:rPr>
                <w:lang w:val="en-IN"/>
              </w:rPr>
            </w:pPr>
            <w:r>
              <w:rPr>
                <w:lang w:val="en-IN"/>
              </w:rPr>
              <w:t>Initial Balance</w:t>
            </w:r>
            <w:r w:rsidR="00980B3B">
              <w:rPr>
                <w:lang w:val="en-IN"/>
              </w:rPr>
              <w:t xml:space="preserve"> </w:t>
            </w:r>
            <w:r w:rsidR="00980B3B" w:rsidRPr="00980B3B">
              <w:rPr>
                <w:lang w:val="en-IN"/>
              </w:rPr>
              <w:sym w:font="Wingdings" w:char="F0E0"/>
            </w:r>
            <w:r w:rsidR="00980B3B">
              <w:rPr>
                <w:lang w:val="en-IN"/>
              </w:rPr>
              <w:t xml:space="preserve"> </w:t>
            </w:r>
            <w:r w:rsidRPr="00532B09">
              <w:rPr>
                <w:lang w:val="en-IN"/>
              </w:rPr>
              <w:t>currentAccountBalance</w:t>
            </w:r>
          </w:p>
          <w:p w14:paraId="40F66B20" w14:textId="1244341C" w:rsidR="005C6269" w:rsidRDefault="009713A5" w:rsidP="005C6269">
            <w:pPr>
              <w:rPr>
                <w:lang w:val="en-IN"/>
              </w:rPr>
            </w:pPr>
            <w:r>
              <w:rPr>
                <w:lang w:val="en-IN"/>
              </w:rPr>
              <w:t>Mobile Number</w:t>
            </w:r>
            <w:r w:rsidR="00980B3B" w:rsidRPr="00980B3B">
              <w:rPr>
                <w:lang w:val="en-IN"/>
              </w:rPr>
              <w:sym w:font="Wingdings" w:char="F0E0"/>
            </w:r>
            <w:r w:rsidR="00980B3B">
              <w:rPr>
                <w:lang w:val="en-IN"/>
              </w:rPr>
              <w:t xml:space="preserve"> </w:t>
            </w:r>
            <w:r w:rsidRPr="00532B09">
              <w:rPr>
                <w:lang w:val="en-IN"/>
              </w:rPr>
              <w:t>loginusername</w:t>
            </w:r>
          </w:p>
          <w:p w14:paraId="3B73E1EE" w14:textId="77777777" w:rsidR="009713A5" w:rsidRDefault="009713A5" w:rsidP="005C6269">
            <w:pPr>
              <w:rPr>
                <w:lang w:val="en-IN"/>
              </w:rPr>
            </w:pPr>
          </w:p>
          <w:p w14:paraId="06FB414E" w14:textId="1DC220E0" w:rsidR="00BB394E" w:rsidRDefault="00BB394E" w:rsidP="005B7107">
            <w:pPr>
              <w:rPr>
                <w:lang w:val="en-IN"/>
              </w:rPr>
            </w:pPr>
          </w:p>
        </w:tc>
        <w:tc>
          <w:tcPr>
            <w:tcW w:w="4508" w:type="dxa"/>
          </w:tcPr>
          <w:p w14:paraId="419707F4" w14:textId="57EF00B7" w:rsidR="006D6E00" w:rsidRDefault="006D6E00" w:rsidP="006D6E00">
            <w:pPr>
              <w:rPr>
                <w:lang w:val="en-IN"/>
              </w:rPr>
            </w:pPr>
          </w:p>
        </w:tc>
      </w:tr>
    </w:tbl>
    <w:p w14:paraId="506349C9" w14:textId="77777777" w:rsidR="0043278E" w:rsidRPr="005B7107" w:rsidRDefault="0043278E" w:rsidP="00DB2824">
      <w:pPr>
        <w:rPr>
          <w:lang w:val="en-IN"/>
        </w:rPr>
      </w:pPr>
    </w:p>
    <w:p w14:paraId="395A0363" w14:textId="055D8659" w:rsidR="001A04D4" w:rsidRDefault="001A04D4" w:rsidP="00DB2824">
      <w:pPr>
        <w:pStyle w:val="Heading2"/>
        <w:rPr>
          <w:lang w:val="en-IN"/>
        </w:rPr>
      </w:pPr>
      <w:bookmarkStart w:id="248" w:name="_Ref39509754"/>
      <w:r w:rsidRPr="001A04D4">
        <w:rPr>
          <w:lang w:val="en-IN"/>
        </w:rPr>
        <w:t>/employee/</w:t>
      </w:r>
      <w:commentRangeStart w:id="249"/>
      <w:r w:rsidRPr="001A04D4">
        <w:rPr>
          <w:lang w:val="en-IN"/>
        </w:rPr>
        <w:t>createEmpSalary</w:t>
      </w:r>
      <w:bookmarkEnd w:id="248"/>
      <w:commentRangeEnd w:id="249"/>
      <w:r w:rsidR="005B7107">
        <w:rPr>
          <w:rStyle w:val="CommentReference"/>
          <w:rFonts w:asciiTheme="minorHAnsi" w:eastAsiaTheme="minorHAnsi" w:hAnsiTheme="minorHAnsi" w:cstheme="minorBidi"/>
          <w:color w:val="auto"/>
        </w:rPr>
        <w:commentReference w:id="249"/>
      </w:r>
    </w:p>
    <w:tbl>
      <w:tblPr>
        <w:tblStyle w:val="TableGrid"/>
        <w:tblW w:w="0" w:type="auto"/>
        <w:tblLook w:val="04A0" w:firstRow="1" w:lastRow="0" w:firstColumn="1" w:lastColumn="0" w:noHBand="0" w:noVBand="1"/>
      </w:tblPr>
      <w:tblGrid>
        <w:gridCol w:w="4508"/>
        <w:gridCol w:w="4508"/>
      </w:tblGrid>
      <w:tr w:rsidR="00A3220A" w14:paraId="674F9506" w14:textId="77777777" w:rsidTr="001A04D4">
        <w:tc>
          <w:tcPr>
            <w:tcW w:w="4508" w:type="dxa"/>
          </w:tcPr>
          <w:p w14:paraId="6B848BCC" w14:textId="31637A2B" w:rsidR="00A3220A" w:rsidRPr="00DB2824" w:rsidRDefault="00AA3A59" w:rsidP="00A3220A">
            <w:pPr>
              <w:rPr>
                <w:b/>
                <w:bCs/>
                <w:lang w:val="en-IN"/>
              </w:rPr>
            </w:pPr>
            <w:r w:rsidRPr="00DB2824">
              <w:rPr>
                <w:b/>
                <w:bCs/>
                <w:lang w:val="en-IN"/>
              </w:rPr>
              <w:t>API</w:t>
            </w:r>
          </w:p>
        </w:tc>
        <w:tc>
          <w:tcPr>
            <w:tcW w:w="4508" w:type="dxa"/>
          </w:tcPr>
          <w:p w14:paraId="56F3F01E" w14:textId="5D1AF60A" w:rsidR="00A3220A" w:rsidRDefault="00A3220A" w:rsidP="00A3220A">
            <w:pPr>
              <w:rPr>
                <w:lang w:val="en-IN"/>
              </w:rPr>
            </w:pPr>
            <w:r>
              <w:rPr>
                <w:b/>
                <w:bCs/>
                <w:lang w:val="en-IN"/>
              </w:rPr>
              <w:t>THE FIELDS NEED CLARIFICATION</w:t>
            </w:r>
          </w:p>
        </w:tc>
      </w:tr>
      <w:tr w:rsidR="00A3220A" w14:paraId="2A38F09F" w14:textId="77777777" w:rsidTr="001A04D4">
        <w:tc>
          <w:tcPr>
            <w:tcW w:w="4508" w:type="dxa"/>
          </w:tcPr>
          <w:p w14:paraId="0CDB7141" w14:textId="77777777" w:rsidR="00426CEC" w:rsidRPr="00426CEC" w:rsidRDefault="00426CEC" w:rsidP="00426CEC">
            <w:pPr>
              <w:rPr>
                <w:lang w:val="en-IN"/>
              </w:rPr>
            </w:pPr>
            <w:r w:rsidRPr="00426CEC">
              <w:rPr>
                <w:lang w:val="en-IN"/>
              </w:rPr>
              <w:t>{</w:t>
            </w:r>
          </w:p>
          <w:p w14:paraId="599489B4" w14:textId="77777777" w:rsidR="00426CEC" w:rsidRPr="00426CEC" w:rsidRDefault="00426CEC" w:rsidP="00426CEC">
            <w:pPr>
              <w:rPr>
                <w:lang w:val="en-IN"/>
              </w:rPr>
            </w:pPr>
            <w:r w:rsidRPr="00426CEC">
              <w:rPr>
                <w:lang w:val="en-IN"/>
              </w:rPr>
              <w:lastRenderedPageBreak/>
              <w:t xml:space="preserve">  "amount": 0,</w:t>
            </w:r>
          </w:p>
          <w:p w14:paraId="327395FC" w14:textId="77777777" w:rsidR="00426CEC" w:rsidRPr="00426CEC" w:rsidRDefault="00426CEC" w:rsidP="00426CEC">
            <w:pPr>
              <w:rPr>
                <w:lang w:val="en-IN"/>
              </w:rPr>
            </w:pPr>
            <w:r w:rsidRPr="00426CEC">
              <w:rPr>
                <w:lang w:val="en-IN"/>
              </w:rPr>
              <w:t xml:space="preserve">  "createdbyId": "string",</w:t>
            </w:r>
          </w:p>
          <w:p w14:paraId="174DA4FD" w14:textId="77777777" w:rsidR="00426CEC" w:rsidRPr="00426CEC" w:rsidRDefault="00426CEC" w:rsidP="00426CEC">
            <w:pPr>
              <w:rPr>
                <w:lang w:val="en-IN"/>
              </w:rPr>
            </w:pPr>
            <w:r w:rsidRPr="00426CEC">
              <w:rPr>
                <w:lang w:val="en-IN"/>
              </w:rPr>
              <w:t xml:space="preserve">  "details": "string",</w:t>
            </w:r>
          </w:p>
          <w:p w14:paraId="18BF397B" w14:textId="77777777" w:rsidR="00426CEC" w:rsidRPr="00426CEC" w:rsidRDefault="00426CEC" w:rsidP="00426CEC">
            <w:pPr>
              <w:rPr>
                <w:lang w:val="en-IN"/>
              </w:rPr>
            </w:pPr>
            <w:r w:rsidRPr="00426CEC">
              <w:rPr>
                <w:lang w:val="en-IN"/>
              </w:rPr>
              <w:t xml:space="preserve">  "includeInCalc": true,</w:t>
            </w:r>
          </w:p>
          <w:p w14:paraId="7B0CE6AB" w14:textId="77777777" w:rsidR="00426CEC" w:rsidRPr="00426CEC" w:rsidRDefault="00426CEC" w:rsidP="00426CEC">
            <w:pPr>
              <w:rPr>
                <w:lang w:val="en-IN"/>
              </w:rPr>
            </w:pPr>
            <w:r w:rsidRPr="00426CEC">
              <w:rPr>
                <w:lang w:val="en-IN"/>
              </w:rPr>
              <w:t xml:space="preserve">  "orgId": 0,</w:t>
            </w:r>
          </w:p>
          <w:p w14:paraId="38FA16CC" w14:textId="77777777" w:rsidR="00426CEC" w:rsidRPr="00426CEC" w:rsidRDefault="00426CEC" w:rsidP="00426CEC">
            <w:pPr>
              <w:rPr>
                <w:lang w:val="en-IN"/>
              </w:rPr>
            </w:pPr>
            <w:r w:rsidRPr="00426CEC">
              <w:rPr>
                <w:lang w:val="en-IN"/>
              </w:rPr>
              <w:t xml:space="preserve">  "salaryID": 0,</w:t>
            </w:r>
          </w:p>
          <w:p w14:paraId="6D496081" w14:textId="77777777" w:rsidR="00426CEC" w:rsidRPr="00426CEC" w:rsidRDefault="00426CEC" w:rsidP="00426CEC">
            <w:pPr>
              <w:rPr>
                <w:lang w:val="en-IN"/>
              </w:rPr>
            </w:pPr>
            <w:r w:rsidRPr="00426CEC">
              <w:rPr>
                <w:lang w:val="en-IN"/>
              </w:rPr>
              <w:t xml:space="preserve">  "toEmployeeID": "string"</w:t>
            </w:r>
          </w:p>
          <w:p w14:paraId="7314F71F" w14:textId="3308313F" w:rsidR="00A3220A" w:rsidRDefault="00426CEC" w:rsidP="00426CEC">
            <w:pPr>
              <w:rPr>
                <w:lang w:val="en-IN"/>
              </w:rPr>
            </w:pPr>
            <w:r w:rsidRPr="00426CEC">
              <w:rPr>
                <w:lang w:val="en-IN"/>
              </w:rPr>
              <w:t>}</w:t>
            </w:r>
          </w:p>
        </w:tc>
        <w:tc>
          <w:tcPr>
            <w:tcW w:w="4508" w:type="dxa"/>
          </w:tcPr>
          <w:p w14:paraId="2EC9E76C" w14:textId="77777777" w:rsidR="00A3220A" w:rsidRPr="00672ABE" w:rsidRDefault="00A3220A" w:rsidP="00A3220A">
            <w:pPr>
              <w:rPr>
                <w:b/>
                <w:bCs/>
                <w:lang w:val="en-IN"/>
              </w:rPr>
            </w:pPr>
            <w:r w:rsidRPr="00672ABE">
              <w:rPr>
                <w:b/>
                <w:bCs/>
                <w:lang w:val="en-IN"/>
              </w:rPr>
              <w:lastRenderedPageBreak/>
              <w:t xml:space="preserve">Do not pass (as you may not have): </w:t>
            </w:r>
          </w:p>
          <w:p w14:paraId="5A2AC2D8" w14:textId="3CF22D11" w:rsidR="00A3220A" w:rsidRDefault="00A3220A" w:rsidP="00A3220A">
            <w:pPr>
              <w:rPr>
                <w:lang w:val="en-IN"/>
              </w:rPr>
            </w:pPr>
            <w:r>
              <w:rPr>
                <w:lang w:val="en-IN"/>
              </w:rPr>
              <w:lastRenderedPageBreak/>
              <w:t>SalaryID</w:t>
            </w:r>
          </w:p>
          <w:p w14:paraId="3581CC89" w14:textId="77777777" w:rsidR="00A3220A" w:rsidRDefault="00A3220A" w:rsidP="00A3220A">
            <w:pPr>
              <w:rPr>
                <w:b/>
                <w:bCs/>
                <w:lang w:val="en-IN"/>
              </w:rPr>
            </w:pPr>
            <w:r w:rsidRPr="00672ABE">
              <w:rPr>
                <w:b/>
                <w:bCs/>
                <w:lang w:val="en-IN"/>
              </w:rPr>
              <w:t xml:space="preserve">Mapping (UI to API) </w:t>
            </w:r>
          </w:p>
          <w:p w14:paraId="0DB7CE33" w14:textId="233F499D" w:rsidR="00AE747E" w:rsidRPr="00DB2824" w:rsidRDefault="00AA3A59" w:rsidP="00DB2824">
            <w:pPr>
              <w:rPr>
                <w:lang w:val="en-IN"/>
              </w:rPr>
            </w:pPr>
            <w:r>
              <w:rPr>
                <w:lang w:val="en-IN"/>
              </w:rPr>
              <w:t>EmployeeID from “Employee Name” Search box</w:t>
            </w:r>
            <w:r w:rsidRPr="00AA3A59">
              <w:rPr>
                <w:lang w:val="en-IN"/>
              </w:rPr>
              <w:sym w:font="Wingdings" w:char="F0E0"/>
            </w:r>
            <w:r>
              <w:rPr>
                <w:lang w:val="en-IN"/>
              </w:rPr>
              <w:t xml:space="preserve"> </w:t>
            </w:r>
            <w:r w:rsidRPr="00E67F0A">
              <w:rPr>
                <w:lang w:val="en-IN"/>
              </w:rPr>
              <w:t xml:space="preserve"> toEmployeeId</w:t>
            </w:r>
            <w:r w:rsidRPr="00532B09">
              <w:rPr>
                <w:lang w:val="en-IN"/>
              </w:rPr>
              <w:t xml:space="preserve"> </w:t>
            </w:r>
          </w:p>
          <w:p w14:paraId="18E5C144" w14:textId="77777777" w:rsidR="00AE747E" w:rsidRDefault="00AE747E" w:rsidP="00A3220A">
            <w:pPr>
              <w:rPr>
                <w:lang w:val="en-IN"/>
              </w:rPr>
            </w:pPr>
          </w:p>
          <w:p w14:paraId="06594857" w14:textId="77777777" w:rsidR="00A3220A" w:rsidRDefault="00A3220A" w:rsidP="005B7107">
            <w:pPr>
              <w:rPr>
                <w:lang w:val="en-IN"/>
              </w:rPr>
            </w:pPr>
          </w:p>
        </w:tc>
      </w:tr>
      <w:tr w:rsidR="00A3220A" w14:paraId="50C77E29" w14:textId="77777777" w:rsidTr="001A04D4">
        <w:tc>
          <w:tcPr>
            <w:tcW w:w="4508" w:type="dxa"/>
          </w:tcPr>
          <w:p w14:paraId="2FD7BB75" w14:textId="77777777" w:rsidR="00A3220A" w:rsidRPr="001A04D4" w:rsidRDefault="00A3220A" w:rsidP="00A3220A">
            <w:pPr>
              <w:rPr>
                <w:lang w:val="en-IN"/>
              </w:rPr>
            </w:pPr>
          </w:p>
        </w:tc>
        <w:tc>
          <w:tcPr>
            <w:tcW w:w="4508" w:type="dxa"/>
          </w:tcPr>
          <w:p w14:paraId="023F485B" w14:textId="77777777" w:rsidR="00A3220A" w:rsidRPr="00672ABE" w:rsidRDefault="00A3220A" w:rsidP="00A3220A">
            <w:pPr>
              <w:rPr>
                <w:b/>
                <w:bCs/>
                <w:lang w:val="en-IN"/>
              </w:rPr>
            </w:pPr>
          </w:p>
        </w:tc>
      </w:tr>
    </w:tbl>
    <w:p w14:paraId="6FF7ABBE" w14:textId="77777777" w:rsidR="001A04D4" w:rsidRPr="005B7107" w:rsidRDefault="001A04D4" w:rsidP="00DB2824">
      <w:pPr>
        <w:rPr>
          <w:lang w:val="en-IN"/>
        </w:rPr>
      </w:pPr>
    </w:p>
    <w:p w14:paraId="5C0765A5" w14:textId="0820D312" w:rsidR="00AE4698" w:rsidRDefault="001A04D4" w:rsidP="001A04D4">
      <w:pPr>
        <w:pStyle w:val="Heading2"/>
        <w:rPr>
          <w:lang w:val="en-IN"/>
        </w:rPr>
      </w:pPr>
      <w:r w:rsidRPr="001A04D4">
        <w:rPr>
          <w:lang w:val="en-IN"/>
        </w:rPr>
        <w:t>/dashboard/buildDashboard</w:t>
      </w:r>
    </w:p>
    <w:p w14:paraId="6E4E05D2" w14:textId="0D18889A" w:rsidR="00E67F0A" w:rsidRDefault="00E67F0A" w:rsidP="00E67F0A">
      <w:pPr>
        <w:rPr>
          <w:lang w:val="en-IN"/>
        </w:rPr>
      </w:pPr>
    </w:p>
    <w:tbl>
      <w:tblPr>
        <w:tblStyle w:val="TableGrid"/>
        <w:tblW w:w="0" w:type="auto"/>
        <w:tblLook w:val="04A0" w:firstRow="1" w:lastRow="0" w:firstColumn="1" w:lastColumn="0" w:noHBand="0" w:noVBand="1"/>
      </w:tblPr>
      <w:tblGrid>
        <w:gridCol w:w="4508"/>
        <w:gridCol w:w="4508"/>
      </w:tblGrid>
      <w:tr w:rsidR="0066292F" w14:paraId="7413E47C" w14:textId="77777777" w:rsidTr="009636BF">
        <w:tc>
          <w:tcPr>
            <w:tcW w:w="4508" w:type="dxa"/>
          </w:tcPr>
          <w:p w14:paraId="78EEC7AD" w14:textId="5B041C82" w:rsidR="0066292F" w:rsidRPr="00DB2824" w:rsidRDefault="0066292F" w:rsidP="0066292F">
            <w:pPr>
              <w:rPr>
                <w:b/>
                <w:bCs/>
                <w:lang w:val="en-IN"/>
              </w:rPr>
            </w:pPr>
            <w:r w:rsidRPr="00DB2824">
              <w:rPr>
                <w:b/>
                <w:bCs/>
                <w:lang w:val="en-IN"/>
              </w:rPr>
              <w:t>API</w:t>
            </w:r>
          </w:p>
        </w:tc>
        <w:tc>
          <w:tcPr>
            <w:tcW w:w="4508" w:type="dxa"/>
          </w:tcPr>
          <w:p w14:paraId="7B6F3367" w14:textId="2FE6A52A" w:rsidR="0066292F" w:rsidRDefault="0066292F" w:rsidP="0066292F">
            <w:pPr>
              <w:rPr>
                <w:lang w:val="en-IN"/>
              </w:rPr>
            </w:pPr>
            <w:r>
              <w:rPr>
                <w:b/>
                <w:bCs/>
                <w:lang w:val="en-IN"/>
              </w:rPr>
              <w:t>THE FIELDS NEED CLARIFICATION</w:t>
            </w:r>
          </w:p>
        </w:tc>
      </w:tr>
      <w:tr w:rsidR="0066292F" w14:paraId="3C6FBD66" w14:textId="77777777" w:rsidTr="009636BF">
        <w:tc>
          <w:tcPr>
            <w:tcW w:w="4508" w:type="dxa"/>
          </w:tcPr>
          <w:p w14:paraId="3A3162CE" w14:textId="5DD61CB8" w:rsidR="0066292F" w:rsidRDefault="0066292F" w:rsidP="0066292F">
            <w:pPr>
              <w:rPr>
                <w:lang w:val="en-IN"/>
              </w:rPr>
            </w:pPr>
            <w:r w:rsidRPr="0066292F">
              <w:rPr>
                <w:lang w:val="en-IN"/>
              </w:rPr>
              <w:t>OrgId</w:t>
            </w:r>
          </w:p>
        </w:tc>
        <w:tc>
          <w:tcPr>
            <w:tcW w:w="4508" w:type="dxa"/>
          </w:tcPr>
          <w:p w14:paraId="13A8591F" w14:textId="033AC017" w:rsidR="0066292F" w:rsidRDefault="0066292F" w:rsidP="0066292F">
            <w:pPr>
              <w:rPr>
                <w:lang w:val="en-IN"/>
              </w:rPr>
            </w:pPr>
          </w:p>
        </w:tc>
      </w:tr>
    </w:tbl>
    <w:p w14:paraId="013D31E6" w14:textId="77777777" w:rsidR="009636BF" w:rsidRDefault="009636BF" w:rsidP="00E67F0A">
      <w:pPr>
        <w:rPr>
          <w:lang w:val="en-IN"/>
        </w:rPr>
      </w:pPr>
    </w:p>
    <w:p w14:paraId="004D03AA" w14:textId="770FCE96" w:rsidR="00E67F0A" w:rsidRDefault="00E67F0A" w:rsidP="00E67F0A">
      <w:pPr>
        <w:pStyle w:val="Heading2"/>
        <w:rPr>
          <w:lang w:val="en-IN"/>
        </w:rPr>
      </w:pPr>
      <w:bookmarkStart w:id="250" w:name="_Ref39509775"/>
      <w:r w:rsidRPr="00E67F0A">
        <w:rPr>
          <w:lang w:val="en-IN"/>
        </w:rPr>
        <w:t>/employee/createEmpSalaryPayment</w:t>
      </w:r>
      <w:bookmarkEnd w:id="250"/>
    </w:p>
    <w:tbl>
      <w:tblPr>
        <w:tblStyle w:val="TableGrid"/>
        <w:tblW w:w="9016" w:type="dxa"/>
        <w:tblLook w:val="04A0" w:firstRow="1" w:lastRow="0" w:firstColumn="1" w:lastColumn="0" w:noHBand="0" w:noVBand="1"/>
      </w:tblPr>
      <w:tblGrid>
        <w:gridCol w:w="4508"/>
        <w:gridCol w:w="4508"/>
      </w:tblGrid>
      <w:tr w:rsidR="00304337" w14:paraId="63362A0E" w14:textId="77777777" w:rsidTr="00DB2824">
        <w:tc>
          <w:tcPr>
            <w:tcW w:w="4508" w:type="dxa"/>
          </w:tcPr>
          <w:p w14:paraId="11983552" w14:textId="5B05C51C" w:rsidR="00304337" w:rsidRPr="00DB2824" w:rsidRDefault="00304337" w:rsidP="00D0494C">
            <w:pPr>
              <w:rPr>
                <w:b/>
                <w:bCs/>
                <w:lang w:val="en-IN"/>
              </w:rPr>
            </w:pPr>
            <w:r w:rsidRPr="00DB2824">
              <w:rPr>
                <w:b/>
                <w:bCs/>
                <w:lang w:val="en-IN"/>
              </w:rPr>
              <w:t>API</w:t>
            </w:r>
          </w:p>
        </w:tc>
        <w:tc>
          <w:tcPr>
            <w:tcW w:w="4508" w:type="dxa"/>
          </w:tcPr>
          <w:p w14:paraId="4FEBA444" w14:textId="6F8BE4E4" w:rsidR="00304337" w:rsidRDefault="00304337" w:rsidP="00D0494C">
            <w:pPr>
              <w:rPr>
                <w:lang w:val="en-IN"/>
              </w:rPr>
            </w:pPr>
            <w:r>
              <w:rPr>
                <w:b/>
                <w:bCs/>
                <w:lang w:val="en-IN"/>
              </w:rPr>
              <w:t>THE FIELDS NEED CLARIFICATION</w:t>
            </w:r>
          </w:p>
        </w:tc>
      </w:tr>
      <w:tr w:rsidR="00304337" w14:paraId="38CB906B" w14:textId="77777777" w:rsidTr="00DB2824">
        <w:tc>
          <w:tcPr>
            <w:tcW w:w="4508" w:type="dxa"/>
          </w:tcPr>
          <w:p w14:paraId="2CA27E4D" w14:textId="77777777" w:rsidR="00304337" w:rsidRDefault="00304337" w:rsidP="00D0494C">
            <w:pPr>
              <w:rPr>
                <w:lang w:val="en-IN"/>
              </w:rPr>
            </w:pPr>
          </w:p>
          <w:p w14:paraId="0254AFA2" w14:textId="77777777" w:rsidR="00FA69EE" w:rsidRPr="00FA69EE" w:rsidRDefault="00FA69EE" w:rsidP="00FA69EE">
            <w:pPr>
              <w:rPr>
                <w:lang w:val="en-IN"/>
              </w:rPr>
            </w:pPr>
            <w:r w:rsidRPr="00FA69EE">
              <w:rPr>
                <w:lang w:val="en-IN"/>
              </w:rPr>
              <w:t>{</w:t>
            </w:r>
          </w:p>
          <w:p w14:paraId="05E29247" w14:textId="77777777" w:rsidR="00FA69EE" w:rsidRPr="00FA69EE" w:rsidRDefault="00FA69EE" w:rsidP="00FA69EE">
            <w:pPr>
              <w:rPr>
                <w:lang w:val="en-IN"/>
              </w:rPr>
            </w:pPr>
            <w:r w:rsidRPr="00FA69EE">
              <w:rPr>
                <w:lang w:val="en-IN"/>
              </w:rPr>
              <w:t xml:space="preserve">  "amount": 0,</w:t>
            </w:r>
          </w:p>
          <w:p w14:paraId="601258A7" w14:textId="77777777" w:rsidR="00FA69EE" w:rsidRPr="00FA69EE" w:rsidRDefault="00FA69EE" w:rsidP="00FA69EE">
            <w:pPr>
              <w:rPr>
                <w:lang w:val="en-IN"/>
              </w:rPr>
            </w:pPr>
            <w:r w:rsidRPr="00FA69EE">
              <w:rPr>
                <w:lang w:val="en-IN"/>
              </w:rPr>
              <w:t xml:space="preserve">  "createdbyId": "string",</w:t>
            </w:r>
          </w:p>
          <w:p w14:paraId="3ADFEB9B" w14:textId="77777777" w:rsidR="00FA69EE" w:rsidRPr="00FA69EE" w:rsidRDefault="00FA69EE" w:rsidP="00FA69EE">
            <w:pPr>
              <w:rPr>
                <w:lang w:val="en-IN"/>
              </w:rPr>
            </w:pPr>
            <w:r w:rsidRPr="00FA69EE">
              <w:rPr>
                <w:lang w:val="en-IN"/>
              </w:rPr>
              <w:t xml:space="preserve">  "details": "string",</w:t>
            </w:r>
          </w:p>
          <w:p w14:paraId="3B5E67E9" w14:textId="77777777" w:rsidR="00FA69EE" w:rsidRPr="00FA69EE" w:rsidRDefault="00FA69EE" w:rsidP="00FA69EE">
            <w:pPr>
              <w:rPr>
                <w:lang w:val="en-IN"/>
              </w:rPr>
            </w:pPr>
            <w:r w:rsidRPr="00FA69EE">
              <w:rPr>
                <w:lang w:val="en-IN"/>
              </w:rPr>
              <w:t xml:space="preserve">  "fromAccountId": 0,</w:t>
            </w:r>
          </w:p>
          <w:p w14:paraId="2FC51DE0" w14:textId="77777777" w:rsidR="00FA69EE" w:rsidRPr="00FA69EE" w:rsidRDefault="00FA69EE" w:rsidP="00FA69EE">
            <w:pPr>
              <w:rPr>
                <w:lang w:val="en-IN"/>
              </w:rPr>
            </w:pPr>
            <w:r w:rsidRPr="00FA69EE">
              <w:rPr>
                <w:lang w:val="en-IN"/>
              </w:rPr>
              <w:t xml:space="preserve">  "fromEmployeeId": "string",</w:t>
            </w:r>
          </w:p>
          <w:p w14:paraId="3817F81C" w14:textId="77777777" w:rsidR="00FA69EE" w:rsidRPr="00FA69EE" w:rsidRDefault="00FA69EE" w:rsidP="00FA69EE">
            <w:pPr>
              <w:rPr>
                <w:lang w:val="en-IN"/>
              </w:rPr>
            </w:pPr>
            <w:r w:rsidRPr="00FA69EE">
              <w:rPr>
                <w:lang w:val="en-IN"/>
              </w:rPr>
              <w:t xml:space="preserve">  "orgId": 0,</w:t>
            </w:r>
          </w:p>
          <w:p w14:paraId="0A962CEE" w14:textId="77777777" w:rsidR="00FA69EE" w:rsidRPr="00FA69EE" w:rsidRDefault="00FA69EE" w:rsidP="00FA69EE">
            <w:pPr>
              <w:rPr>
                <w:lang w:val="en-IN"/>
              </w:rPr>
            </w:pPr>
            <w:r w:rsidRPr="00FA69EE">
              <w:rPr>
                <w:lang w:val="en-IN"/>
              </w:rPr>
              <w:t xml:space="preserve">  "salaryPaymentID": 0,</w:t>
            </w:r>
          </w:p>
          <w:p w14:paraId="3E46695F" w14:textId="77777777" w:rsidR="00FA69EE" w:rsidRPr="00FA69EE" w:rsidRDefault="00FA69EE" w:rsidP="00FA69EE">
            <w:pPr>
              <w:rPr>
                <w:lang w:val="en-IN"/>
              </w:rPr>
            </w:pPr>
            <w:r w:rsidRPr="00FA69EE">
              <w:rPr>
                <w:lang w:val="en-IN"/>
              </w:rPr>
              <w:t xml:space="preserve">  "toEmployeeId": "string",</w:t>
            </w:r>
          </w:p>
          <w:p w14:paraId="2E454338" w14:textId="77777777" w:rsidR="00FA69EE" w:rsidRPr="00FA69EE" w:rsidRDefault="00FA69EE" w:rsidP="00FA69EE">
            <w:pPr>
              <w:rPr>
                <w:lang w:val="en-IN"/>
              </w:rPr>
            </w:pPr>
            <w:r w:rsidRPr="00FA69EE">
              <w:rPr>
                <w:lang w:val="en-IN"/>
              </w:rPr>
              <w:t xml:space="preserve">  "transferDate": "2020-05-04T17:29:31.254Z"</w:t>
            </w:r>
          </w:p>
          <w:p w14:paraId="2FF843B0" w14:textId="32308FCA" w:rsidR="00304337" w:rsidRDefault="00FA69EE" w:rsidP="00FA69EE">
            <w:pPr>
              <w:rPr>
                <w:lang w:val="en-IN"/>
              </w:rPr>
            </w:pPr>
            <w:r w:rsidRPr="00FA69EE">
              <w:rPr>
                <w:lang w:val="en-IN"/>
              </w:rPr>
              <w:t>}</w:t>
            </w:r>
          </w:p>
        </w:tc>
        <w:tc>
          <w:tcPr>
            <w:tcW w:w="4508" w:type="dxa"/>
          </w:tcPr>
          <w:p w14:paraId="64D8DF42" w14:textId="77777777" w:rsidR="00304337" w:rsidRPr="00672ABE" w:rsidRDefault="00304337" w:rsidP="00D0494C">
            <w:pPr>
              <w:rPr>
                <w:b/>
                <w:bCs/>
                <w:lang w:val="en-IN"/>
              </w:rPr>
            </w:pPr>
            <w:r w:rsidRPr="00672ABE">
              <w:rPr>
                <w:b/>
                <w:bCs/>
                <w:lang w:val="en-IN"/>
              </w:rPr>
              <w:t xml:space="preserve">Do not pass (as you may not have): </w:t>
            </w:r>
          </w:p>
          <w:p w14:paraId="6EF9DE7C" w14:textId="68BEF7E9" w:rsidR="00304337" w:rsidRPr="00DB2824" w:rsidRDefault="00304337" w:rsidP="00DB2824">
            <w:pPr>
              <w:pStyle w:val="HTMLPreformatted"/>
              <w:shd w:val="clear" w:color="auto" w:fill="FFFFFF"/>
              <w:rPr>
                <w:rFonts w:ascii="JetBrains Mono" w:hAnsi="JetBrains Mono"/>
                <w:color w:val="080808"/>
              </w:rPr>
            </w:pPr>
            <w:r>
              <w:rPr>
                <w:lang w:val="en-IN"/>
              </w:rPr>
              <w:t>“</w:t>
            </w:r>
            <w:r>
              <w:rPr>
                <w:rFonts w:ascii="JetBrains Mono" w:hAnsi="JetBrains Mono"/>
                <w:color w:val="871094"/>
              </w:rPr>
              <w:t>salaryPaymentID</w:t>
            </w:r>
            <w:r>
              <w:rPr>
                <w:lang w:val="en-IN"/>
              </w:rPr>
              <w:t>”</w:t>
            </w:r>
          </w:p>
          <w:p w14:paraId="720617B8" w14:textId="77777777" w:rsidR="00304337" w:rsidRDefault="00304337" w:rsidP="00D0494C">
            <w:pPr>
              <w:rPr>
                <w:lang w:val="en-IN"/>
              </w:rPr>
            </w:pPr>
          </w:p>
          <w:p w14:paraId="6EC8E13B" w14:textId="77777777" w:rsidR="00304337" w:rsidRDefault="00304337" w:rsidP="00D0494C">
            <w:pPr>
              <w:rPr>
                <w:b/>
                <w:bCs/>
                <w:lang w:val="en-IN"/>
              </w:rPr>
            </w:pPr>
            <w:r w:rsidRPr="00672ABE">
              <w:rPr>
                <w:b/>
                <w:bCs/>
                <w:lang w:val="en-IN"/>
              </w:rPr>
              <w:t xml:space="preserve">Mapping (UI to API) </w:t>
            </w:r>
          </w:p>
          <w:p w14:paraId="1C9C3E06" w14:textId="77777777" w:rsidR="00304337" w:rsidRDefault="00304337" w:rsidP="00D0494C">
            <w:pPr>
              <w:rPr>
                <w:lang w:val="en-IN"/>
              </w:rPr>
            </w:pPr>
            <w:r>
              <w:rPr>
                <w:lang w:val="en-IN"/>
              </w:rPr>
              <w:t xml:space="preserve">“To Person / Account” Search: EmployeeID </w:t>
            </w:r>
            <w:r w:rsidRPr="00E72493">
              <w:rPr>
                <w:lang w:val="en-IN"/>
              </w:rPr>
              <w:sym w:font="Wingdings" w:char="F0E0"/>
            </w:r>
            <w:r>
              <w:rPr>
                <w:lang w:val="en-IN"/>
              </w:rPr>
              <w:t xml:space="preserve"> To</w:t>
            </w:r>
            <w:r w:rsidRPr="001A04D4">
              <w:rPr>
                <w:lang w:val="en-IN"/>
              </w:rPr>
              <w:t>EmployeeId</w:t>
            </w:r>
          </w:p>
          <w:p w14:paraId="1DFB6E56" w14:textId="77777777" w:rsidR="00304337" w:rsidRDefault="00304337" w:rsidP="00D0494C">
            <w:pPr>
              <w:rPr>
                <w:lang w:val="en-IN"/>
              </w:rPr>
            </w:pPr>
          </w:p>
          <w:p w14:paraId="02502A89" w14:textId="77777777" w:rsidR="00304337" w:rsidRDefault="00304337" w:rsidP="00D0494C">
            <w:pPr>
              <w:rPr>
                <w:lang w:val="en-IN"/>
              </w:rPr>
            </w:pPr>
            <w:r>
              <w:rPr>
                <w:lang w:val="en-IN"/>
              </w:rPr>
              <w:t>LoggedInUser:EmployeeID</w:t>
            </w:r>
            <w:r w:rsidRPr="000A23E3">
              <w:rPr>
                <w:lang w:val="en-IN"/>
              </w:rPr>
              <w:sym w:font="Wingdings" w:char="F0E0"/>
            </w:r>
            <w:r>
              <w:rPr>
                <w:lang w:val="en-IN"/>
              </w:rPr>
              <w:t xml:space="preserve"> fromEmployeeID</w:t>
            </w:r>
          </w:p>
          <w:p w14:paraId="26ED5546" w14:textId="77777777" w:rsidR="00304337" w:rsidRDefault="00304337" w:rsidP="00D0494C">
            <w:pPr>
              <w:rPr>
                <w:lang w:val="en-IN"/>
              </w:rPr>
            </w:pPr>
            <w:r>
              <w:rPr>
                <w:lang w:val="en-IN"/>
              </w:rPr>
              <w:t>LoggedInUser:AccountID</w:t>
            </w:r>
            <w:r w:rsidRPr="000A23E3">
              <w:rPr>
                <w:lang w:val="en-IN"/>
              </w:rPr>
              <w:sym w:font="Wingdings" w:char="F0E0"/>
            </w:r>
            <w:r>
              <w:rPr>
                <w:lang w:val="en-IN"/>
              </w:rPr>
              <w:t>fromAccountID</w:t>
            </w:r>
          </w:p>
          <w:p w14:paraId="70EED95B" w14:textId="6732E7A3" w:rsidR="00304337" w:rsidRDefault="00304337" w:rsidP="00D0494C">
            <w:pPr>
              <w:rPr>
                <w:lang w:val="en-IN"/>
              </w:rPr>
            </w:pPr>
          </w:p>
        </w:tc>
      </w:tr>
    </w:tbl>
    <w:p w14:paraId="347542AF" w14:textId="7217B0F0" w:rsidR="00E67F0A" w:rsidRDefault="00E67F0A" w:rsidP="00E67F0A">
      <w:pPr>
        <w:rPr>
          <w:lang w:val="en-IN"/>
        </w:rPr>
      </w:pPr>
    </w:p>
    <w:p w14:paraId="11EBCA78" w14:textId="39169211" w:rsidR="00E01889" w:rsidRPr="00DB2824" w:rsidRDefault="00E01889">
      <w:pPr>
        <w:pStyle w:val="Heading2"/>
        <w:rPr>
          <w:lang w:val="en-IN"/>
        </w:rPr>
        <w:pPrChange w:id="251" w:author="nyadav.idmworks@outlook.com" w:date="2020-05-09T22:49:00Z">
          <w:pPr/>
        </w:pPrChange>
      </w:pPr>
      <w:r w:rsidRPr="00DB2824">
        <w:rPr>
          <w:lang w:val="en-IN"/>
        </w:rPr>
        <w:t>/organization/createOrganization</w:t>
      </w:r>
    </w:p>
    <w:tbl>
      <w:tblPr>
        <w:tblStyle w:val="TableGrid"/>
        <w:tblW w:w="0" w:type="auto"/>
        <w:tblLook w:val="04A0" w:firstRow="1" w:lastRow="0" w:firstColumn="1" w:lastColumn="0" w:noHBand="0" w:noVBand="1"/>
      </w:tblPr>
      <w:tblGrid>
        <w:gridCol w:w="4508"/>
        <w:gridCol w:w="4508"/>
      </w:tblGrid>
      <w:tr w:rsidR="0066292F" w14:paraId="1F1F35EE" w14:textId="77777777" w:rsidTr="00E01889">
        <w:tc>
          <w:tcPr>
            <w:tcW w:w="4508" w:type="dxa"/>
          </w:tcPr>
          <w:p w14:paraId="47AB9B1E" w14:textId="1FEFAC3F" w:rsidR="0066292F" w:rsidRDefault="0066292F" w:rsidP="0066292F">
            <w:pPr>
              <w:rPr>
                <w:lang w:val="en-IN"/>
              </w:rPr>
            </w:pPr>
            <w:r w:rsidRPr="00672ABE">
              <w:rPr>
                <w:b/>
                <w:bCs/>
                <w:lang w:val="en-IN"/>
              </w:rPr>
              <w:t>API</w:t>
            </w:r>
          </w:p>
        </w:tc>
        <w:tc>
          <w:tcPr>
            <w:tcW w:w="4508" w:type="dxa"/>
          </w:tcPr>
          <w:p w14:paraId="1D6AA3EB" w14:textId="48AFBFAF" w:rsidR="0066292F" w:rsidRDefault="0066292F" w:rsidP="0066292F">
            <w:pPr>
              <w:rPr>
                <w:lang w:val="en-IN"/>
              </w:rPr>
            </w:pPr>
            <w:r>
              <w:rPr>
                <w:b/>
                <w:bCs/>
                <w:lang w:val="en-IN"/>
              </w:rPr>
              <w:t>THE FIELDS NEED CLARIFICATION</w:t>
            </w:r>
          </w:p>
        </w:tc>
      </w:tr>
      <w:tr w:rsidR="0066292F" w14:paraId="49F9632E" w14:textId="77777777" w:rsidTr="00E01889">
        <w:tc>
          <w:tcPr>
            <w:tcW w:w="4508" w:type="dxa"/>
          </w:tcPr>
          <w:p w14:paraId="218F3CE0" w14:textId="77777777" w:rsidR="0066292F" w:rsidRPr="00C747D7" w:rsidRDefault="0066292F" w:rsidP="0066292F">
            <w:pPr>
              <w:rPr>
                <w:lang w:val="en-IN"/>
              </w:rPr>
            </w:pPr>
            <w:r w:rsidRPr="00C747D7">
              <w:rPr>
                <w:lang w:val="en-IN"/>
              </w:rPr>
              <w:t>{</w:t>
            </w:r>
          </w:p>
          <w:p w14:paraId="0F1F0E88" w14:textId="77777777" w:rsidR="0066292F" w:rsidRPr="00C747D7" w:rsidRDefault="0066292F" w:rsidP="0066292F">
            <w:pPr>
              <w:rPr>
                <w:lang w:val="en-IN"/>
              </w:rPr>
            </w:pPr>
            <w:r w:rsidRPr="00C747D7">
              <w:rPr>
                <w:lang w:val="en-IN"/>
              </w:rPr>
              <w:t xml:space="preserve">  "employeeBean": {</w:t>
            </w:r>
          </w:p>
          <w:p w14:paraId="357D30E1" w14:textId="77777777" w:rsidR="0066292F" w:rsidRPr="00C747D7" w:rsidRDefault="0066292F" w:rsidP="0066292F">
            <w:pPr>
              <w:rPr>
                <w:lang w:val="en-IN"/>
              </w:rPr>
            </w:pPr>
            <w:r w:rsidRPr="00C747D7">
              <w:rPr>
                <w:lang w:val="en-IN"/>
              </w:rPr>
              <w:t xml:space="preserve">    "currentAccountBalance": 0,</w:t>
            </w:r>
          </w:p>
          <w:p w14:paraId="1EC8E76E" w14:textId="77777777" w:rsidR="0066292F" w:rsidRPr="00C747D7" w:rsidRDefault="0066292F" w:rsidP="0066292F">
            <w:pPr>
              <w:rPr>
                <w:lang w:val="en-IN"/>
              </w:rPr>
            </w:pPr>
            <w:r w:rsidRPr="00C747D7">
              <w:rPr>
                <w:lang w:val="en-IN"/>
              </w:rPr>
              <w:t xml:space="preserve">    "currentsalarybalance": 0,</w:t>
            </w:r>
          </w:p>
          <w:p w14:paraId="1C632993" w14:textId="77777777" w:rsidR="0066292F" w:rsidRPr="00C747D7" w:rsidRDefault="0066292F" w:rsidP="0066292F">
            <w:pPr>
              <w:rPr>
                <w:lang w:val="en-IN"/>
              </w:rPr>
            </w:pPr>
            <w:r w:rsidRPr="00C747D7">
              <w:rPr>
                <w:lang w:val="en-IN"/>
              </w:rPr>
              <w:t xml:space="preserve">    "employeeId": "string",</w:t>
            </w:r>
          </w:p>
          <w:p w14:paraId="233EB23D" w14:textId="77777777" w:rsidR="0066292F" w:rsidRPr="00C747D7" w:rsidRDefault="0066292F" w:rsidP="0066292F">
            <w:pPr>
              <w:rPr>
                <w:lang w:val="en-IN"/>
              </w:rPr>
            </w:pPr>
            <w:r w:rsidRPr="00C747D7">
              <w:rPr>
                <w:lang w:val="en-IN"/>
              </w:rPr>
              <w:t xml:space="preserve">    "first": "string",</w:t>
            </w:r>
          </w:p>
          <w:p w14:paraId="37488CBA" w14:textId="77777777" w:rsidR="0066292F" w:rsidRPr="00C747D7" w:rsidRDefault="0066292F" w:rsidP="0066292F">
            <w:pPr>
              <w:rPr>
                <w:lang w:val="en-IN"/>
              </w:rPr>
            </w:pPr>
            <w:r w:rsidRPr="00C747D7">
              <w:rPr>
                <w:lang w:val="en-IN"/>
              </w:rPr>
              <w:t xml:space="preserve">    "initialSalaryBalance": 0,</w:t>
            </w:r>
          </w:p>
          <w:p w14:paraId="754B88BE" w14:textId="77777777" w:rsidR="0066292F" w:rsidRPr="00C747D7" w:rsidRDefault="0066292F" w:rsidP="0066292F">
            <w:pPr>
              <w:rPr>
                <w:lang w:val="en-IN"/>
              </w:rPr>
            </w:pPr>
            <w:r w:rsidRPr="00C747D7">
              <w:rPr>
                <w:lang w:val="en-IN"/>
              </w:rPr>
              <w:t xml:space="preserve">    "last": "string",</w:t>
            </w:r>
          </w:p>
          <w:p w14:paraId="6DC9E4AC" w14:textId="77777777" w:rsidR="0066292F" w:rsidRPr="00C747D7" w:rsidRDefault="0066292F" w:rsidP="0066292F">
            <w:pPr>
              <w:rPr>
                <w:lang w:val="en-IN"/>
              </w:rPr>
            </w:pPr>
            <w:r w:rsidRPr="00C747D7">
              <w:rPr>
                <w:lang w:val="en-IN"/>
              </w:rPr>
              <w:t xml:space="preserve">    "lastsalarybalance": 0,</w:t>
            </w:r>
          </w:p>
          <w:p w14:paraId="755679DD" w14:textId="77777777" w:rsidR="0066292F" w:rsidRPr="00C747D7" w:rsidRDefault="0066292F" w:rsidP="0066292F">
            <w:pPr>
              <w:rPr>
                <w:lang w:val="en-IN"/>
              </w:rPr>
            </w:pPr>
            <w:r w:rsidRPr="00C747D7">
              <w:rPr>
                <w:lang w:val="en-IN"/>
              </w:rPr>
              <w:t xml:space="preserve">    "loginusername": "string",</w:t>
            </w:r>
          </w:p>
          <w:p w14:paraId="118E1C55" w14:textId="77777777" w:rsidR="0066292F" w:rsidRPr="00C747D7" w:rsidRDefault="0066292F" w:rsidP="0066292F">
            <w:pPr>
              <w:rPr>
                <w:lang w:val="en-IN"/>
              </w:rPr>
            </w:pPr>
            <w:r w:rsidRPr="00C747D7">
              <w:rPr>
                <w:lang w:val="en-IN"/>
              </w:rPr>
              <w:t xml:space="preserve">    "mobile": "string",</w:t>
            </w:r>
          </w:p>
          <w:p w14:paraId="13E1A4E6" w14:textId="77777777" w:rsidR="0066292F" w:rsidRPr="00C747D7" w:rsidRDefault="0066292F" w:rsidP="0066292F">
            <w:pPr>
              <w:rPr>
                <w:lang w:val="en-IN"/>
              </w:rPr>
            </w:pPr>
            <w:r w:rsidRPr="00C747D7">
              <w:rPr>
                <w:lang w:val="en-IN"/>
              </w:rPr>
              <w:t xml:space="preserve">    "orgid": 0,</w:t>
            </w:r>
          </w:p>
          <w:p w14:paraId="527FD1FD" w14:textId="77777777" w:rsidR="0066292F" w:rsidRPr="00C747D7" w:rsidRDefault="0066292F" w:rsidP="0066292F">
            <w:pPr>
              <w:rPr>
                <w:lang w:val="en-IN"/>
              </w:rPr>
            </w:pPr>
            <w:r w:rsidRPr="00C747D7">
              <w:rPr>
                <w:lang w:val="en-IN"/>
              </w:rPr>
              <w:t xml:space="preserve">    "type": "string"</w:t>
            </w:r>
          </w:p>
          <w:p w14:paraId="0CA7A6DD" w14:textId="77777777" w:rsidR="0066292F" w:rsidRPr="00C747D7" w:rsidRDefault="0066292F" w:rsidP="0066292F">
            <w:pPr>
              <w:rPr>
                <w:lang w:val="en-IN"/>
              </w:rPr>
            </w:pPr>
            <w:r w:rsidRPr="00C747D7">
              <w:rPr>
                <w:lang w:val="en-IN"/>
              </w:rPr>
              <w:t xml:space="preserve">  },</w:t>
            </w:r>
          </w:p>
          <w:p w14:paraId="16B9187F" w14:textId="77777777" w:rsidR="0066292F" w:rsidRPr="00C747D7" w:rsidRDefault="0066292F" w:rsidP="0066292F">
            <w:pPr>
              <w:rPr>
                <w:lang w:val="en-IN"/>
              </w:rPr>
            </w:pPr>
            <w:r w:rsidRPr="00C747D7">
              <w:rPr>
                <w:lang w:val="en-IN"/>
              </w:rPr>
              <w:t xml:space="preserve">  "orgBean": {</w:t>
            </w:r>
          </w:p>
          <w:p w14:paraId="55ED7A0E" w14:textId="77777777" w:rsidR="0066292F" w:rsidRPr="00C747D7" w:rsidRDefault="0066292F" w:rsidP="0066292F">
            <w:pPr>
              <w:rPr>
                <w:lang w:val="en-IN"/>
              </w:rPr>
            </w:pPr>
            <w:r w:rsidRPr="00C747D7">
              <w:rPr>
                <w:lang w:val="en-IN"/>
              </w:rPr>
              <w:t xml:space="preserve">    "city": "string",</w:t>
            </w:r>
          </w:p>
          <w:p w14:paraId="12705497" w14:textId="77777777" w:rsidR="0066292F" w:rsidRPr="00C747D7" w:rsidRDefault="0066292F" w:rsidP="0066292F">
            <w:pPr>
              <w:rPr>
                <w:lang w:val="en-IN"/>
              </w:rPr>
            </w:pPr>
            <w:r w:rsidRPr="00C747D7">
              <w:rPr>
                <w:lang w:val="en-IN"/>
              </w:rPr>
              <w:lastRenderedPageBreak/>
              <w:t xml:space="preserve">    "orgID": 0,</w:t>
            </w:r>
          </w:p>
          <w:p w14:paraId="7A69CEBD" w14:textId="77777777" w:rsidR="0066292F" w:rsidRPr="00C747D7" w:rsidRDefault="0066292F" w:rsidP="0066292F">
            <w:pPr>
              <w:rPr>
                <w:lang w:val="en-IN"/>
              </w:rPr>
            </w:pPr>
            <w:r w:rsidRPr="00C747D7">
              <w:rPr>
                <w:lang w:val="en-IN"/>
              </w:rPr>
              <w:t xml:space="preserve">    "orgName": "string",</w:t>
            </w:r>
          </w:p>
          <w:p w14:paraId="482D171B" w14:textId="77777777" w:rsidR="0066292F" w:rsidRPr="00C747D7" w:rsidRDefault="0066292F" w:rsidP="0066292F">
            <w:pPr>
              <w:rPr>
                <w:lang w:val="en-IN"/>
              </w:rPr>
            </w:pPr>
            <w:r w:rsidRPr="00C747D7">
              <w:rPr>
                <w:lang w:val="en-IN"/>
              </w:rPr>
              <w:t xml:space="preserve">    "state": "string"</w:t>
            </w:r>
          </w:p>
          <w:p w14:paraId="04DC36C3" w14:textId="77777777" w:rsidR="0066292F" w:rsidRPr="00C747D7" w:rsidRDefault="0066292F" w:rsidP="0066292F">
            <w:pPr>
              <w:rPr>
                <w:lang w:val="en-IN"/>
              </w:rPr>
            </w:pPr>
            <w:r w:rsidRPr="00C747D7">
              <w:rPr>
                <w:lang w:val="en-IN"/>
              </w:rPr>
              <w:t xml:space="preserve">  }</w:t>
            </w:r>
          </w:p>
          <w:p w14:paraId="0B64B0D9" w14:textId="0F2D830D" w:rsidR="0066292F" w:rsidRDefault="0066292F" w:rsidP="0066292F">
            <w:pPr>
              <w:rPr>
                <w:lang w:val="en-IN"/>
              </w:rPr>
            </w:pPr>
            <w:r w:rsidRPr="00C747D7">
              <w:rPr>
                <w:lang w:val="en-IN"/>
              </w:rPr>
              <w:t>}</w:t>
            </w:r>
          </w:p>
        </w:tc>
        <w:tc>
          <w:tcPr>
            <w:tcW w:w="4508" w:type="dxa"/>
          </w:tcPr>
          <w:p w14:paraId="69002DB5" w14:textId="77777777" w:rsidR="00DC5D4E" w:rsidRPr="00672ABE" w:rsidRDefault="00DC5D4E" w:rsidP="00DC5D4E">
            <w:pPr>
              <w:rPr>
                <w:b/>
                <w:bCs/>
                <w:lang w:val="en-IN"/>
              </w:rPr>
            </w:pPr>
            <w:r w:rsidRPr="00672ABE">
              <w:rPr>
                <w:b/>
                <w:bCs/>
                <w:lang w:val="en-IN"/>
              </w:rPr>
              <w:lastRenderedPageBreak/>
              <w:t xml:space="preserve">Do not pass (as you may not have): </w:t>
            </w:r>
          </w:p>
          <w:p w14:paraId="46E65C55" w14:textId="4B95EE26" w:rsidR="00DC5D4E" w:rsidRDefault="00DC5D4E" w:rsidP="00DB2824">
            <w:pPr>
              <w:rPr>
                <w:lang w:val="en-IN"/>
              </w:rPr>
            </w:pPr>
            <w:r>
              <w:rPr>
                <w:lang w:val="en-IN"/>
              </w:rPr>
              <w:t>“</w:t>
            </w:r>
            <w:r w:rsidR="00084B27" w:rsidRPr="00DB2824">
              <w:rPr>
                <w:lang w:val="en-IN"/>
              </w:rPr>
              <w:t>OrgID</w:t>
            </w:r>
            <w:r>
              <w:rPr>
                <w:lang w:val="en-IN"/>
              </w:rPr>
              <w:t>”</w:t>
            </w:r>
          </w:p>
          <w:p w14:paraId="51DE0158" w14:textId="515C6D36" w:rsidR="003D1BE7" w:rsidRDefault="003D1BE7" w:rsidP="00DB2824">
            <w:pPr>
              <w:rPr>
                <w:lang w:val="en-IN"/>
              </w:rPr>
            </w:pPr>
            <w:r>
              <w:rPr>
                <w:lang w:val="en-IN"/>
              </w:rPr>
              <w:t>“</w:t>
            </w:r>
            <w:r w:rsidRPr="00C747D7">
              <w:rPr>
                <w:lang w:val="en-IN"/>
              </w:rPr>
              <w:t>initialSalaryBalance</w:t>
            </w:r>
            <w:r>
              <w:rPr>
                <w:lang w:val="en-IN"/>
              </w:rPr>
              <w:t>”</w:t>
            </w:r>
          </w:p>
          <w:p w14:paraId="61D69D56" w14:textId="5AA2B02A" w:rsidR="00A572D9" w:rsidRDefault="00A572D9" w:rsidP="00DB2824">
            <w:pPr>
              <w:rPr>
                <w:lang w:val="en-IN"/>
              </w:rPr>
            </w:pPr>
            <w:r>
              <w:rPr>
                <w:lang w:val="en-IN"/>
              </w:rPr>
              <w:t>“</w:t>
            </w:r>
            <w:r w:rsidRPr="00C747D7">
              <w:rPr>
                <w:lang w:val="en-IN"/>
              </w:rPr>
              <w:t>currentAccountBalance</w:t>
            </w:r>
            <w:r>
              <w:rPr>
                <w:lang w:val="en-IN"/>
              </w:rPr>
              <w:t>”</w:t>
            </w:r>
          </w:p>
          <w:p w14:paraId="0E711215" w14:textId="69B1162E" w:rsidR="00DC5D4E" w:rsidRDefault="00A572D9" w:rsidP="00DC5D4E">
            <w:pPr>
              <w:rPr>
                <w:lang w:val="en-IN"/>
              </w:rPr>
            </w:pPr>
            <w:r>
              <w:rPr>
                <w:lang w:val="en-IN"/>
              </w:rPr>
              <w:t>“</w:t>
            </w:r>
            <w:r w:rsidRPr="00C747D7">
              <w:rPr>
                <w:lang w:val="en-IN"/>
              </w:rPr>
              <w:t>Lastsalarybalance</w:t>
            </w:r>
            <w:r>
              <w:rPr>
                <w:lang w:val="en-IN"/>
              </w:rPr>
              <w:t>”</w:t>
            </w:r>
          </w:p>
          <w:p w14:paraId="0697397F" w14:textId="76F355E3" w:rsidR="00A572D9" w:rsidRDefault="00A572D9" w:rsidP="00DC5D4E">
            <w:pPr>
              <w:rPr>
                <w:lang w:val="en-IN"/>
              </w:rPr>
            </w:pPr>
            <w:r>
              <w:rPr>
                <w:lang w:val="en-IN"/>
              </w:rPr>
              <w:t>“</w:t>
            </w:r>
            <w:r w:rsidRPr="00C747D7">
              <w:rPr>
                <w:lang w:val="en-IN"/>
              </w:rPr>
              <w:t>type</w:t>
            </w:r>
            <w:r>
              <w:rPr>
                <w:lang w:val="en-IN"/>
              </w:rPr>
              <w:t>”</w:t>
            </w:r>
          </w:p>
          <w:p w14:paraId="436E14E5" w14:textId="72809621" w:rsidR="00A572D9" w:rsidRDefault="00A572D9" w:rsidP="00DC5D4E">
            <w:pPr>
              <w:rPr>
                <w:lang w:val="en-IN"/>
              </w:rPr>
            </w:pPr>
            <w:r>
              <w:rPr>
                <w:lang w:val="en-IN"/>
              </w:rPr>
              <w:t>“</w:t>
            </w:r>
            <w:r w:rsidRPr="00C747D7">
              <w:rPr>
                <w:lang w:val="en-IN"/>
              </w:rPr>
              <w:t>employeeId</w:t>
            </w:r>
            <w:r>
              <w:rPr>
                <w:lang w:val="en-IN"/>
              </w:rPr>
              <w:t>”</w:t>
            </w:r>
          </w:p>
          <w:p w14:paraId="73EA38CA" w14:textId="77777777" w:rsidR="00A572D9" w:rsidRDefault="00A572D9" w:rsidP="00DC5D4E">
            <w:pPr>
              <w:rPr>
                <w:lang w:val="en-IN"/>
              </w:rPr>
            </w:pPr>
          </w:p>
          <w:p w14:paraId="22CF6402" w14:textId="77777777" w:rsidR="00DC5D4E" w:rsidRDefault="00DC5D4E" w:rsidP="00DC5D4E">
            <w:pPr>
              <w:rPr>
                <w:b/>
                <w:bCs/>
                <w:lang w:val="en-IN"/>
              </w:rPr>
            </w:pPr>
            <w:r w:rsidRPr="00672ABE">
              <w:rPr>
                <w:b/>
                <w:bCs/>
                <w:lang w:val="en-IN"/>
              </w:rPr>
              <w:t xml:space="preserve">Mapping (UI to API) </w:t>
            </w:r>
          </w:p>
          <w:p w14:paraId="3F23CD05" w14:textId="77777777" w:rsidR="000F2DC5" w:rsidRDefault="000F2DC5" w:rsidP="0066292F">
            <w:pPr>
              <w:rPr>
                <w:lang w:val="en-IN"/>
              </w:rPr>
            </w:pPr>
            <w:r>
              <w:rPr>
                <w:lang w:val="en-IN"/>
              </w:rPr>
              <w:t xml:space="preserve">Full Business /Firm/Company Name </w:t>
            </w:r>
            <w:r w:rsidRPr="000F2DC5">
              <w:rPr>
                <w:lang w:val="en-IN"/>
              </w:rPr>
              <w:sym w:font="Wingdings" w:char="F0E0"/>
            </w:r>
            <w:r>
              <w:rPr>
                <w:lang w:val="en-IN"/>
              </w:rPr>
              <w:t xml:space="preserve"> orgName</w:t>
            </w:r>
          </w:p>
          <w:p w14:paraId="0755FE32" w14:textId="1F031D45" w:rsidR="000F2DC5" w:rsidRDefault="000F2DC5" w:rsidP="0066292F">
            <w:pPr>
              <w:rPr>
                <w:lang w:val="en-IN"/>
              </w:rPr>
            </w:pPr>
            <w:r>
              <w:rPr>
                <w:lang w:val="en-IN"/>
              </w:rPr>
              <w:t xml:space="preserve">Your First Name </w:t>
            </w:r>
            <w:r w:rsidRPr="000F2DC5">
              <w:rPr>
                <w:lang w:val="en-IN"/>
              </w:rPr>
              <w:sym w:font="Wingdings" w:char="F0E0"/>
            </w:r>
            <w:r>
              <w:rPr>
                <w:lang w:val="en-IN"/>
              </w:rPr>
              <w:t xml:space="preserve"> First</w:t>
            </w:r>
          </w:p>
          <w:p w14:paraId="23600FF6" w14:textId="77777777" w:rsidR="0066292F" w:rsidRDefault="000F2DC5" w:rsidP="0066292F">
            <w:pPr>
              <w:rPr>
                <w:lang w:val="en-IN"/>
              </w:rPr>
            </w:pPr>
            <w:r>
              <w:rPr>
                <w:lang w:val="en-IN"/>
              </w:rPr>
              <w:t xml:space="preserve">Your Last name </w:t>
            </w:r>
            <w:r w:rsidRPr="000F2DC5">
              <w:rPr>
                <w:lang w:val="en-IN"/>
              </w:rPr>
              <w:sym w:font="Wingdings" w:char="F0E0"/>
            </w:r>
            <w:r>
              <w:rPr>
                <w:lang w:val="en-IN"/>
              </w:rPr>
              <w:t xml:space="preserve"> Last </w:t>
            </w:r>
          </w:p>
          <w:p w14:paraId="4FFB3BE4" w14:textId="77777777" w:rsidR="000F2DC5" w:rsidRDefault="000F2DC5" w:rsidP="0066292F">
            <w:pPr>
              <w:rPr>
                <w:lang w:val="en-IN"/>
              </w:rPr>
            </w:pPr>
            <w:r>
              <w:rPr>
                <w:lang w:val="en-IN"/>
              </w:rPr>
              <w:t>State</w:t>
            </w:r>
            <w:r w:rsidRPr="000F2DC5">
              <w:rPr>
                <w:lang w:val="en-IN"/>
              </w:rPr>
              <w:sym w:font="Wingdings" w:char="F0E0"/>
            </w:r>
            <w:r>
              <w:rPr>
                <w:lang w:val="en-IN"/>
              </w:rPr>
              <w:t xml:space="preserve"> state</w:t>
            </w:r>
          </w:p>
          <w:p w14:paraId="74FDEB28" w14:textId="77777777" w:rsidR="000F2DC5" w:rsidRDefault="000F2DC5" w:rsidP="0066292F">
            <w:pPr>
              <w:rPr>
                <w:lang w:val="en-IN"/>
              </w:rPr>
            </w:pPr>
            <w:r>
              <w:rPr>
                <w:lang w:val="en-IN"/>
              </w:rPr>
              <w:t>City/Villag</w:t>
            </w:r>
            <w:r w:rsidRPr="000F2DC5">
              <w:rPr>
                <w:lang w:val="en-IN"/>
              </w:rPr>
              <w:sym w:font="Wingdings" w:char="F0E0"/>
            </w:r>
            <w:r>
              <w:rPr>
                <w:lang w:val="en-IN"/>
              </w:rPr>
              <w:t xml:space="preserve"> city</w:t>
            </w:r>
          </w:p>
          <w:p w14:paraId="30E12FF4" w14:textId="3E7A60BB" w:rsidR="000F2DC5" w:rsidRDefault="001C31BD" w:rsidP="0066292F">
            <w:pPr>
              <w:rPr>
                <w:lang w:val="en-IN"/>
              </w:rPr>
            </w:pPr>
            <w:r>
              <w:rPr>
                <w:lang w:val="en-IN"/>
              </w:rPr>
              <w:t xml:space="preserve">10 Digit Mobile Number </w:t>
            </w:r>
            <w:r w:rsidRPr="001C31BD">
              <w:rPr>
                <w:lang w:val="en-IN"/>
              </w:rPr>
              <w:sym w:font="Wingdings" w:char="F0E0"/>
            </w:r>
            <w:r>
              <w:rPr>
                <w:lang w:val="en-IN"/>
              </w:rPr>
              <w:t xml:space="preserve"> mobile</w:t>
            </w:r>
          </w:p>
        </w:tc>
      </w:tr>
      <w:tr w:rsidR="0066292F" w14:paraId="2886CF5B" w14:textId="77777777" w:rsidTr="00E01889">
        <w:tc>
          <w:tcPr>
            <w:tcW w:w="4508" w:type="dxa"/>
          </w:tcPr>
          <w:p w14:paraId="731883E3" w14:textId="77777777" w:rsidR="0066292F" w:rsidRPr="00C747D7" w:rsidRDefault="0066292F" w:rsidP="0066292F">
            <w:pPr>
              <w:rPr>
                <w:lang w:val="en-IN"/>
              </w:rPr>
            </w:pPr>
          </w:p>
        </w:tc>
        <w:tc>
          <w:tcPr>
            <w:tcW w:w="4508" w:type="dxa"/>
          </w:tcPr>
          <w:p w14:paraId="0E889347" w14:textId="77777777" w:rsidR="0066292F" w:rsidRDefault="0066292F" w:rsidP="0066292F">
            <w:pPr>
              <w:rPr>
                <w:lang w:val="en-IN"/>
              </w:rPr>
            </w:pPr>
          </w:p>
        </w:tc>
      </w:tr>
    </w:tbl>
    <w:p w14:paraId="63554476" w14:textId="17A4B7C6" w:rsidR="00E01889" w:rsidRDefault="00E01889" w:rsidP="005B7107">
      <w:pPr>
        <w:rPr>
          <w:ins w:id="252" w:author="nyadav.idmworks@outlook.com" w:date="2020-05-09T22:46:00Z"/>
          <w:lang w:val="en-IN"/>
        </w:rPr>
      </w:pPr>
    </w:p>
    <w:p w14:paraId="4435B10D" w14:textId="77777777" w:rsidR="008659E8" w:rsidRPr="008659E8" w:rsidRDefault="008659E8">
      <w:pPr>
        <w:pStyle w:val="Heading2"/>
        <w:rPr>
          <w:ins w:id="253" w:author="nyadav.idmworks@outlook.com" w:date="2020-05-09T22:46:00Z"/>
          <w:lang w:val="en-IN"/>
          <w:rPrChange w:id="254" w:author="nyadav.idmworks@outlook.com" w:date="2020-05-09T22:47:00Z">
            <w:rPr>
              <w:ins w:id="255" w:author="nyadav.idmworks@outlook.com" w:date="2020-05-09T22:46:00Z"/>
              <w:rFonts w:ascii="JetBrains Mono" w:hAnsi="JetBrains Mono"/>
              <w:color w:val="080808"/>
            </w:rPr>
          </w:rPrChange>
        </w:rPr>
        <w:pPrChange w:id="256" w:author="nyadav.idmworks@outlook.com" w:date="2020-05-09T22:50:00Z">
          <w:pPr>
            <w:pStyle w:val="HTMLPreformatted"/>
            <w:shd w:val="clear" w:color="auto" w:fill="FFFFFF"/>
          </w:pPr>
        </w:pPrChange>
      </w:pPr>
      <w:bookmarkStart w:id="257" w:name="_Ref39957133"/>
      <w:ins w:id="258" w:author="nyadav.idmworks@outlook.com" w:date="2020-05-09T22:46:00Z">
        <w:r w:rsidRPr="00DB2824">
          <w:rPr>
            <w:lang w:val="en-IN"/>
          </w:rPr>
          <w:t>/</w:t>
        </w:r>
        <w:r>
          <w:rPr>
            <w:lang w:val="en-IN"/>
          </w:rPr>
          <w:t>uilist</w:t>
        </w:r>
        <w:r w:rsidRPr="00DB2824">
          <w:rPr>
            <w:lang w:val="en-IN"/>
          </w:rPr>
          <w:t>/</w:t>
        </w:r>
        <w:r w:rsidRPr="008659E8">
          <w:rPr>
            <w:lang w:val="en-IN"/>
            <w:rPrChange w:id="259" w:author="nyadav.idmworks@outlook.com" w:date="2020-05-09T22:47:00Z">
              <w:rPr>
                <w:rFonts w:ascii="JetBrains Mono" w:hAnsi="JetBrains Mono"/>
                <w:color w:val="067D17"/>
              </w:rPr>
            </w:rPrChange>
          </w:rPr>
          <w:t>getCities</w:t>
        </w:r>
        <w:bookmarkEnd w:id="257"/>
      </w:ins>
    </w:p>
    <w:tbl>
      <w:tblPr>
        <w:tblStyle w:val="TableGrid"/>
        <w:tblW w:w="0" w:type="auto"/>
        <w:tblLook w:val="04A0" w:firstRow="1" w:lastRow="0" w:firstColumn="1" w:lastColumn="0" w:noHBand="0" w:noVBand="1"/>
      </w:tblPr>
      <w:tblGrid>
        <w:gridCol w:w="4508"/>
        <w:gridCol w:w="4508"/>
      </w:tblGrid>
      <w:tr w:rsidR="008659E8" w14:paraId="0D4123F5" w14:textId="77777777" w:rsidTr="007864DF">
        <w:trPr>
          <w:ins w:id="260" w:author="nyadav.idmworks@outlook.com" w:date="2020-05-09T22:46:00Z"/>
        </w:trPr>
        <w:tc>
          <w:tcPr>
            <w:tcW w:w="4508" w:type="dxa"/>
          </w:tcPr>
          <w:p w14:paraId="040438D1" w14:textId="77777777" w:rsidR="008659E8" w:rsidRDefault="008659E8" w:rsidP="007864DF">
            <w:pPr>
              <w:rPr>
                <w:ins w:id="261" w:author="nyadav.idmworks@outlook.com" w:date="2020-05-09T22:46:00Z"/>
                <w:lang w:val="en-IN"/>
              </w:rPr>
            </w:pPr>
            <w:ins w:id="262" w:author="nyadav.idmworks@outlook.com" w:date="2020-05-09T22:46:00Z">
              <w:r w:rsidRPr="00672ABE">
                <w:rPr>
                  <w:b/>
                  <w:bCs/>
                  <w:lang w:val="en-IN"/>
                </w:rPr>
                <w:t>API</w:t>
              </w:r>
            </w:ins>
          </w:p>
        </w:tc>
        <w:tc>
          <w:tcPr>
            <w:tcW w:w="4508" w:type="dxa"/>
          </w:tcPr>
          <w:p w14:paraId="31044E6B" w14:textId="77777777" w:rsidR="008659E8" w:rsidRDefault="008659E8" w:rsidP="007864DF">
            <w:pPr>
              <w:rPr>
                <w:ins w:id="263" w:author="nyadav.idmworks@outlook.com" w:date="2020-05-09T22:46:00Z"/>
                <w:lang w:val="en-IN"/>
              </w:rPr>
            </w:pPr>
            <w:ins w:id="264" w:author="nyadav.idmworks@outlook.com" w:date="2020-05-09T22:46:00Z">
              <w:r>
                <w:rPr>
                  <w:b/>
                  <w:bCs/>
                  <w:lang w:val="en-IN"/>
                </w:rPr>
                <w:t>THE FIELDS NEED CLARIFICATION</w:t>
              </w:r>
            </w:ins>
          </w:p>
        </w:tc>
      </w:tr>
      <w:tr w:rsidR="008659E8" w14:paraId="7C72E101" w14:textId="77777777" w:rsidTr="007864DF">
        <w:trPr>
          <w:ins w:id="265" w:author="nyadav.idmworks@outlook.com" w:date="2020-05-09T22:46:00Z"/>
        </w:trPr>
        <w:tc>
          <w:tcPr>
            <w:tcW w:w="4508" w:type="dxa"/>
          </w:tcPr>
          <w:p w14:paraId="170D339D" w14:textId="77777777" w:rsidR="008659E8" w:rsidRPr="00C747D7" w:rsidRDefault="008659E8" w:rsidP="007864DF">
            <w:pPr>
              <w:rPr>
                <w:ins w:id="266" w:author="nyadav.idmworks@outlook.com" w:date="2020-05-09T22:46:00Z"/>
                <w:lang w:val="en-IN"/>
              </w:rPr>
            </w:pPr>
            <w:ins w:id="267" w:author="nyadav.idmworks@outlook.com" w:date="2020-05-09T22:46:00Z">
              <w:r w:rsidRPr="00C747D7">
                <w:rPr>
                  <w:lang w:val="en-IN"/>
                </w:rPr>
                <w:t>{</w:t>
              </w:r>
            </w:ins>
          </w:p>
          <w:p w14:paraId="64F58948" w14:textId="79704D7D" w:rsidR="008659E8" w:rsidRPr="00C747D7" w:rsidRDefault="008659E8" w:rsidP="007864DF">
            <w:pPr>
              <w:rPr>
                <w:ins w:id="268" w:author="nyadav.idmworks@outlook.com" w:date="2020-05-09T22:46:00Z"/>
                <w:lang w:val="en-IN"/>
              </w:rPr>
            </w:pPr>
            <w:ins w:id="269" w:author="nyadav.idmworks@outlook.com" w:date="2020-05-09T22:46:00Z">
              <w:r w:rsidRPr="00C747D7">
                <w:rPr>
                  <w:lang w:val="en-IN"/>
                </w:rPr>
                <w:t xml:space="preserve">    </w:t>
              </w:r>
            </w:ins>
            <w:ins w:id="270" w:author="nyadav.idmworks@outlook.com" w:date="2020-05-09T22:47:00Z">
              <w:r w:rsidR="002C5BED">
                <w:rPr>
                  <w:lang w:val="en-IN"/>
                </w:rPr>
                <w:t>Nothing need to pass</w:t>
              </w:r>
            </w:ins>
          </w:p>
          <w:p w14:paraId="3AA06C38" w14:textId="77777777" w:rsidR="008659E8" w:rsidRDefault="008659E8" w:rsidP="007864DF">
            <w:pPr>
              <w:rPr>
                <w:ins w:id="271" w:author="nyadav.idmworks@outlook.com" w:date="2020-05-09T22:46:00Z"/>
                <w:lang w:val="en-IN"/>
              </w:rPr>
            </w:pPr>
            <w:ins w:id="272" w:author="nyadav.idmworks@outlook.com" w:date="2020-05-09T22:46:00Z">
              <w:r w:rsidRPr="00C747D7">
                <w:rPr>
                  <w:lang w:val="en-IN"/>
                </w:rPr>
                <w:t>}</w:t>
              </w:r>
            </w:ins>
          </w:p>
        </w:tc>
        <w:tc>
          <w:tcPr>
            <w:tcW w:w="4508" w:type="dxa"/>
          </w:tcPr>
          <w:p w14:paraId="58883555" w14:textId="72049F3E" w:rsidR="008659E8" w:rsidRDefault="00AC3252" w:rsidP="007864DF">
            <w:pPr>
              <w:rPr>
                <w:ins w:id="273" w:author="nyadav.idmworks@outlook.com" w:date="2020-05-09T22:46:00Z"/>
                <w:lang w:val="en-IN"/>
              </w:rPr>
            </w:pPr>
            <w:ins w:id="274" w:author="nyadav.idmworks@outlook.com" w:date="2020-05-09T22:47:00Z">
              <w:r>
                <w:rPr>
                  <w:lang w:val="en-IN"/>
                </w:rPr>
                <w:t>You will get City names that you need to show directly into the City/Vill</w:t>
              </w:r>
            </w:ins>
            <w:ins w:id="275" w:author="nyadav.idmworks@outlook.com" w:date="2020-05-09T22:48:00Z">
              <w:r>
                <w:rPr>
                  <w:lang w:val="en-IN"/>
                </w:rPr>
                <w:t>age list.</w:t>
              </w:r>
            </w:ins>
          </w:p>
        </w:tc>
      </w:tr>
      <w:tr w:rsidR="008659E8" w14:paraId="0297CB15" w14:textId="77777777" w:rsidTr="007864DF">
        <w:trPr>
          <w:ins w:id="276" w:author="nyadav.idmworks@outlook.com" w:date="2020-05-09T22:46:00Z"/>
        </w:trPr>
        <w:tc>
          <w:tcPr>
            <w:tcW w:w="4508" w:type="dxa"/>
          </w:tcPr>
          <w:p w14:paraId="5E2EEF7A" w14:textId="77777777" w:rsidR="008659E8" w:rsidRPr="00C747D7" w:rsidRDefault="008659E8" w:rsidP="007864DF">
            <w:pPr>
              <w:rPr>
                <w:ins w:id="277" w:author="nyadav.idmworks@outlook.com" w:date="2020-05-09T22:46:00Z"/>
                <w:lang w:val="en-IN"/>
              </w:rPr>
            </w:pPr>
          </w:p>
        </w:tc>
        <w:tc>
          <w:tcPr>
            <w:tcW w:w="4508" w:type="dxa"/>
          </w:tcPr>
          <w:p w14:paraId="49A60EEF" w14:textId="77777777" w:rsidR="008659E8" w:rsidRDefault="008659E8" w:rsidP="007864DF">
            <w:pPr>
              <w:rPr>
                <w:ins w:id="278" w:author="nyadav.idmworks@outlook.com" w:date="2020-05-09T22:46:00Z"/>
                <w:lang w:val="en-IN"/>
              </w:rPr>
            </w:pPr>
          </w:p>
        </w:tc>
      </w:tr>
    </w:tbl>
    <w:p w14:paraId="14569975" w14:textId="4041980F" w:rsidR="008659E8" w:rsidRDefault="008659E8" w:rsidP="008659E8">
      <w:pPr>
        <w:rPr>
          <w:ins w:id="279" w:author="nyadav.idmworks@outlook.com" w:date="2020-05-09T22:50:00Z"/>
          <w:lang w:val="en-IN"/>
        </w:rPr>
      </w:pPr>
    </w:p>
    <w:p w14:paraId="44A610BF" w14:textId="74CB3A67" w:rsidR="00A115E9" w:rsidRDefault="002A55EC" w:rsidP="00A115E9">
      <w:pPr>
        <w:pStyle w:val="Heading2"/>
        <w:rPr>
          <w:ins w:id="280" w:author="nyadav.idmworks@outlook.com" w:date="2020-05-09T23:00:00Z"/>
          <w:lang w:val="en-IN"/>
        </w:rPr>
      </w:pPr>
      <w:bookmarkStart w:id="281" w:name="_Ref39957140"/>
      <w:ins w:id="282" w:author="nyadav.idmworks@outlook.com" w:date="2020-05-09T22:50:00Z">
        <w:r w:rsidRPr="00DB2824">
          <w:rPr>
            <w:lang w:val="en-IN"/>
          </w:rPr>
          <w:t>/</w:t>
        </w:r>
        <w:r>
          <w:rPr>
            <w:lang w:val="en-IN"/>
          </w:rPr>
          <w:t>uilist</w:t>
        </w:r>
        <w:r w:rsidRPr="00DB2824">
          <w:rPr>
            <w:lang w:val="en-IN"/>
          </w:rPr>
          <w:t>/</w:t>
        </w:r>
        <w:r w:rsidR="00A115E9" w:rsidRPr="00A115E9">
          <w:rPr>
            <w:lang w:val="en-IN"/>
            <w:rPrChange w:id="283" w:author="nyadav.idmworks@outlook.com" w:date="2020-05-09T22:50:00Z">
              <w:rPr>
                <w:rFonts w:ascii="JetBrains Mono" w:hAnsi="JetBrains Mono"/>
                <w:color w:val="067D17"/>
              </w:rPr>
            </w:rPrChange>
          </w:rPr>
          <w:t>createCity</w:t>
        </w:r>
      </w:ins>
      <w:bookmarkEnd w:id="281"/>
    </w:p>
    <w:tbl>
      <w:tblPr>
        <w:tblStyle w:val="TableGrid"/>
        <w:tblW w:w="0" w:type="auto"/>
        <w:tblLook w:val="04A0" w:firstRow="1" w:lastRow="0" w:firstColumn="1" w:lastColumn="0" w:noHBand="0" w:noVBand="1"/>
      </w:tblPr>
      <w:tblGrid>
        <w:gridCol w:w="4508"/>
        <w:gridCol w:w="4508"/>
      </w:tblGrid>
      <w:tr w:rsidR="00BE521B" w14:paraId="71518FB2" w14:textId="77777777" w:rsidTr="007864DF">
        <w:trPr>
          <w:ins w:id="284" w:author="nyadav.idmworks@outlook.com" w:date="2020-05-09T23:00:00Z"/>
        </w:trPr>
        <w:tc>
          <w:tcPr>
            <w:tcW w:w="4508" w:type="dxa"/>
          </w:tcPr>
          <w:p w14:paraId="2F1F107A" w14:textId="77777777" w:rsidR="00BE521B" w:rsidRDefault="00BE521B" w:rsidP="007864DF">
            <w:pPr>
              <w:rPr>
                <w:ins w:id="285" w:author="nyadav.idmworks@outlook.com" w:date="2020-05-09T23:00:00Z"/>
                <w:lang w:val="en-IN"/>
              </w:rPr>
            </w:pPr>
            <w:ins w:id="286" w:author="nyadav.idmworks@outlook.com" w:date="2020-05-09T23:00:00Z">
              <w:r w:rsidRPr="00672ABE">
                <w:rPr>
                  <w:b/>
                  <w:bCs/>
                  <w:lang w:val="en-IN"/>
                </w:rPr>
                <w:t>API</w:t>
              </w:r>
            </w:ins>
          </w:p>
        </w:tc>
        <w:tc>
          <w:tcPr>
            <w:tcW w:w="4508" w:type="dxa"/>
          </w:tcPr>
          <w:p w14:paraId="55C7E964" w14:textId="77777777" w:rsidR="00BE521B" w:rsidRDefault="00BE521B" w:rsidP="007864DF">
            <w:pPr>
              <w:rPr>
                <w:ins w:id="287" w:author="nyadav.idmworks@outlook.com" w:date="2020-05-09T23:00:00Z"/>
                <w:lang w:val="en-IN"/>
              </w:rPr>
            </w:pPr>
            <w:ins w:id="288" w:author="nyadav.idmworks@outlook.com" w:date="2020-05-09T23:00:00Z">
              <w:r>
                <w:rPr>
                  <w:b/>
                  <w:bCs/>
                  <w:lang w:val="en-IN"/>
                </w:rPr>
                <w:t>THE FIELDS NEED CLARIFICATION</w:t>
              </w:r>
            </w:ins>
          </w:p>
        </w:tc>
      </w:tr>
      <w:tr w:rsidR="00BE521B" w14:paraId="0C96773A" w14:textId="77777777" w:rsidTr="007864DF">
        <w:trPr>
          <w:ins w:id="289" w:author="nyadav.idmworks@outlook.com" w:date="2020-05-09T23:00:00Z"/>
        </w:trPr>
        <w:tc>
          <w:tcPr>
            <w:tcW w:w="4508" w:type="dxa"/>
          </w:tcPr>
          <w:p w14:paraId="1D2853A5" w14:textId="77777777" w:rsidR="00A42205" w:rsidRPr="00A42205" w:rsidRDefault="00A42205" w:rsidP="00A42205">
            <w:pPr>
              <w:rPr>
                <w:ins w:id="290" w:author="nyadav.idmworks@outlook.com" w:date="2020-05-11T13:20:00Z"/>
                <w:lang w:val="en-IN"/>
              </w:rPr>
            </w:pPr>
            <w:ins w:id="291" w:author="nyadav.idmworks@outlook.com" w:date="2020-05-11T13:20:00Z">
              <w:r w:rsidRPr="00A42205">
                <w:rPr>
                  <w:lang w:val="en-IN"/>
                </w:rPr>
                <w:t>{</w:t>
              </w:r>
            </w:ins>
          </w:p>
          <w:p w14:paraId="2F1D9A6A" w14:textId="77777777" w:rsidR="00A42205" w:rsidRPr="00A42205" w:rsidRDefault="00A42205" w:rsidP="00A42205">
            <w:pPr>
              <w:rPr>
                <w:ins w:id="292" w:author="nyadav.idmworks@outlook.com" w:date="2020-05-11T13:20:00Z"/>
                <w:lang w:val="en-IN"/>
              </w:rPr>
            </w:pPr>
            <w:ins w:id="293" w:author="nyadav.idmworks@outlook.com" w:date="2020-05-11T13:20:00Z">
              <w:r w:rsidRPr="00A42205">
                <w:rPr>
                  <w:lang w:val="en-IN"/>
                </w:rPr>
                <w:t xml:space="preserve">  "id": 0,</w:t>
              </w:r>
            </w:ins>
          </w:p>
          <w:p w14:paraId="1DB99433" w14:textId="77777777" w:rsidR="00A42205" w:rsidRPr="00A42205" w:rsidRDefault="00A42205" w:rsidP="00A42205">
            <w:pPr>
              <w:rPr>
                <w:ins w:id="294" w:author="nyadav.idmworks@outlook.com" w:date="2020-05-11T13:20:00Z"/>
                <w:lang w:val="en-IN"/>
              </w:rPr>
            </w:pPr>
            <w:ins w:id="295" w:author="nyadav.idmworks@outlook.com" w:date="2020-05-11T13:20:00Z">
              <w:r w:rsidRPr="00A42205">
                <w:rPr>
                  <w:lang w:val="en-IN"/>
                </w:rPr>
                <w:t xml:space="preserve">  "name": "string"</w:t>
              </w:r>
            </w:ins>
          </w:p>
          <w:p w14:paraId="61028EDB" w14:textId="73772B23" w:rsidR="00374DC9" w:rsidRDefault="00A42205" w:rsidP="00A42205">
            <w:pPr>
              <w:rPr>
                <w:ins w:id="296" w:author="nyadav.idmworks@outlook.com" w:date="2020-05-09T23:00:00Z"/>
                <w:lang w:val="en-IN"/>
              </w:rPr>
            </w:pPr>
            <w:ins w:id="297" w:author="nyadav.idmworks@outlook.com" w:date="2020-05-11T13:20:00Z">
              <w:r w:rsidRPr="00A42205">
                <w:rPr>
                  <w:lang w:val="en-IN"/>
                </w:rPr>
                <w:t>}</w:t>
              </w:r>
            </w:ins>
          </w:p>
        </w:tc>
        <w:tc>
          <w:tcPr>
            <w:tcW w:w="4508" w:type="dxa"/>
          </w:tcPr>
          <w:p w14:paraId="6E67A9C3" w14:textId="7F37A12A" w:rsidR="00BE521B" w:rsidRPr="00806871" w:rsidRDefault="00C00B0D" w:rsidP="007864DF">
            <w:pPr>
              <w:pStyle w:val="HTMLPreformatted"/>
              <w:shd w:val="clear" w:color="auto" w:fill="FFFFFF"/>
              <w:rPr>
                <w:ins w:id="298" w:author="nyadav.idmworks@outlook.com" w:date="2020-05-09T23:00:00Z"/>
                <w:rFonts w:ascii="JetBrains Mono" w:hAnsi="JetBrains Mono"/>
                <w:color w:val="080808"/>
              </w:rPr>
            </w:pPr>
            <w:ins w:id="299" w:author="nyadav.idmworks@outlook.com" w:date="2020-05-11T13:20:00Z">
              <w:r>
                <w:rPr>
                  <w:rFonts w:ascii="JetBrains Mono" w:hAnsi="JetBrains Mono"/>
                  <w:color w:val="080808"/>
                </w:rPr>
                <w:t>Only send “name”</w:t>
              </w:r>
            </w:ins>
          </w:p>
          <w:p w14:paraId="19E8A1DE" w14:textId="77777777" w:rsidR="00BE521B" w:rsidRDefault="00BE521B" w:rsidP="007864DF">
            <w:pPr>
              <w:rPr>
                <w:ins w:id="300" w:author="nyadav.idmworks@outlook.com" w:date="2020-05-09T23:00:00Z"/>
                <w:lang w:val="en-IN"/>
              </w:rPr>
            </w:pPr>
          </w:p>
        </w:tc>
      </w:tr>
      <w:tr w:rsidR="00BE521B" w14:paraId="06574AE8" w14:textId="77777777" w:rsidTr="007864DF">
        <w:trPr>
          <w:ins w:id="301" w:author="nyadav.idmworks@outlook.com" w:date="2020-05-09T23:00:00Z"/>
        </w:trPr>
        <w:tc>
          <w:tcPr>
            <w:tcW w:w="4508" w:type="dxa"/>
          </w:tcPr>
          <w:p w14:paraId="03689AAE" w14:textId="77777777" w:rsidR="00BE521B" w:rsidRPr="00C747D7" w:rsidRDefault="00BE521B" w:rsidP="007864DF">
            <w:pPr>
              <w:rPr>
                <w:ins w:id="302" w:author="nyadav.idmworks@outlook.com" w:date="2020-05-09T23:00:00Z"/>
                <w:lang w:val="en-IN"/>
              </w:rPr>
            </w:pPr>
          </w:p>
        </w:tc>
        <w:tc>
          <w:tcPr>
            <w:tcW w:w="4508" w:type="dxa"/>
          </w:tcPr>
          <w:p w14:paraId="5F02B7F0" w14:textId="77777777" w:rsidR="00BE521B" w:rsidRDefault="00BE521B" w:rsidP="007864DF">
            <w:pPr>
              <w:rPr>
                <w:ins w:id="303" w:author="nyadav.idmworks@outlook.com" w:date="2020-05-09T23:00:00Z"/>
                <w:lang w:val="en-IN"/>
              </w:rPr>
            </w:pPr>
          </w:p>
        </w:tc>
      </w:tr>
    </w:tbl>
    <w:p w14:paraId="338C7987" w14:textId="6A639DB7" w:rsidR="00BE521B" w:rsidRDefault="00BE521B" w:rsidP="00BE521B">
      <w:pPr>
        <w:rPr>
          <w:ins w:id="304" w:author="nyadav.idmworks@outlook.com" w:date="2020-05-10T00:06:00Z"/>
          <w:lang w:val="en-IN"/>
        </w:rPr>
      </w:pPr>
    </w:p>
    <w:p w14:paraId="58A833E5" w14:textId="644778F4" w:rsidR="0020753C" w:rsidRPr="0020753C" w:rsidRDefault="0020753C">
      <w:pPr>
        <w:pStyle w:val="Heading2"/>
        <w:rPr>
          <w:ins w:id="305" w:author="nyadav.idmworks@outlook.com" w:date="2020-05-10T00:06:00Z"/>
          <w:lang w:val="en-IN"/>
          <w:rPrChange w:id="306" w:author="nyadav.idmworks@outlook.com" w:date="2020-05-10T00:06:00Z">
            <w:rPr>
              <w:ins w:id="307" w:author="nyadav.idmworks@outlook.com" w:date="2020-05-10T00:06:00Z"/>
              <w:rFonts w:ascii="JetBrains Mono" w:hAnsi="JetBrains Mono"/>
              <w:color w:val="080808"/>
            </w:rPr>
          </w:rPrChange>
        </w:rPr>
        <w:pPrChange w:id="308" w:author="nyadav.idmworks@outlook.com" w:date="2020-05-10T00:06:00Z">
          <w:pPr>
            <w:pStyle w:val="HTMLPreformatted"/>
            <w:shd w:val="clear" w:color="auto" w:fill="FFFFFF"/>
          </w:pPr>
        </w:pPrChange>
      </w:pPr>
      <w:bookmarkStart w:id="309" w:name="_Ref39961693"/>
      <w:ins w:id="310" w:author="nyadav.idmworks@outlook.com" w:date="2020-05-10T00:06:00Z">
        <w:r w:rsidRPr="0020753C">
          <w:rPr>
            <w:lang w:val="en-IN"/>
            <w:rPrChange w:id="311" w:author="nyadav.idmworks@outlook.com" w:date="2020-05-10T00:06:00Z">
              <w:rPr>
                <w:rFonts w:ascii="JetBrains Mono" w:hAnsi="JetBrains Mono"/>
                <w:color w:val="067D17"/>
              </w:rPr>
            </w:rPrChange>
          </w:rPr>
          <w:t>/uiList/getExpenseCategories</w:t>
        </w:r>
        <w:bookmarkEnd w:id="309"/>
      </w:ins>
    </w:p>
    <w:p w14:paraId="4F843B7F" w14:textId="4017534C" w:rsidR="0020753C" w:rsidRPr="0020753C" w:rsidRDefault="0020753C" w:rsidP="0020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2" w:author="nyadav.idmworks@outlook.com" w:date="2020-05-10T00:06:00Z"/>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D45792" w14:paraId="34B03212" w14:textId="77777777" w:rsidTr="007864DF">
        <w:trPr>
          <w:ins w:id="313" w:author="nyadav.idmworks@outlook.com" w:date="2020-05-10T00:06:00Z"/>
        </w:trPr>
        <w:tc>
          <w:tcPr>
            <w:tcW w:w="4508" w:type="dxa"/>
          </w:tcPr>
          <w:p w14:paraId="79DB5873" w14:textId="77777777" w:rsidR="00D45792" w:rsidRDefault="00D45792" w:rsidP="007864DF">
            <w:pPr>
              <w:rPr>
                <w:ins w:id="314" w:author="nyadav.idmworks@outlook.com" w:date="2020-05-10T00:06:00Z"/>
                <w:lang w:val="en-IN"/>
              </w:rPr>
            </w:pPr>
            <w:ins w:id="315" w:author="nyadav.idmworks@outlook.com" w:date="2020-05-10T00:06:00Z">
              <w:r w:rsidRPr="00672ABE">
                <w:rPr>
                  <w:b/>
                  <w:bCs/>
                  <w:lang w:val="en-IN"/>
                </w:rPr>
                <w:t>API</w:t>
              </w:r>
            </w:ins>
          </w:p>
        </w:tc>
        <w:tc>
          <w:tcPr>
            <w:tcW w:w="4508" w:type="dxa"/>
          </w:tcPr>
          <w:p w14:paraId="6EDD23B8" w14:textId="77777777" w:rsidR="00D45792" w:rsidRDefault="00D45792" w:rsidP="007864DF">
            <w:pPr>
              <w:rPr>
                <w:ins w:id="316" w:author="nyadav.idmworks@outlook.com" w:date="2020-05-10T00:06:00Z"/>
                <w:lang w:val="en-IN"/>
              </w:rPr>
            </w:pPr>
            <w:ins w:id="317" w:author="nyadav.idmworks@outlook.com" w:date="2020-05-10T00:06:00Z">
              <w:r>
                <w:rPr>
                  <w:b/>
                  <w:bCs/>
                  <w:lang w:val="en-IN"/>
                </w:rPr>
                <w:t>THE FIELDS NEED CLARIFICATION</w:t>
              </w:r>
            </w:ins>
          </w:p>
        </w:tc>
      </w:tr>
      <w:tr w:rsidR="00D45792" w14:paraId="722F5EA8" w14:textId="77777777" w:rsidTr="007864DF">
        <w:trPr>
          <w:ins w:id="318" w:author="nyadav.idmworks@outlook.com" w:date="2020-05-10T00:06:00Z"/>
        </w:trPr>
        <w:tc>
          <w:tcPr>
            <w:tcW w:w="4508" w:type="dxa"/>
          </w:tcPr>
          <w:p w14:paraId="7E3E36D6" w14:textId="4306DE61" w:rsidR="00D45792" w:rsidRDefault="00C8620B" w:rsidP="007864DF">
            <w:pPr>
              <w:rPr>
                <w:ins w:id="319" w:author="nyadav.idmworks@outlook.com" w:date="2020-05-10T00:06:00Z"/>
                <w:lang w:val="en-IN"/>
              </w:rPr>
            </w:pPr>
            <w:ins w:id="320" w:author="nyadav.idmworks@outlook.com" w:date="2020-05-11T13:21:00Z">
              <w:r>
                <w:rPr>
                  <w:lang w:val="en-IN"/>
                </w:rPr>
                <w:t>No Parameter</w:t>
              </w:r>
              <w:r w:rsidR="006E242A">
                <w:rPr>
                  <w:lang w:val="en-IN"/>
                </w:rPr>
                <w:t xml:space="preserve"> required</w:t>
              </w:r>
            </w:ins>
          </w:p>
        </w:tc>
        <w:tc>
          <w:tcPr>
            <w:tcW w:w="4508" w:type="dxa"/>
          </w:tcPr>
          <w:p w14:paraId="01E9675F" w14:textId="77777777" w:rsidR="00D45792" w:rsidRDefault="00D45792" w:rsidP="007864DF">
            <w:pPr>
              <w:rPr>
                <w:ins w:id="321" w:author="nyadav.idmworks@outlook.com" w:date="2020-05-10T00:06:00Z"/>
                <w:lang w:val="en-IN"/>
              </w:rPr>
            </w:pPr>
          </w:p>
        </w:tc>
      </w:tr>
      <w:tr w:rsidR="00D45792" w14:paraId="0FC47CC7" w14:textId="77777777" w:rsidTr="007864DF">
        <w:trPr>
          <w:ins w:id="322" w:author="nyadav.idmworks@outlook.com" w:date="2020-05-10T00:06:00Z"/>
        </w:trPr>
        <w:tc>
          <w:tcPr>
            <w:tcW w:w="4508" w:type="dxa"/>
          </w:tcPr>
          <w:p w14:paraId="1E4F4740" w14:textId="77777777" w:rsidR="00D45792" w:rsidRPr="00C747D7" w:rsidRDefault="00D45792" w:rsidP="007864DF">
            <w:pPr>
              <w:rPr>
                <w:ins w:id="323" w:author="nyadav.idmworks@outlook.com" w:date="2020-05-10T00:06:00Z"/>
                <w:lang w:val="en-IN"/>
              </w:rPr>
            </w:pPr>
          </w:p>
        </w:tc>
        <w:tc>
          <w:tcPr>
            <w:tcW w:w="4508" w:type="dxa"/>
          </w:tcPr>
          <w:p w14:paraId="626D2229" w14:textId="77777777" w:rsidR="00D45792" w:rsidRDefault="00D45792" w:rsidP="007864DF">
            <w:pPr>
              <w:rPr>
                <w:ins w:id="324" w:author="nyadav.idmworks@outlook.com" w:date="2020-05-10T00:06:00Z"/>
                <w:lang w:val="en-IN"/>
              </w:rPr>
            </w:pPr>
          </w:p>
        </w:tc>
      </w:tr>
    </w:tbl>
    <w:p w14:paraId="0AA677B6" w14:textId="77777777" w:rsidR="0020753C" w:rsidRPr="00BE521B" w:rsidRDefault="0020753C">
      <w:pPr>
        <w:rPr>
          <w:ins w:id="325" w:author="nyadav.idmworks@outlook.com" w:date="2020-05-09T22:50:00Z"/>
          <w:lang w:val="en-IN"/>
          <w:rPrChange w:id="326" w:author="nyadav.idmworks@outlook.com" w:date="2020-05-09T23:00:00Z">
            <w:rPr>
              <w:ins w:id="327" w:author="nyadav.idmworks@outlook.com" w:date="2020-05-09T22:50:00Z"/>
              <w:rFonts w:ascii="JetBrains Mono" w:hAnsi="JetBrains Mono"/>
              <w:color w:val="080808"/>
            </w:rPr>
          </w:rPrChange>
        </w:rPr>
        <w:pPrChange w:id="328" w:author="nyadav.idmworks@outlook.com" w:date="2020-05-09T23:00:00Z">
          <w:pPr>
            <w:pStyle w:val="HTMLPreformatted"/>
            <w:shd w:val="clear" w:color="auto" w:fill="FFFFFF"/>
          </w:pPr>
        </w:pPrChange>
      </w:pPr>
    </w:p>
    <w:p w14:paraId="0D8EA069" w14:textId="714A00A2" w:rsidR="00B558EC" w:rsidRPr="00B558EC" w:rsidRDefault="00B558EC">
      <w:pPr>
        <w:pStyle w:val="Heading2"/>
        <w:rPr>
          <w:ins w:id="329" w:author="nyadav.idmworks@outlook.com" w:date="2020-05-09T22:55:00Z"/>
          <w:lang w:val="en-IN"/>
          <w:rPrChange w:id="330" w:author="nyadav.idmworks@outlook.com" w:date="2020-05-09T22:55:00Z">
            <w:rPr>
              <w:ins w:id="331" w:author="nyadav.idmworks@outlook.com" w:date="2020-05-09T22:55:00Z"/>
              <w:rFonts w:ascii="JetBrains Mono" w:hAnsi="JetBrains Mono"/>
              <w:color w:val="080808"/>
            </w:rPr>
          </w:rPrChange>
        </w:rPr>
        <w:pPrChange w:id="332" w:author="nyadav.idmworks@outlook.com" w:date="2020-05-09T22:55:00Z">
          <w:pPr>
            <w:pStyle w:val="HTMLPreformatted"/>
            <w:shd w:val="clear" w:color="auto" w:fill="FFFFFF"/>
          </w:pPr>
        </w:pPrChange>
      </w:pPr>
      <w:bookmarkStart w:id="333" w:name="_Ref39957601"/>
      <w:ins w:id="334" w:author="nyadav.idmworks@outlook.com" w:date="2020-05-09T22:55:00Z">
        <w:r>
          <w:rPr>
            <w:lang w:val="en-IN"/>
          </w:rPr>
          <w:t>d</w:t>
        </w:r>
      </w:ins>
      <w:ins w:id="335" w:author="nyadav.idmworks@outlook.com" w:date="2020-05-09T22:54:00Z">
        <w:r w:rsidRPr="00B558EC">
          <w:rPr>
            <w:lang w:val="en-IN"/>
            <w:rPrChange w:id="336" w:author="nyadav.idmworks@outlook.com" w:date="2020-05-09T22:55:00Z">
              <w:rPr>
                <w:rFonts w:ascii="JetBrains Mono" w:hAnsi="JetBrains Mono"/>
                <w:color w:val="067D17"/>
              </w:rPr>
            </w:rPrChange>
          </w:rPr>
          <w:t>elivery/</w:t>
        </w:r>
      </w:ins>
      <w:ins w:id="337" w:author="nyadav.idmworks@outlook.com" w:date="2020-05-09T22:55:00Z">
        <w:r w:rsidRPr="00B558EC">
          <w:rPr>
            <w:lang w:val="en-IN"/>
            <w:rPrChange w:id="338" w:author="nyadav.idmworks@outlook.com" w:date="2020-05-09T22:55:00Z">
              <w:rPr>
                <w:rFonts w:ascii="JetBrains Mono" w:hAnsi="JetBrains Mono"/>
                <w:color w:val="067D17"/>
              </w:rPr>
            </w:rPrChange>
          </w:rPr>
          <w:t>createDelivery</w:t>
        </w:r>
        <w:bookmarkEnd w:id="333"/>
      </w:ins>
    </w:p>
    <w:tbl>
      <w:tblPr>
        <w:tblStyle w:val="TableGrid"/>
        <w:tblW w:w="0" w:type="auto"/>
        <w:tblLook w:val="04A0" w:firstRow="1" w:lastRow="0" w:firstColumn="1" w:lastColumn="0" w:noHBand="0" w:noVBand="1"/>
      </w:tblPr>
      <w:tblGrid>
        <w:gridCol w:w="4508"/>
        <w:gridCol w:w="4508"/>
      </w:tblGrid>
      <w:tr w:rsidR="00BE521B" w14:paraId="1BF04B12" w14:textId="77777777" w:rsidTr="007864DF">
        <w:trPr>
          <w:ins w:id="339" w:author="nyadav.idmworks@outlook.com" w:date="2020-05-09T23:00:00Z"/>
        </w:trPr>
        <w:tc>
          <w:tcPr>
            <w:tcW w:w="4508" w:type="dxa"/>
          </w:tcPr>
          <w:p w14:paraId="689659BD" w14:textId="77777777" w:rsidR="00BE521B" w:rsidRDefault="00BE521B" w:rsidP="007864DF">
            <w:pPr>
              <w:rPr>
                <w:ins w:id="340" w:author="nyadav.idmworks@outlook.com" w:date="2020-05-09T23:00:00Z"/>
                <w:lang w:val="en-IN"/>
              </w:rPr>
            </w:pPr>
            <w:commentRangeStart w:id="341"/>
            <w:ins w:id="342" w:author="nyadav.idmworks@outlook.com" w:date="2020-05-09T23:00:00Z">
              <w:r w:rsidRPr="00672ABE">
                <w:rPr>
                  <w:b/>
                  <w:bCs/>
                  <w:lang w:val="en-IN"/>
                </w:rPr>
                <w:t>API</w:t>
              </w:r>
            </w:ins>
            <w:commentRangeEnd w:id="341"/>
            <w:ins w:id="343" w:author="nyadav.idmworks@outlook.com" w:date="2020-05-09T23:01:00Z">
              <w:r w:rsidR="008E1389">
                <w:rPr>
                  <w:rStyle w:val="CommentReference"/>
                </w:rPr>
                <w:commentReference w:id="341"/>
              </w:r>
            </w:ins>
          </w:p>
        </w:tc>
        <w:tc>
          <w:tcPr>
            <w:tcW w:w="4508" w:type="dxa"/>
          </w:tcPr>
          <w:p w14:paraId="6AFD8BFD" w14:textId="77777777" w:rsidR="00BE521B" w:rsidRDefault="00BE521B" w:rsidP="007864DF">
            <w:pPr>
              <w:rPr>
                <w:ins w:id="344" w:author="nyadav.idmworks@outlook.com" w:date="2020-05-09T23:00:00Z"/>
                <w:lang w:val="en-IN"/>
              </w:rPr>
            </w:pPr>
            <w:ins w:id="345" w:author="nyadav.idmworks@outlook.com" w:date="2020-05-09T23:00:00Z">
              <w:r>
                <w:rPr>
                  <w:b/>
                  <w:bCs/>
                  <w:lang w:val="en-IN"/>
                </w:rPr>
                <w:t xml:space="preserve">THE FIELDS NEED </w:t>
              </w:r>
              <w:commentRangeStart w:id="346"/>
              <w:commentRangeStart w:id="347"/>
              <w:r>
                <w:rPr>
                  <w:b/>
                  <w:bCs/>
                  <w:lang w:val="en-IN"/>
                </w:rPr>
                <w:t>CLARIFICATION</w:t>
              </w:r>
            </w:ins>
            <w:commentRangeEnd w:id="346"/>
            <w:ins w:id="348" w:author="nyadav.idmworks@outlook.com" w:date="2020-05-09T23:01:00Z">
              <w:r w:rsidR="008E1389">
                <w:rPr>
                  <w:rStyle w:val="CommentReference"/>
                </w:rPr>
                <w:commentReference w:id="346"/>
              </w:r>
              <w:commentRangeEnd w:id="347"/>
              <w:r w:rsidR="008E1389">
                <w:rPr>
                  <w:rStyle w:val="CommentReference"/>
                </w:rPr>
                <w:commentReference w:id="347"/>
              </w:r>
            </w:ins>
          </w:p>
        </w:tc>
      </w:tr>
      <w:tr w:rsidR="00BE521B" w14:paraId="646A4264" w14:textId="77777777" w:rsidTr="007864DF">
        <w:trPr>
          <w:ins w:id="349" w:author="nyadav.idmworks@outlook.com" w:date="2020-05-09T23:00:00Z"/>
        </w:trPr>
        <w:tc>
          <w:tcPr>
            <w:tcW w:w="4508" w:type="dxa"/>
          </w:tcPr>
          <w:p w14:paraId="65037719" w14:textId="77777777" w:rsidR="004308B9" w:rsidRPr="004308B9" w:rsidRDefault="004308B9" w:rsidP="004308B9">
            <w:pPr>
              <w:rPr>
                <w:ins w:id="350" w:author="nyadav.idmworks@outlook.com" w:date="2020-05-09T23:08:00Z"/>
                <w:lang w:val="en-IN"/>
              </w:rPr>
            </w:pPr>
            <w:ins w:id="351" w:author="nyadav.idmworks@outlook.com" w:date="2020-05-09T23:08:00Z">
              <w:r w:rsidRPr="004308B9">
                <w:rPr>
                  <w:lang w:val="en-IN"/>
                </w:rPr>
                <w:t>{</w:t>
              </w:r>
            </w:ins>
          </w:p>
          <w:p w14:paraId="50FCF02B" w14:textId="77777777" w:rsidR="004308B9" w:rsidRPr="004308B9" w:rsidRDefault="004308B9" w:rsidP="004308B9">
            <w:pPr>
              <w:rPr>
                <w:ins w:id="352" w:author="nyadav.idmworks@outlook.com" w:date="2020-05-09T23:08:00Z"/>
                <w:lang w:val="en-IN"/>
              </w:rPr>
            </w:pPr>
            <w:ins w:id="353" w:author="nyadav.idmworks@outlook.com" w:date="2020-05-09T23:08:00Z">
              <w:r w:rsidRPr="004308B9">
                <w:rPr>
                  <w:lang w:val="en-IN"/>
                </w:rPr>
                <w:t xml:space="preserve">  "createdbyId": "string",</w:t>
              </w:r>
            </w:ins>
          </w:p>
          <w:p w14:paraId="129685A7" w14:textId="77777777" w:rsidR="004308B9" w:rsidRPr="004308B9" w:rsidRDefault="004308B9" w:rsidP="004308B9">
            <w:pPr>
              <w:rPr>
                <w:ins w:id="354" w:author="nyadav.idmworks@outlook.com" w:date="2020-05-09T23:08:00Z"/>
                <w:lang w:val="en-IN"/>
              </w:rPr>
            </w:pPr>
            <w:ins w:id="355" w:author="nyadav.idmworks@outlook.com" w:date="2020-05-09T23:08:00Z">
              <w:r w:rsidRPr="004308B9">
                <w:rPr>
                  <w:lang w:val="en-IN"/>
                </w:rPr>
                <w:t xml:space="preserve">  "date": "2020-05-09T17:38:07.112Z",</w:t>
              </w:r>
            </w:ins>
          </w:p>
          <w:p w14:paraId="33921DF4" w14:textId="77777777" w:rsidR="004308B9" w:rsidRPr="004308B9" w:rsidRDefault="004308B9" w:rsidP="004308B9">
            <w:pPr>
              <w:rPr>
                <w:ins w:id="356" w:author="nyadav.idmworks@outlook.com" w:date="2020-05-09T23:08:00Z"/>
                <w:lang w:val="en-IN"/>
              </w:rPr>
            </w:pPr>
            <w:ins w:id="357" w:author="nyadav.idmworks@outlook.com" w:date="2020-05-09T23:08:00Z">
              <w:r w:rsidRPr="004308B9">
                <w:rPr>
                  <w:lang w:val="en-IN"/>
                </w:rPr>
                <w:t xml:space="preserve">  "deliveryID": 0,</w:t>
              </w:r>
            </w:ins>
          </w:p>
          <w:p w14:paraId="0793DBA8" w14:textId="77777777" w:rsidR="004308B9" w:rsidRPr="004308B9" w:rsidRDefault="004308B9" w:rsidP="004308B9">
            <w:pPr>
              <w:rPr>
                <w:ins w:id="358" w:author="nyadav.idmworks@outlook.com" w:date="2020-05-09T23:08:00Z"/>
                <w:lang w:val="en-IN"/>
              </w:rPr>
            </w:pPr>
            <w:ins w:id="359" w:author="nyadav.idmworks@outlook.com" w:date="2020-05-09T23:08:00Z">
              <w:r w:rsidRPr="004308B9">
                <w:rPr>
                  <w:lang w:val="en-IN"/>
                </w:rPr>
                <w:t xml:space="preserve">  "description": "string",</w:t>
              </w:r>
            </w:ins>
          </w:p>
          <w:p w14:paraId="4E5E707B" w14:textId="77777777" w:rsidR="004308B9" w:rsidRPr="004308B9" w:rsidRDefault="004308B9" w:rsidP="004308B9">
            <w:pPr>
              <w:rPr>
                <w:ins w:id="360" w:author="nyadav.idmworks@outlook.com" w:date="2020-05-09T23:08:00Z"/>
                <w:lang w:val="en-IN"/>
              </w:rPr>
            </w:pPr>
            <w:ins w:id="361" w:author="nyadav.idmworks@outlook.com" w:date="2020-05-09T23:08:00Z">
              <w:r w:rsidRPr="004308B9">
                <w:rPr>
                  <w:lang w:val="en-IN"/>
                </w:rPr>
                <w:t xml:space="preserve">  "orgId": 0,</w:t>
              </w:r>
            </w:ins>
          </w:p>
          <w:p w14:paraId="180DFE38" w14:textId="77777777" w:rsidR="004308B9" w:rsidRPr="004308B9" w:rsidRDefault="004308B9" w:rsidP="004308B9">
            <w:pPr>
              <w:rPr>
                <w:ins w:id="362" w:author="nyadav.idmworks@outlook.com" w:date="2020-05-09T23:08:00Z"/>
                <w:lang w:val="en-IN"/>
              </w:rPr>
            </w:pPr>
            <w:ins w:id="363" w:author="nyadav.idmworks@outlook.com" w:date="2020-05-09T23:08:00Z">
              <w:r w:rsidRPr="004308B9">
                <w:rPr>
                  <w:lang w:val="en-IN"/>
                </w:rPr>
                <w:t xml:space="preserve">  "toCustomerID": "string"</w:t>
              </w:r>
            </w:ins>
          </w:p>
          <w:p w14:paraId="6C7CA337" w14:textId="6BDE7485" w:rsidR="00BE521B" w:rsidRDefault="004308B9" w:rsidP="004308B9">
            <w:pPr>
              <w:rPr>
                <w:ins w:id="364" w:author="nyadav.idmworks@outlook.com" w:date="2020-05-09T23:00:00Z"/>
                <w:lang w:val="en-IN"/>
              </w:rPr>
            </w:pPr>
            <w:ins w:id="365" w:author="nyadav.idmworks@outlook.com" w:date="2020-05-09T23:08:00Z">
              <w:r w:rsidRPr="004308B9">
                <w:rPr>
                  <w:lang w:val="en-IN"/>
                </w:rPr>
                <w:t>}</w:t>
              </w:r>
            </w:ins>
          </w:p>
        </w:tc>
        <w:tc>
          <w:tcPr>
            <w:tcW w:w="4508" w:type="dxa"/>
          </w:tcPr>
          <w:p w14:paraId="048E5F3C" w14:textId="77777777" w:rsidR="00BE521B" w:rsidRPr="0083442C" w:rsidRDefault="00BE521B" w:rsidP="007864DF">
            <w:pPr>
              <w:rPr>
                <w:ins w:id="366" w:author="nyadav.idmworks@outlook.com" w:date="2020-05-09T23:00:00Z"/>
                <w:b/>
                <w:bCs/>
                <w:lang w:val="en-IN"/>
              </w:rPr>
            </w:pPr>
            <w:ins w:id="367" w:author="nyadav.idmworks@outlook.com" w:date="2020-05-09T23:00:00Z">
              <w:r w:rsidRPr="0083442C">
                <w:rPr>
                  <w:b/>
                  <w:bCs/>
                  <w:lang w:val="en-IN"/>
                </w:rPr>
                <w:t xml:space="preserve">Do not pass (as you may not have): </w:t>
              </w:r>
            </w:ins>
          </w:p>
          <w:p w14:paraId="64E823C9" w14:textId="77777777" w:rsidR="00BE521B" w:rsidRPr="0083442C" w:rsidRDefault="00BE521B" w:rsidP="007864DF">
            <w:pPr>
              <w:pStyle w:val="HTMLPreformatted"/>
              <w:shd w:val="clear" w:color="auto" w:fill="FFFFFF"/>
              <w:rPr>
                <w:ins w:id="368" w:author="nyadav.idmworks@outlook.com" w:date="2020-05-09T23:00:00Z"/>
                <w:rFonts w:asciiTheme="minorHAnsi" w:eastAsiaTheme="minorHAnsi" w:hAnsiTheme="minorHAnsi" w:cstheme="minorBidi"/>
                <w:sz w:val="22"/>
                <w:szCs w:val="22"/>
                <w:lang w:val="en-IN"/>
                <w:rPrChange w:id="369" w:author="nyadav.idmworks@outlook.com" w:date="2020-05-09T23:09:00Z">
                  <w:rPr>
                    <w:ins w:id="370" w:author="nyadav.idmworks@outlook.com" w:date="2020-05-09T23:00:00Z"/>
                    <w:rFonts w:ascii="JetBrains Mono" w:hAnsi="JetBrains Mono"/>
                    <w:color w:val="080808"/>
                  </w:rPr>
                </w:rPrChange>
              </w:rPr>
            </w:pPr>
            <w:ins w:id="371" w:author="nyadav.idmworks@outlook.com" w:date="2020-05-09T23:00:00Z">
              <w:r w:rsidRPr="0083442C">
                <w:rPr>
                  <w:rFonts w:asciiTheme="minorHAnsi" w:eastAsiaTheme="minorHAnsi" w:hAnsiTheme="minorHAnsi" w:cstheme="minorBidi"/>
                  <w:sz w:val="22"/>
                  <w:szCs w:val="22"/>
                  <w:lang w:val="en-IN"/>
                  <w:rPrChange w:id="372" w:author="nyadav.idmworks@outlook.com" w:date="2020-05-09T23:09:00Z">
                    <w:rPr>
                      <w:lang w:val="en-IN"/>
                    </w:rPr>
                  </w:rPrChange>
                </w:rPr>
                <w:t>“</w:t>
              </w:r>
              <w:r w:rsidRPr="0083442C">
                <w:rPr>
                  <w:rFonts w:asciiTheme="minorHAnsi" w:eastAsiaTheme="minorHAnsi" w:hAnsiTheme="minorHAnsi" w:cstheme="minorBidi"/>
                  <w:sz w:val="22"/>
                  <w:szCs w:val="22"/>
                  <w:lang w:val="en-IN"/>
                  <w:rPrChange w:id="373" w:author="nyadav.idmworks@outlook.com" w:date="2020-05-09T23:09:00Z">
                    <w:rPr>
                      <w:rFonts w:ascii="JetBrains Mono" w:hAnsi="JetBrains Mono"/>
                      <w:color w:val="871094"/>
                    </w:rPr>
                  </w:rPrChange>
                </w:rPr>
                <w:t>deliveryID</w:t>
              </w:r>
              <w:r w:rsidRPr="0083442C">
                <w:rPr>
                  <w:rFonts w:asciiTheme="minorHAnsi" w:eastAsiaTheme="minorHAnsi" w:hAnsiTheme="minorHAnsi" w:cstheme="minorBidi"/>
                  <w:sz w:val="22"/>
                  <w:szCs w:val="22"/>
                  <w:lang w:val="en-IN"/>
                  <w:rPrChange w:id="374" w:author="nyadav.idmworks@outlook.com" w:date="2020-05-09T23:09:00Z">
                    <w:rPr>
                      <w:lang w:val="en-IN"/>
                    </w:rPr>
                  </w:rPrChange>
                </w:rPr>
                <w:t>”</w:t>
              </w:r>
            </w:ins>
          </w:p>
          <w:p w14:paraId="38B1CF8E" w14:textId="77777777" w:rsidR="00BE521B" w:rsidRPr="0083442C" w:rsidRDefault="00BE521B" w:rsidP="007864DF">
            <w:pPr>
              <w:rPr>
                <w:ins w:id="375" w:author="nyadav.idmworks@outlook.com" w:date="2020-05-09T23:00:00Z"/>
                <w:lang w:val="en-IN"/>
                <w:rPrChange w:id="376" w:author="nyadav.idmworks@outlook.com" w:date="2020-05-09T23:09:00Z">
                  <w:rPr>
                    <w:ins w:id="377" w:author="nyadav.idmworks@outlook.com" w:date="2020-05-09T23:00:00Z"/>
                    <w:b/>
                    <w:bCs/>
                    <w:lang w:val="en-IN"/>
                  </w:rPr>
                </w:rPrChange>
              </w:rPr>
            </w:pPr>
          </w:p>
          <w:p w14:paraId="187445E4" w14:textId="77777777" w:rsidR="00BE521B" w:rsidRPr="0083442C" w:rsidRDefault="00BE521B" w:rsidP="007864DF">
            <w:pPr>
              <w:rPr>
                <w:ins w:id="378" w:author="nyadav.idmworks@outlook.com" w:date="2020-05-09T23:00:00Z"/>
                <w:b/>
                <w:bCs/>
                <w:lang w:val="en-IN"/>
              </w:rPr>
            </w:pPr>
            <w:ins w:id="379" w:author="nyadav.idmworks@outlook.com" w:date="2020-05-09T23:00:00Z">
              <w:r w:rsidRPr="0083442C">
                <w:rPr>
                  <w:b/>
                  <w:bCs/>
                  <w:lang w:val="en-IN"/>
                </w:rPr>
                <w:t xml:space="preserve">Mapping (UI to API) </w:t>
              </w:r>
            </w:ins>
          </w:p>
          <w:p w14:paraId="09A0D42B" w14:textId="0F8157F9" w:rsidR="00431870" w:rsidRDefault="00BE521B" w:rsidP="00431870">
            <w:pPr>
              <w:pStyle w:val="HTMLPreformatted"/>
              <w:shd w:val="clear" w:color="auto" w:fill="FFFFFF"/>
              <w:rPr>
                <w:ins w:id="380" w:author="nyadav.idmworks@outlook.com" w:date="2020-05-09T23:12:00Z"/>
                <w:rFonts w:ascii="JetBrains Mono" w:hAnsi="JetBrains Mono"/>
                <w:color w:val="080808"/>
              </w:rPr>
            </w:pPr>
            <w:ins w:id="381" w:author="nyadav.idmworks@outlook.com" w:date="2020-05-09T23:00:00Z">
              <w:r w:rsidRPr="0083442C">
                <w:rPr>
                  <w:rFonts w:asciiTheme="minorHAnsi" w:eastAsiaTheme="minorHAnsi" w:hAnsiTheme="minorHAnsi" w:cstheme="minorBidi"/>
                  <w:sz w:val="22"/>
                  <w:szCs w:val="22"/>
                  <w:lang w:val="en-IN"/>
                  <w:rPrChange w:id="382" w:author="nyadav.idmworks@outlook.com" w:date="2020-05-09T23:09:00Z">
                    <w:rPr>
                      <w:lang w:val="en-IN"/>
                    </w:rPr>
                  </w:rPrChange>
                </w:rPr>
                <w:t xml:space="preserve">Customer: </w:t>
              </w:r>
            </w:ins>
            <w:ins w:id="383" w:author="nyadav.idmworks@outlook.com" w:date="2020-05-09T23:12:00Z">
              <w:r w:rsidR="00431870" w:rsidRPr="00980802">
                <w:rPr>
                  <w:rFonts w:asciiTheme="minorHAnsi" w:eastAsiaTheme="minorHAnsi" w:hAnsiTheme="minorHAnsi" w:cstheme="minorBidi"/>
                  <w:sz w:val="22"/>
                  <w:szCs w:val="22"/>
                  <w:lang w:val="en-IN"/>
                  <w:rPrChange w:id="384" w:author="nyadav.idmworks@outlook.com" w:date="2020-05-09T23:13:00Z">
                    <w:rPr>
                      <w:rFonts w:ascii="JetBrains Mono" w:hAnsi="JetBrains Mono"/>
                      <w:color w:val="067D17"/>
                    </w:rPr>
                  </w:rPrChange>
                </w:rPr>
                <w:t>ownerid</w:t>
              </w:r>
              <w:r w:rsidR="00431870" w:rsidRPr="0025747A">
                <w:rPr>
                  <w:rFonts w:ascii="JetBrains Mono" w:hAnsi="JetBrains Mono"/>
                  <w:b/>
                  <w:bCs/>
                  <w:color w:val="067D17"/>
                  <w:sz w:val="24"/>
                  <w:szCs w:val="24"/>
                  <w:rPrChange w:id="385" w:author="nyadav.idmworks@outlook.com" w:date="2020-05-09T23:23:00Z">
                    <w:rPr>
                      <w:rFonts w:ascii="JetBrains Mono" w:hAnsi="JetBrains Mono"/>
                      <w:color w:val="067D17"/>
                    </w:rPr>
                  </w:rPrChange>
                </w:rPr>
                <w:t>*</w:t>
              </w:r>
            </w:ins>
          </w:p>
          <w:p w14:paraId="3FAA045C" w14:textId="79F8219A" w:rsidR="00BE521B" w:rsidRDefault="00431870" w:rsidP="00431870">
            <w:pPr>
              <w:pStyle w:val="HTMLPreformatted"/>
              <w:shd w:val="clear" w:color="auto" w:fill="FFFFFF"/>
              <w:rPr>
                <w:ins w:id="386" w:author="nyadav.idmworks@outlook.com" w:date="2020-05-09T23:10:00Z"/>
                <w:rFonts w:asciiTheme="minorHAnsi" w:eastAsiaTheme="minorHAnsi" w:hAnsiTheme="minorHAnsi" w:cstheme="minorBidi"/>
                <w:sz w:val="22"/>
                <w:szCs w:val="22"/>
                <w:lang w:val="en-IN"/>
              </w:rPr>
            </w:pPr>
            <w:ins w:id="387" w:author="nyadav.idmworks@outlook.com" w:date="2020-05-09T23:12:00Z">
              <w:r w:rsidRPr="00431870">
                <w:rPr>
                  <w:rFonts w:asciiTheme="minorHAnsi" w:eastAsiaTheme="minorHAnsi" w:hAnsiTheme="minorHAnsi" w:cstheme="minorBidi"/>
                  <w:sz w:val="22"/>
                  <w:szCs w:val="22"/>
                  <w:lang w:val="en-IN"/>
                </w:rPr>
                <w:t xml:space="preserve"> </w:t>
              </w:r>
            </w:ins>
            <w:ins w:id="388" w:author="nyadav.idmworks@outlook.com" w:date="2020-05-09T23:00:00Z">
              <w:r w:rsidR="00BE521B" w:rsidRPr="0083442C">
                <w:rPr>
                  <w:rFonts w:asciiTheme="minorHAnsi" w:eastAsiaTheme="minorHAnsi" w:hAnsiTheme="minorHAnsi" w:cstheme="minorBidi"/>
                  <w:sz w:val="22"/>
                  <w:szCs w:val="22"/>
                  <w:lang w:val="en-IN"/>
                  <w:rPrChange w:id="389" w:author="nyadav.idmworks@outlook.com" w:date="2020-05-09T23:09:00Z">
                    <w:rPr>
                      <w:lang w:val="en-IN"/>
                    </w:rPr>
                  </w:rPrChange>
                </w:rPr>
                <w:sym w:font="Wingdings" w:char="F0E0"/>
              </w:r>
              <w:r w:rsidR="00BE521B" w:rsidRPr="0083442C">
                <w:rPr>
                  <w:rFonts w:asciiTheme="minorHAnsi" w:eastAsiaTheme="minorHAnsi" w:hAnsiTheme="minorHAnsi" w:cstheme="minorBidi"/>
                  <w:sz w:val="22"/>
                  <w:szCs w:val="22"/>
                  <w:lang w:val="en-IN"/>
                  <w:rPrChange w:id="390" w:author="nyadav.idmworks@outlook.com" w:date="2020-05-09T23:09:00Z">
                    <w:rPr>
                      <w:lang w:val="en-IN"/>
                    </w:rPr>
                  </w:rPrChange>
                </w:rPr>
                <w:t xml:space="preserve"> </w:t>
              </w:r>
              <w:r w:rsidR="00BE521B" w:rsidRPr="0083442C">
                <w:rPr>
                  <w:rFonts w:asciiTheme="minorHAnsi" w:eastAsiaTheme="minorHAnsi" w:hAnsiTheme="minorHAnsi" w:cstheme="minorBidi"/>
                  <w:sz w:val="22"/>
                  <w:szCs w:val="22"/>
                  <w:lang w:val="en-IN"/>
                  <w:rPrChange w:id="391" w:author="nyadav.idmworks@outlook.com" w:date="2020-05-09T23:09:00Z">
                    <w:rPr>
                      <w:rFonts w:ascii="JetBrains Mono" w:hAnsi="JetBrains Mono"/>
                      <w:color w:val="871094"/>
                    </w:rPr>
                  </w:rPrChange>
                </w:rPr>
                <w:t>toCustomerID</w:t>
              </w:r>
            </w:ins>
          </w:p>
          <w:p w14:paraId="6938C0D6" w14:textId="77777777" w:rsidR="00BE521B" w:rsidRDefault="00C11242" w:rsidP="007864DF">
            <w:pPr>
              <w:rPr>
                <w:ins w:id="392" w:author="nyadav.idmworks@outlook.com" w:date="2020-05-09T23:09:00Z"/>
                <w:lang w:val="en-IN"/>
              </w:rPr>
            </w:pPr>
            <w:ins w:id="393" w:author="nyadav.idmworks@outlook.com" w:date="2020-05-09T23:08:00Z">
              <w:r>
                <w:rPr>
                  <w:lang w:val="en-IN"/>
                </w:rPr>
                <w:t>LoggedI</w:t>
              </w:r>
            </w:ins>
            <w:ins w:id="394" w:author="nyadav.idmworks@outlook.com" w:date="2020-05-09T23:09:00Z">
              <w:r>
                <w:rPr>
                  <w:lang w:val="en-IN"/>
                </w:rPr>
                <w:t xml:space="preserve">nUser:OrgID </w:t>
              </w:r>
              <w:r w:rsidRPr="00C11242">
                <w:rPr>
                  <w:lang w:val="en-IN"/>
                </w:rPr>
                <w:sym w:font="Wingdings" w:char="F0E0"/>
              </w:r>
              <w:r>
                <w:rPr>
                  <w:lang w:val="en-IN"/>
                </w:rPr>
                <w:t xml:space="preserve"> </w:t>
              </w:r>
            </w:ins>
            <w:ins w:id="395" w:author="nyadav.idmworks@outlook.com" w:date="2020-05-09T23:08:00Z">
              <w:r w:rsidRPr="004308B9">
                <w:rPr>
                  <w:lang w:val="en-IN"/>
                </w:rPr>
                <w:t>orgId</w:t>
              </w:r>
            </w:ins>
          </w:p>
          <w:p w14:paraId="055767E1" w14:textId="77777777" w:rsidR="00BE73A0" w:rsidRDefault="00BE73A0" w:rsidP="007864DF">
            <w:pPr>
              <w:rPr>
                <w:ins w:id="396" w:author="nyadav.idmworks@outlook.com" w:date="2020-05-09T23:12:00Z"/>
                <w:lang w:val="en-IN"/>
              </w:rPr>
            </w:pPr>
            <w:ins w:id="397" w:author="nyadav.idmworks@outlook.com" w:date="2020-05-09T23:09:00Z">
              <w:r>
                <w:rPr>
                  <w:lang w:val="en-IN"/>
                </w:rPr>
                <w:t>LoggedInUser:EmployeeID</w:t>
              </w:r>
            </w:ins>
            <w:ins w:id="398" w:author="nyadav.idmworks@outlook.com" w:date="2020-05-09T23:10:00Z">
              <w:r w:rsidR="00B45599">
                <w:rPr>
                  <w:lang w:val="en-IN"/>
                </w:rPr>
                <w:t xml:space="preserve"> </w:t>
              </w:r>
              <w:r w:rsidR="00B45599" w:rsidRPr="00B45599">
                <w:rPr>
                  <w:lang w:val="en-IN"/>
                </w:rPr>
                <w:sym w:font="Wingdings" w:char="F0E0"/>
              </w:r>
            </w:ins>
            <w:ins w:id="399" w:author="nyadav.idmworks@outlook.com" w:date="2020-05-09T23:09:00Z">
              <w:r>
                <w:rPr>
                  <w:lang w:val="en-IN"/>
                </w:rPr>
                <w:t xml:space="preserve"> </w:t>
              </w:r>
              <w:r w:rsidRPr="004308B9">
                <w:rPr>
                  <w:lang w:val="en-IN"/>
                </w:rPr>
                <w:t>createdbyId</w:t>
              </w:r>
            </w:ins>
          </w:p>
          <w:p w14:paraId="1B0604A5" w14:textId="48E62A00" w:rsidR="00431870" w:rsidRDefault="00431870" w:rsidP="007864DF">
            <w:pPr>
              <w:rPr>
                <w:ins w:id="400" w:author="nyadav.idmworks@outlook.com" w:date="2020-05-09T23:12:00Z"/>
                <w:lang w:val="en-IN"/>
              </w:rPr>
            </w:pPr>
          </w:p>
          <w:p w14:paraId="40E6177E" w14:textId="3D1F5551" w:rsidR="00431870" w:rsidRDefault="00431870" w:rsidP="007864DF">
            <w:pPr>
              <w:rPr>
                <w:ins w:id="401" w:author="nyadav.idmworks@outlook.com" w:date="2020-05-09T23:12:00Z"/>
                <w:lang w:val="en-IN"/>
              </w:rPr>
            </w:pPr>
          </w:p>
          <w:p w14:paraId="7618D4AC" w14:textId="2AFB566E" w:rsidR="00431870" w:rsidRPr="00431870" w:rsidRDefault="00431870" w:rsidP="00431870">
            <w:pPr>
              <w:rPr>
                <w:ins w:id="402" w:author="nyadav.idmworks@outlook.com" w:date="2020-05-09T23:12:00Z"/>
                <w:lang w:val="en-IN"/>
              </w:rPr>
            </w:pPr>
            <w:ins w:id="403" w:author="nyadav.idmworks@outlook.com" w:date="2020-05-09T23:12:00Z">
              <w:r w:rsidRPr="0025747A">
                <w:rPr>
                  <w:b/>
                  <w:bCs/>
                  <w:sz w:val="28"/>
                  <w:szCs w:val="28"/>
                  <w:lang w:val="en-IN"/>
                  <w:rPrChange w:id="404" w:author="nyadav.idmworks@outlook.com" w:date="2020-05-09T23:23:00Z">
                    <w:rPr>
                      <w:lang w:val="en-IN"/>
                    </w:rPr>
                  </w:rPrChange>
                </w:rPr>
                <w:t>*</w:t>
              </w:r>
              <w:r>
                <w:rPr>
                  <w:lang w:val="en-IN"/>
                </w:rPr>
                <w:t xml:space="preserve">ownerId you will get as part of </w:t>
              </w:r>
            </w:ins>
            <w:ins w:id="405" w:author="nyadav.idmworks@outlook.com" w:date="2020-05-09T23:13:00Z">
              <w:r>
                <w:rPr>
                  <w:lang w:val="en-IN"/>
                </w:rPr>
                <w:t>“</w:t>
              </w:r>
            </w:ins>
            <w:ins w:id="406" w:author="nyadav.idmworks@outlook.com" w:date="2020-05-09T23:12:00Z">
              <w:r>
                <w:rPr>
                  <w:lang w:val="en-IN"/>
                </w:rPr>
                <w:t>Customer”</w:t>
              </w:r>
            </w:ins>
            <w:ins w:id="407" w:author="nyadav.idmworks@outlook.com" w:date="2020-05-09T23:13:00Z">
              <w:r>
                <w:rPr>
                  <w:lang w:val="en-IN"/>
                </w:rPr>
                <w:t xml:space="preserve"> search, while you display </w:t>
              </w:r>
            </w:ins>
            <w:ins w:id="408" w:author="nyadav.idmworks@outlook.com" w:date="2020-05-09T23:21:00Z">
              <w:r w:rsidR="00306B5F">
                <w:rPr>
                  <w:lang w:val="en-IN"/>
                </w:rPr>
                <w:t>“</w:t>
              </w:r>
            </w:ins>
            <w:ins w:id="409" w:author="nyadav.idmworks@outlook.com" w:date="2020-05-09T23:13:00Z">
              <w:r>
                <w:rPr>
                  <w:lang w:val="en-IN"/>
                </w:rPr>
                <w:t>NickName</w:t>
              </w:r>
            </w:ins>
            <w:ins w:id="410" w:author="nyadav.idmworks@outlook.com" w:date="2020-05-09T23:21:00Z">
              <w:r w:rsidR="00306B5F">
                <w:rPr>
                  <w:lang w:val="en-IN"/>
                </w:rPr>
                <w:t>”</w:t>
              </w:r>
            </w:ins>
            <w:ins w:id="411" w:author="nyadav.idmworks@outlook.com" w:date="2020-05-09T23:13:00Z">
              <w:r>
                <w:rPr>
                  <w:lang w:val="en-IN"/>
                </w:rPr>
                <w:t xml:space="preserve">, you need to pass </w:t>
              </w:r>
            </w:ins>
            <w:ins w:id="412" w:author="nyadav.idmworks@outlook.com" w:date="2020-05-09T23:22:00Z">
              <w:r w:rsidR="00306B5F">
                <w:rPr>
                  <w:lang w:val="en-IN"/>
                </w:rPr>
                <w:t>“</w:t>
              </w:r>
            </w:ins>
            <w:ins w:id="413" w:author="nyadav.idmworks@outlook.com" w:date="2020-05-09T23:13:00Z">
              <w:r>
                <w:rPr>
                  <w:lang w:val="en-IN"/>
                </w:rPr>
                <w:t>OwnerID</w:t>
              </w:r>
            </w:ins>
            <w:ins w:id="414" w:author="nyadav.idmworks@outlook.com" w:date="2020-05-09T23:22:00Z">
              <w:r w:rsidR="00306B5F">
                <w:rPr>
                  <w:lang w:val="en-IN"/>
                </w:rPr>
                <w:t xml:space="preserve">” to the backend </w:t>
              </w:r>
              <w:r w:rsidR="00954BC4">
                <w:rPr>
                  <w:lang w:val="en-IN"/>
                </w:rPr>
                <w:t>for that field.</w:t>
              </w:r>
            </w:ins>
          </w:p>
          <w:p w14:paraId="787610AA" w14:textId="6A7B6607" w:rsidR="00431870" w:rsidRDefault="00431870" w:rsidP="007864DF">
            <w:pPr>
              <w:rPr>
                <w:ins w:id="415" w:author="nyadav.idmworks@outlook.com" w:date="2020-05-09T23:00:00Z"/>
                <w:lang w:val="en-IN"/>
              </w:rPr>
            </w:pPr>
          </w:p>
        </w:tc>
      </w:tr>
      <w:tr w:rsidR="00BE521B" w14:paraId="633C0CB4" w14:textId="77777777" w:rsidTr="007864DF">
        <w:trPr>
          <w:ins w:id="416" w:author="nyadav.idmworks@outlook.com" w:date="2020-05-09T23:00:00Z"/>
        </w:trPr>
        <w:tc>
          <w:tcPr>
            <w:tcW w:w="4508" w:type="dxa"/>
          </w:tcPr>
          <w:p w14:paraId="5B81E140" w14:textId="77777777" w:rsidR="00BE521B" w:rsidRPr="00C747D7" w:rsidRDefault="00BE521B" w:rsidP="007864DF">
            <w:pPr>
              <w:rPr>
                <w:ins w:id="417" w:author="nyadav.idmworks@outlook.com" w:date="2020-05-09T23:00:00Z"/>
                <w:lang w:val="en-IN"/>
              </w:rPr>
            </w:pPr>
          </w:p>
        </w:tc>
        <w:tc>
          <w:tcPr>
            <w:tcW w:w="4508" w:type="dxa"/>
          </w:tcPr>
          <w:p w14:paraId="20AB35CF" w14:textId="77777777" w:rsidR="00BE521B" w:rsidRDefault="00BE521B" w:rsidP="007864DF">
            <w:pPr>
              <w:rPr>
                <w:ins w:id="418" w:author="nyadav.idmworks@outlook.com" w:date="2020-05-09T23:00:00Z"/>
                <w:lang w:val="en-IN"/>
              </w:rPr>
            </w:pPr>
          </w:p>
        </w:tc>
      </w:tr>
    </w:tbl>
    <w:p w14:paraId="1DFE140E" w14:textId="06C309CE" w:rsidR="00B558EC" w:rsidRPr="00B558EC" w:rsidRDefault="00B558EC" w:rsidP="00B558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19" w:author="nyadav.idmworks@outlook.com" w:date="2020-05-09T22:54:00Z"/>
          <w:rFonts w:ascii="JetBrains Mono" w:eastAsia="Times New Roman" w:hAnsi="JetBrains Mono" w:cs="Courier New"/>
          <w:color w:val="080808"/>
          <w:sz w:val="20"/>
          <w:szCs w:val="20"/>
        </w:rPr>
      </w:pPr>
    </w:p>
    <w:p w14:paraId="689015ED" w14:textId="28B33FF2" w:rsidR="008E1389" w:rsidRPr="008E1389" w:rsidRDefault="00CA2263">
      <w:pPr>
        <w:pStyle w:val="Heading2"/>
        <w:rPr>
          <w:ins w:id="420" w:author="nyadav.idmworks@outlook.com" w:date="2020-05-09T23:02:00Z"/>
          <w:lang w:val="en-IN"/>
          <w:rPrChange w:id="421" w:author="nyadav.idmworks@outlook.com" w:date="2020-05-09T23:02:00Z">
            <w:rPr>
              <w:ins w:id="422" w:author="nyadav.idmworks@outlook.com" w:date="2020-05-09T23:02:00Z"/>
              <w:rFonts w:ascii="JetBrains Mono" w:hAnsi="JetBrains Mono"/>
              <w:color w:val="080808"/>
            </w:rPr>
          </w:rPrChange>
        </w:rPr>
        <w:pPrChange w:id="423" w:author="nyadav.idmworks@outlook.com" w:date="2020-05-09T23:03:00Z">
          <w:pPr>
            <w:pStyle w:val="HTMLPreformatted"/>
            <w:shd w:val="clear" w:color="auto" w:fill="FFFFFF"/>
          </w:pPr>
        </w:pPrChange>
      </w:pPr>
      <w:bookmarkStart w:id="424" w:name="_Ref39957829"/>
      <w:ins w:id="425" w:author="nyadav.idmworks@outlook.com" w:date="2020-05-09T23:03:00Z">
        <w:r>
          <w:rPr>
            <w:lang w:val="en-IN"/>
          </w:rPr>
          <w:lastRenderedPageBreak/>
          <w:t>a</w:t>
        </w:r>
      </w:ins>
      <w:ins w:id="426" w:author="nyadav.idmworks@outlook.com" w:date="2020-05-09T23:02:00Z">
        <w:r w:rsidR="008E1389" w:rsidRPr="008E1389">
          <w:rPr>
            <w:lang w:val="en-IN"/>
            <w:rPrChange w:id="427" w:author="nyadav.idmworks@outlook.com" w:date="2020-05-09T23:02:00Z">
              <w:rPr>
                <w:rFonts w:ascii="JetBrains Mono" w:hAnsi="JetBrains Mono"/>
                <w:color w:val="067D17"/>
              </w:rPr>
            </w:rPrChange>
          </w:rPr>
          <w:t>ccounting/</w:t>
        </w:r>
        <w:commentRangeStart w:id="428"/>
        <w:r w:rsidR="008E1389" w:rsidRPr="008E1389">
          <w:rPr>
            <w:lang w:val="en-IN"/>
            <w:rPrChange w:id="429" w:author="nyadav.idmworks@outlook.com" w:date="2020-05-09T23:02:00Z">
              <w:rPr>
                <w:rFonts w:ascii="JetBrains Mono" w:hAnsi="JetBrains Mono"/>
                <w:color w:val="067D17"/>
              </w:rPr>
            </w:rPrChange>
          </w:rPr>
          <w:t>getAccountsByNickName</w:t>
        </w:r>
      </w:ins>
      <w:bookmarkEnd w:id="424"/>
      <w:commentRangeEnd w:id="428"/>
      <w:ins w:id="430" w:author="nyadav.idmworks@outlook.com" w:date="2020-05-09T23:20:00Z">
        <w:r w:rsidR="00F05226">
          <w:rPr>
            <w:rStyle w:val="CommentReference"/>
            <w:rFonts w:asciiTheme="minorHAnsi" w:eastAsiaTheme="minorHAnsi" w:hAnsiTheme="minorHAnsi" w:cstheme="minorBidi"/>
            <w:color w:val="auto"/>
          </w:rPr>
          <w:commentReference w:id="428"/>
        </w:r>
      </w:ins>
    </w:p>
    <w:p w14:paraId="3898B96D" w14:textId="362B1241" w:rsidR="008E1389" w:rsidRDefault="008E1389"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31" w:author="nyadav.idmworks@outlook.com" w:date="2020-05-09T23:14:00Z"/>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980802" w14:paraId="784546CE" w14:textId="77777777" w:rsidTr="007864DF">
        <w:trPr>
          <w:ins w:id="432" w:author="nyadav.idmworks@outlook.com" w:date="2020-05-09T23:14:00Z"/>
        </w:trPr>
        <w:tc>
          <w:tcPr>
            <w:tcW w:w="4508" w:type="dxa"/>
          </w:tcPr>
          <w:p w14:paraId="2C5A158C" w14:textId="77777777" w:rsidR="00980802" w:rsidRDefault="00980802" w:rsidP="007864DF">
            <w:pPr>
              <w:rPr>
                <w:ins w:id="433" w:author="nyadav.idmworks@outlook.com" w:date="2020-05-09T23:14:00Z"/>
                <w:lang w:val="en-IN"/>
              </w:rPr>
            </w:pPr>
            <w:commentRangeStart w:id="434"/>
            <w:ins w:id="435" w:author="nyadav.idmworks@outlook.com" w:date="2020-05-09T23:14:00Z">
              <w:r w:rsidRPr="00672ABE">
                <w:rPr>
                  <w:b/>
                  <w:bCs/>
                  <w:lang w:val="en-IN"/>
                </w:rPr>
                <w:t>API</w:t>
              </w:r>
              <w:commentRangeEnd w:id="434"/>
              <w:r>
                <w:rPr>
                  <w:rStyle w:val="CommentReference"/>
                </w:rPr>
                <w:commentReference w:id="434"/>
              </w:r>
            </w:ins>
          </w:p>
        </w:tc>
        <w:tc>
          <w:tcPr>
            <w:tcW w:w="4508" w:type="dxa"/>
          </w:tcPr>
          <w:p w14:paraId="16F96285" w14:textId="77777777" w:rsidR="00980802" w:rsidRDefault="00980802" w:rsidP="007864DF">
            <w:pPr>
              <w:rPr>
                <w:ins w:id="436" w:author="nyadav.idmworks@outlook.com" w:date="2020-05-09T23:14:00Z"/>
                <w:lang w:val="en-IN"/>
              </w:rPr>
            </w:pPr>
            <w:ins w:id="437" w:author="nyadav.idmworks@outlook.com" w:date="2020-05-09T23:14:00Z">
              <w:r>
                <w:rPr>
                  <w:b/>
                  <w:bCs/>
                  <w:lang w:val="en-IN"/>
                </w:rPr>
                <w:t xml:space="preserve">THE FIELDS NEED </w:t>
              </w:r>
              <w:commentRangeStart w:id="438"/>
              <w:commentRangeStart w:id="439"/>
              <w:r>
                <w:rPr>
                  <w:b/>
                  <w:bCs/>
                  <w:lang w:val="en-IN"/>
                </w:rPr>
                <w:t>CLARIFICATION</w:t>
              </w:r>
              <w:commentRangeEnd w:id="438"/>
              <w:r>
                <w:rPr>
                  <w:rStyle w:val="CommentReference"/>
                </w:rPr>
                <w:commentReference w:id="438"/>
              </w:r>
              <w:commentRangeEnd w:id="439"/>
              <w:r>
                <w:rPr>
                  <w:rStyle w:val="CommentReference"/>
                </w:rPr>
                <w:commentReference w:id="439"/>
              </w:r>
            </w:ins>
          </w:p>
        </w:tc>
      </w:tr>
      <w:tr w:rsidR="00980802" w14:paraId="77CF2950" w14:textId="77777777" w:rsidTr="007864DF">
        <w:trPr>
          <w:ins w:id="440" w:author="nyadav.idmworks@outlook.com" w:date="2020-05-09T23:14:00Z"/>
        </w:trPr>
        <w:tc>
          <w:tcPr>
            <w:tcW w:w="4508" w:type="dxa"/>
          </w:tcPr>
          <w:p w14:paraId="4D34BE6D" w14:textId="77777777" w:rsidR="00E9412C" w:rsidRPr="00E9412C" w:rsidRDefault="00E9412C" w:rsidP="00E9412C">
            <w:pPr>
              <w:rPr>
                <w:ins w:id="441" w:author="nyadav.idmworks@outlook.com" w:date="2020-05-11T13:22:00Z"/>
                <w:lang w:val="en-IN"/>
              </w:rPr>
            </w:pPr>
            <w:ins w:id="442" w:author="nyadav.idmworks@outlook.com" w:date="2020-05-11T13:22:00Z">
              <w:r w:rsidRPr="00E9412C">
                <w:rPr>
                  <w:lang w:val="en-IN"/>
                </w:rPr>
                <w:t>{</w:t>
              </w:r>
            </w:ins>
          </w:p>
          <w:p w14:paraId="7B7A4A0A" w14:textId="77777777" w:rsidR="00E9412C" w:rsidRPr="00E9412C" w:rsidRDefault="00E9412C" w:rsidP="00E9412C">
            <w:pPr>
              <w:rPr>
                <w:ins w:id="443" w:author="nyadav.idmworks@outlook.com" w:date="2020-05-11T13:22:00Z"/>
                <w:lang w:val="en-IN"/>
              </w:rPr>
            </w:pPr>
            <w:ins w:id="444" w:author="nyadav.idmworks@outlook.com" w:date="2020-05-11T13:22:00Z">
              <w:r w:rsidRPr="00E9412C">
                <w:rPr>
                  <w:lang w:val="en-IN"/>
                </w:rPr>
                <w:t xml:space="preserve">  "accountId": 0,</w:t>
              </w:r>
            </w:ins>
          </w:p>
          <w:p w14:paraId="1D7757CC" w14:textId="77777777" w:rsidR="00E9412C" w:rsidRPr="00E9412C" w:rsidRDefault="00E9412C" w:rsidP="00E9412C">
            <w:pPr>
              <w:rPr>
                <w:ins w:id="445" w:author="nyadav.idmworks@outlook.com" w:date="2020-05-11T13:22:00Z"/>
                <w:lang w:val="en-IN"/>
              </w:rPr>
            </w:pPr>
            <w:ins w:id="446" w:author="nyadav.idmworks@outlook.com" w:date="2020-05-11T13:22:00Z">
              <w:r w:rsidRPr="00E9412C">
                <w:rPr>
                  <w:lang w:val="en-IN"/>
                </w:rPr>
                <w:t xml:space="preserve">  "accountnickname": "string",</w:t>
              </w:r>
            </w:ins>
          </w:p>
          <w:p w14:paraId="066FF1D3" w14:textId="77777777" w:rsidR="00E9412C" w:rsidRPr="00E9412C" w:rsidRDefault="00E9412C" w:rsidP="00E9412C">
            <w:pPr>
              <w:rPr>
                <w:ins w:id="447" w:author="nyadav.idmworks@outlook.com" w:date="2020-05-11T13:22:00Z"/>
                <w:lang w:val="en-IN"/>
              </w:rPr>
            </w:pPr>
            <w:ins w:id="448" w:author="nyadav.idmworks@outlook.com" w:date="2020-05-11T13:22:00Z">
              <w:r w:rsidRPr="00E9412C">
                <w:rPr>
                  <w:lang w:val="en-IN"/>
                </w:rPr>
                <w:t xml:space="preserve">  "createdate": "string",</w:t>
              </w:r>
            </w:ins>
          </w:p>
          <w:p w14:paraId="0F9CCE6C" w14:textId="77777777" w:rsidR="00E9412C" w:rsidRPr="00E9412C" w:rsidRDefault="00E9412C" w:rsidP="00E9412C">
            <w:pPr>
              <w:rPr>
                <w:ins w:id="449" w:author="nyadav.idmworks@outlook.com" w:date="2020-05-11T13:22:00Z"/>
                <w:lang w:val="en-IN"/>
              </w:rPr>
            </w:pPr>
            <w:ins w:id="450" w:author="nyadav.idmworks@outlook.com" w:date="2020-05-11T13:22:00Z">
              <w:r w:rsidRPr="00E9412C">
                <w:rPr>
                  <w:lang w:val="en-IN"/>
                </w:rPr>
                <w:t xml:space="preserve">  "createdbyId": "string",</w:t>
              </w:r>
            </w:ins>
          </w:p>
          <w:p w14:paraId="0DA7C381" w14:textId="77777777" w:rsidR="00E9412C" w:rsidRPr="00E9412C" w:rsidRDefault="00E9412C" w:rsidP="00E9412C">
            <w:pPr>
              <w:rPr>
                <w:ins w:id="451" w:author="nyadav.idmworks@outlook.com" w:date="2020-05-11T13:22:00Z"/>
                <w:lang w:val="en-IN"/>
              </w:rPr>
            </w:pPr>
            <w:ins w:id="452" w:author="nyadav.idmworks@outlook.com" w:date="2020-05-11T13:22:00Z">
              <w:r w:rsidRPr="00E9412C">
                <w:rPr>
                  <w:lang w:val="en-IN"/>
                </w:rPr>
                <w:t xml:space="preserve">  "createdbyid": "string",</w:t>
              </w:r>
            </w:ins>
          </w:p>
          <w:p w14:paraId="7803DD2A" w14:textId="77777777" w:rsidR="00E9412C" w:rsidRPr="00E9412C" w:rsidRDefault="00E9412C" w:rsidP="00E9412C">
            <w:pPr>
              <w:rPr>
                <w:ins w:id="453" w:author="nyadav.idmworks@outlook.com" w:date="2020-05-11T13:22:00Z"/>
                <w:lang w:val="en-IN"/>
              </w:rPr>
            </w:pPr>
            <w:ins w:id="454" w:author="nyadav.idmworks@outlook.com" w:date="2020-05-11T13:22:00Z">
              <w:r w:rsidRPr="00E9412C">
                <w:rPr>
                  <w:lang w:val="en-IN"/>
                </w:rPr>
                <w:t xml:space="preserve">  "currentbalance": 0,</w:t>
              </w:r>
            </w:ins>
          </w:p>
          <w:p w14:paraId="47488207" w14:textId="77777777" w:rsidR="00E9412C" w:rsidRPr="00E9412C" w:rsidRDefault="00E9412C" w:rsidP="00E9412C">
            <w:pPr>
              <w:rPr>
                <w:ins w:id="455" w:author="nyadav.idmworks@outlook.com" w:date="2020-05-11T13:22:00Z"/>
                <w:lang w:val="en-IN"/>
              </w:rPr>
            </w:pPr>
            <w:ins w:id="456" w:author="nyadav.idmworks@outlook.com" w:date="2020-05-11T13:22:00Z">
              <w:r w:rsidRPr="00E9412C">
                <w:rPr>
                  <w:lang w:val="en-IN"/>
                </w:rPr>
                <w:t xml:space="preserve">  "details": "string",</w:t>
              </w:r>
            </w:ins>
          </w:p>
          <w:p w14:paraId="43B1246E" w14:textId="77777777" w:rsidR="00E9412C" w:rsidRPr="00E9412C" w:rsidRDefault="00E9412C" w:rsidP="00E9412C">
            <w:pPr>
              <w:rPr>
                <w:ins w:id="457" w:author="nyadav.idmworks@outlook.com" w:date="2020-05-11T13:22:00Z"/>
                <w:lang w:val="en-IN"/>
              </w:rPr>
            </w:pPr>
            <w:ins w:id="458" w:author="nyadav.idmworks@outlook.com" w:date="2020-05-11T13:22:00Z">
              <w:r w:rsidRPr="00E9412C">
                <w:rPr>
                  <w:lang w:val="en-IN"/>
                </w:rPr>
                <w:t xml:space="preserve">  "lastbalance": 0,</w:t>
              </w:r>
            </w:ins>
          </w:p>
          <w:p w14:paraId="7DCF5A49" w14:textId="77777777" w:rsidR="00E9412C" w:rsidRPr="00E9412C" w:rsidRDefault="00E9412C" w:rsidP="00E9412C">
            <w:pPr>
              <w:rPr>
                <w:ins w:id="459" w:author="nyadav.idmworks@outlook.com" w:date="2020-05-11T13:22:00Z"/>
                <w:lang w:val="en-IN"/>
              </w:rPr>
            </w:pPr>
            <w:ins w:id="460" w:author="nyadav.idmworks@outlook.com" w:date="2020-05-11T13:22:00Z">
              <w:r w:rsidRPr="00E9412C">
                <w:rPr>
                  <w:lang w:val="en-IN"/>
                </w:rPr>
                <w:t xml:space="preserve">  "orgId": 0,</w:t>
              </w:r>
            </w:ins>
          </w:p>
          <w:p w14:paraId="16C7A9EB" w14:textId="77777777" w:rsidR="00E9412C" w:rsidRPr="00E9412C" w:rsidRDefault="00E9412C" w:rsidP="00E9412C">
            <w:pPr>
              <w:rPr>
                <w:ins w:id="461" w:author="nyadav.idmworks@outlook.com" w:date="2020-05-11T13:22:00Z"/>
                <w:lang w:val="en-IN"/>
              </w:rPr>
            </w:pPr>
            <w:ins w:id="462" w:author="nyadav.idmworks@outlook.com" w:date="2020-05-11T13:22:00Z">
              <w:r w:rsidRPr="00E9412C">
                <w:rPr>
                  <w:lang w:val="en-IN"/>
                </w:rPr>
                <w:t xml:space="preserve">  "ownerid": "string",</w:t>
              </w:r>
            </w:ins>
          </w:p>
          <w:p w14:paraId="04CE588B" w14:textId="77777777" w:rsidR="00E9412C" w:rsidRPr="00E9412C" w:rsidRDefault="00E9412C" w:rsidP="00E9412C">
            <w:pPr>
              <w:rPr>
                <w:ins w:id="463" w:author="nyadav.idmworks@outlook.com" w:date="2020-05-11T13:22:00Z"/>
                <w:lang w:val="en-IN"/>
              </w:rPr>
            </w:pPr>
            <w:ins w:id="464" w:author="nyadav.idmworks@outlook.com" w:date="2020-05-11T13:22:00Z">
              <w:r w:rsidRPr="00E9412C">
                <w:rPr>
                  <w:lang w:val="en-IN"/>
                </w:rPr>
                <w:t xml:space="preserve">  "type": "string"</w:t>
              </w:r>
            </w:ins>
          </w:p>
          <w:p w14:paraId="5654ABBB" w14:textId="7B277A80" w:rsidR="00980802" w:rsidRDefault="00E9412C" w:rsidP="00E9412C">
            <w:pPr>
              <w:rPr>
                <w:ins w:id="465" w:author="nyadav.idmworks@outlook.com" w:date="2020-05-09T23:14:00Z"/>
                <w:lang w:val="en-IN"/>
              </w:rPr>
            </w:pPr>
            <w:ins w:id="466" w:author="nyadav.idmworks@outlook.com" w:date="2020-05-11T13:22:00Z">
              <w:r w:rsidRPr="00E9412C">
                <w:rPr>
                  <w:lang w:val="en-IN"/>
                </w:rPr>
                <w:t>}</w:t>
              </w:r>
            </w:ins>
          </w:p>
        </w:tc>
        <w:tc>
          <w:tcPr>
            <w:tcW w:w="4508" w:type="dxa"/>
          </w:tcPr>
          <w:p w14:paraId="36ED32DB" w14:textId="77777777" w:rsidR="00980802" w:rsidRPr="009847C4" w:rsidRDefault="007779A7" w:rsidP="007864DF">
            <w:pPr>
              <w:rPr>
                <w:ins w:id="467" w:author="nyadav.idmworks@outlook.com" w:date="2020-05-11T13:23:00Z"/>
                <w:b/>
                <w:bCs/>
                <w:lang w:val="en-IN"/>
                <w:rPrChange w:id="468" w:author="nyadav.idmworks@outlook.com" w:date="2020-05-11T13:24:00Z">
                  <w:rPr>
                    <w:ins w:id="469" w:author="nyadav.idmworks@outlook.com" w:date="2020-05-11T13:23:00Z"/>
                    <w:lang w:val="en-IN"/>
                  </w:rPr>
                </w:rPrChange>
              </w:rPr>
            </w:pPr>
            <w:ins w:id="470" w:author="nyadav.idmworks@outlook.com" w:date="2020-05-11T13:23:00Z">
              <w:r w:rsidRPr="009847C4">
                <w:rPr>
                  <w:b/>
                  <w:bCs/>
                  <w:lang w:val="en-IN"/>
                  <w:rPrChange w:id="471" w:author="nyadav.idmworks@outlook.com" w:date="2020-05-11T13:24:00Z">
                    <w:rPr>
                      <w:lang w:val="en-IN"/>
                    </w:rPr>
                  </w:rPrChange>
                </w:rPr>
                <w:t xml:space="preserve">Only Pass: </w:t>
              </w:r>
            </w:ins>
          </w:p>
          <w:p w14:paraId="41AB2AAE" w14:textId="034DF152" w:rsidR="007779A7" w:rsidRPr="009847C4" w:rsidRDefault="007779A7" w:rsidP="007864DF">
            <w:pPr>
              <w:rPr>
                <w:ins w:id="472" w:author="nyadav.idmworks@outlook.com" w:date="2020-05-11T13:23:00Z"/>
                <w:lang w:val="en-IN"/>
                <w:rPrChange w:id="473" w:author="nyadav.idmworks@outlook.com" w:date="2020-05-11T13:24:00Z">
                  <w:rPr>
                    <w:ins w:id="474" w:author="nyadav.idmworks@outlook.com" w:date="2020-05-11T13:23:00Z"/>
                    <w:lang w:val="en-IN"/>
                  </w:rPr>
                </w:rPrChange>
              </w:rPr>
            </w:pPr>
            <w:ins w:id="475" w:author="nyadav.idmworks@outlook.com" w:date="2020-05-11T13:23:00Z">
              <w:r w:rsidRPr="009847C4">
                <w:rPr>
                  <w:lang w:val="en-IN"/>
                  <w:rPrChange w:id="476" w:author="nyadav.idmworks@outlook.com" w:date="2020-05-11T13:24:00Z">
                    <w:rPr>
                      <w:lang w:val="en-IN"/>
                    </w:rPr>
                  </w:rPrChange>
                </w:rPr>
                <w:t>A</w:t>
              </w:r>
              <w:r w:rsidRPr="009847C4">
                <w:rPr>
                  <w:lang w:val="en-IN"/>
                  <w:rPrChange w:id="477" w:author="nyadav.idmworks@outlook.com" w:date="2020-05-11T13:24:00Z">
                    <w:rPr>
                      <w:lang w:val="en-IN"/>
                    </w:rPr>
                  </w:rPrChange>
                </w:rPr>
                <w:t>ccountnickname</w:t>
              </w:r>
            </w:ins>
          </w:p>
          <w:p w14:paraId="2D05C576" w14:textId="77777777" w:rsidR="007779A7" w:rsidRDefault="007779A7" w:rsidP="007864DF">
            <w:pPr>
              <w:rPr>
                <w:ins w:id="478" w:author="nyadav.idmworks@outlook.com" w:date="2020-05-11T13:23:00Z"/>
                <w:lang w:val="en-IN"/>
              </w:rPr>
            </w:pPr>
            <w:ins w:id="479" w:author="nyadav.idmworks@outlook.com" w:date="2020-05-11T13:23:00Z">
              <w:r w:rsidRPr="00E9412C">
                <w:rPr>
                  <w:lang w:val="en-IN"/>
                </w:rPr>
                <w:t>orgId</w:t>
              </w:r>
            </w:ins>
          </w:p>
          <w:p w14:paraId="2718A06F" w14:textId="77777777" w:rsidR="004B376E" w:rsidRDefault="004B376E" w:rsidP="007864DF">
            <w:pPr>
              <w:rPr>
                <w:ins w:id="480" w:author="nyadav.idmworks@outlook.com" w:date="2020-05-11T13:24:00Z"/>
                <w:lang w:val="en-IN"/>
              </w:rPr>
            </w:pPr>
          </w:p>
          <w:p w14:paraId="130BE6F0" w14:textId="268009D8" w:rsidR="009847C4" w:rsidRPr="00415C83" w:rsidRDefault="009847C4" w:rsidP="007864DF">
            <w:pPr>
              <w:rPr>
                <w:ins w:id="481" w:author="nyadav.idmworks@outlook.com" w:date="2020-05-11T13:24:00Z"/>
                <w:b/>
                <w:bCs/>
                <w:lang w:val="en-IN"/>
                <w:rPrChange w:id="482" w:author="nyadav.idmworks@outlook.com" w:date="2020-05-11T13:25:00Z">
                  <w:rPr>
                    <w:ins w:id="483" w:author="nyadav.idmworks@outlook.com" w:date="2020-05-11T13:24:00Z"/>
                    <w:lang w:val="en-IN"/>
                  </w:rPr>
                </w:rPrChange>
              </w:rPr>
            </w:pPr>
            <w:ins w:id="484" w:author="nyadav.idmworks@outlook.com" w:date="2020-05-11T13:24:00Z">
              <w:r w:rsidRPr="00415C83">
                <w:rPr>
                  <w:b/>
                  <w:bCs/>
                  <w:lang w:val="en-IN"/>
                  <w:rPrChange w:id="485" w:author="nyadav.idmworks@outlook.com" w:date="2020-05-11T13:25:00Z">
                    <w:rPr>
                      <w:lang w:val="en-IN"/>
                    </w:rPr>
                  </w:rPrChange>
                </w:rPr>
                <w:t xml:space="preserve">You will get a List of AccountBeans and only following fields will be present: </w:t>
              </w:r>
            </w:ins>
          </w:p>
          <w:p w14:paraId="2686CDF4" w14:textId="77777777" w:rsidR="004267C7" w:rsidRPr="004267C7" w:rsidRDefault="004267C7" w:rsidP="004267C7">
            <w:pPr>
              <w:pStyle w:val="ListParagraph"/>
              <w:numPr>
                <w:ilvl w:val="0"/>
                <w:numId w:val="23"/>
              </w:numPr>
              <w:rPr>
                <w:ins w:id="486" w:author="nyadav.idmworks@outlook.com" w:date="2020-05-11T13:24:00Z"/>
                <w:lang w:val="en-IN"/>
                <w:rPrChange w:id="487" w:author="nyadav.idmworks@outlook.com" w:date="2020-05-11T13:25:00Z">
                  <w:rPr>
                    <w:ins w:id="488" w:author="nyadav.idmworks@outlook.com" w:date="2020-05-11T13:24:00Z"/>
                    <w:lang w:val="en-IN"/>
                  </w:rPr>
                </w:rPrChange>
              </w:rPr>
              <w:pPrChange w:id="489" w:author="nyadav.idmworks@outlook.com" w:date="2020-05-11T13:25:00Z">
                <w:pPr/>
              </w:pPrChange>
            </w:pPr>
            <w:ins w:id="490" w:author="nyadav.idmworks@outlook.com" w:date="2020-05-11T13:24:00Z">
              <w:r w:rsidRPr="004267C7">
                <w:rPr>
                  <w:lang w:val="en-IN"/>
                  <w:rPrChange w:id="491" w:author="nyadav.idmworks@outlook.com" w:date="2020-05-11T13:25:00Z">
                    <w:rPr>
                      <w:lang w:val="en-IN"/>
                    </w:rPr>
                  </w:rPrChange>
                </w:rPr>
                <w:t>Accountnickname</w:t>
              </w:r>
            </w:ins>
          </w:p>
          <w:p w14:paraId="19066CC0" w14:textId="306692D4" w:rsidR="004267C7" w:rsidRPr="004267C7" w:rsidRDefault="004267C7" w:rsidP="004267C7">
            <w:pPr>
              <w:pStyle w:val="ListParagraph"/>
              <w:numPr>
                <w:ilvl w:val="0"/>
                <w:numId w:val="23"/>
              </w:numPr>
              <w:rPr>
                <w:ins w:id="492" w:author="nyadav.idmworks@outlook.com" w:date="2020-05-11T13:24:00Z"/>
                <w:lang w:val="en-IN"/>
                <w:rPrChange w:id="493" w:author="nyadav.idmworks@outlook.com" w:date="2020-05-11T13:25:00Z">
                  <w:rPr>
                    <w:ins w:id="494" w:author="nyadav.idmworks@outlook.com" w:date="2020-05-11T13:24:00Z"/>
                    <w:lang w:val="en-IN"/>
                  </w:rPr>
                </w:rPrChange>
              </w:rPr>
              <w:pPrChange w:id="495" w:author="nyadav.idmworks@outlook.com" w:date="2020-05-11T13:25:00Z">
                <w:pPr/>
              </w:pPrChange>
            </w:pPr>
            <w:ins w:id="496" w:author="nyadav.idmworks@outlook.com" w:date="2020-05-11T13:24:00Z">
              <w:r w:rsidRPr="004267C7">
                <w:rPr>
                  <w:lang w:val="en-IN"/>
                  <w:rPrChange w:id="497" w:author="nyadav.idmworks@outlook.com" w:date="2020-05-11T13:25:00Z">
                    <w:rPr>
                      <w:lang w:val="en-IN"/>
                    </w:rPr>
                  </w:rPrChange>
                </w:rPr>
                <w:t>accountId</w:t>
              </w:r>
            </w:ins>
          </w:p>
          <w:p w14:paraId="037D7AF1" w14:textId="086F2956" w:rsidR="009847C4" w:rsidRPr="004267C7" w:rsidRDefault="004267C7" w:rsidP="004267C7">
            <w:pPr>
              <w:pStyle w:val="ListParagraph"/>
              <w:numPr>
                <w:ilvl w:val="0"/>
                <w:numId w:val="23"/>
              </w:numPr>
              <w:rPr>
                <w:ins w:id="498" w:author="nyadav.idmworks@outlook.com" w:date="2020-05-11T13:24:00Z"/>
                <w:lang w:val="en-IN"/>
                <w:rPrChange w:id="499" w:author="nyadav.idmworks@outlook.com" w:date="2020-05-11T13:25:00Z">
                  <w:rPr>
                    <w:ins w:id="500" w:author="nyadav.idmworks@outlook.com" w:date="2020-05-11T13:24:00Z"/>
                    <w:lang w:val="en-IN"/>
                  </w:rPr>
                </w:rPrChange>
              </w:rPr>
              <w:pPrChange w:id="501" w:author="nyadav.idmworks@outlook.com" w:date="2020-05-11T13:25:00Z">
                <w:pPr/>
              </w:pPrChange>
            </w:pPr>
            <w:ins w:id="502" w:author="nyadav.idmworks@outlook.com" w:date="2020-05-11T13:24:00Z">
              <w:r w:rsidRPr="004267C7">
                <w:rPr>
                  <w:lang w:val="en-IN"/>
                  <w:rPrChange w:id="503" w:author="nyadav.idmworks@outlook.com" w:date="2020-05-11T13:25:00Z">
                    <w:rPr>
                      <w:lang w:val="en-IN"/>
                    </w:rPr>
                  </w:rPrChange>
                </w:rPr>
                <w:t>ownerid</w:t>
              </w:r>
            </w:ins>
          </w:p>
          <w:p w14:paraId="01C4D940" w14:textId="76CF8AC7" w:rsidR="009847C4" w:rsidRDefault="009847C4" w:rsidP="007864DF">
            <w:pPr>
              <w:rPr>
                <w:ins w:id="504" w:author="nyadav.idmworks@outlook.com" w:date="2020-05-09T23:14:00Z"/>
                <w:lang w:val="en-IN"/>
              </w:rPr>
            </w:pPr>
          </w:p>
        </w:tc>
      </w:tr>
      <w:tr w:rsidR="00980802" w14:paraId="05ED9C5C" w14:textId="77777777" w:rsidTr="007864DF">
        <w:trPr>
          <w:ins w:id="505" w:author="nyadav.idmworks@outlook.com" w:date="2020-05-09T23:14:00Z"/>
        </w:trPr>
        <w:tc>
          <w:tcPr>
            <w:tcW w:w="4508" w:type="dxa"/>
          </w:tcPr>
          <w:p w14:paraId="6170E3B0" w14:textId="77777777" w:rsidR="00980802" w:rsidRPr="00C747D7" w:rsidRDefault="00980802" w:rsidP="007864DF">
            <w:pPr>
              <w:rPr>
                <w:ins w:id="506" w:author="nyadav.idmworks@outlook.com" w:date="2020-05-09T23:14:00Z"/>
                <w:lang w:val="en-IN"/>
              </w:rPr>
            </w:pPr>
          </w:p>
        </w:tc>
        <w:tc>
          <w:tcPr>
            <w:tcW w:w="4508" w:type="dxa"/>
          </w:tcPr>
          <w:p w14:paraId="42DBD0FF" w14:textId="77777777" w:rsidR="00980802" w:rsidRDefault="00980802" w:rsidP="007864DF">
            <w:pPr>
              <w:rPr>
                <w:ins w:id="507" w:author="nyadav.idmworks@outlook.com" w:date="2020-05-09T23:14:00Z"/>
                <w:lang w:val="en-IN"/>
              </w:rPr>
            </w:pPr>
          </w:p>
        </w:tc>
      </w:tr>
    </w:tbl>
    <w:p w14:paraId="2D681E02" w14:textId="22E941E4"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08" w:author="nyadav.idmworks@outlook.com" w:date="2020-05-09T23:14:00Z"/>
          <w:rFonts w:ascii="JetBrains Mono" w:eastAsia="Times New Roman" w:hAnsi="JetBrains Mono" w:cs="Courier New"/>
          <w:color w:val="080808"/>
          <w:sz w:val="20"/>
          <w:szCs w:val="20"/>
        </w:rPr>
      </w:pPr>
    </w:p>
    <w:p w14:paraId="69918CC3" w14:textId="2FC19C22"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09" w:author="nyadav.idmworks@outlook.com" w:date="2020-05-10T00:02:00Z"/>
          <w:rFonts w:ascii="JetBrains Mono" w:eastAsia="Times New Roman" w:hAnsi="JetBrains Mono" w:cs="Courier New"/>
          <w:color w:val="080808"/>
          <w:sz w:val="20"/>
          <w:szCs w:val="20"/>
        </w:rPr>
      </w:pPr>
    </w:p>
    <w:p w14:paraId="5F78427E" w14:textId="3800911A" w:rsidR="00DC58CD" w:rsidRDefault="00DC58CD" w:rsidP="00DC58CD">
      <w:pPr>
        <w:pStyle w:val="Heading2"/>
        <w:rPr>
          <w:ins w:id="510" w:author="nyadav.idmworks@outlook.com" w:date="2020-05-10T00:03:00Z"/>
          <w:lang w:val="en-IN"/>
        </w:rPr>
      </w:pPr>
      <w:bookmarkStart w:id="511" w:name="_Ref39961415"/>
      <w:ins w:id="512" w:author="nyadav.idmworks@outlook.com" w:date="2020-05-10T00:02:00Z">
        <w:r>
          <w:rPr>
            <w:lang w:val="en-IN"/>
          </w:rPr>
          <w:t>a</w:t>
        </w:r>
        <w:r w:rsidRPr="000163D8">
          <w:rPr>
            <w:lang w:val="en-IN"/>
          </w:rPr>
          <w:t>ccounting</w:t>
        </w:r>
        <w:r w:rsidRPr="00DC58CD">
          <w:rPr>
            <w:lang w:val="en-IN"/>
            <w:rPrChange w:id="513" w:author="nyadav.idmworks@outlook.com" w:date="2020-05-10T00:03:00Z">
              <w:rPr>
                <w:rFonts w:ascii="JetBrains Mono" w:eastAsia="Times New Roman" w:hAnsi="JetBrains Mono" w:cs="Courier New"/>
                <w:color w:val="067D17"/>
                <w:sz w:val="20"/>
                <w:szCs w:val="20"/>
              </w:rPr>
            </w:rPrChange>
          </w:rPr>
          <w:t xml:space="preserve"> /searchExpenseByToPartyName</w:t>
        </w:r>
      </w:ins>
      <w:bookmarkEnd w:id="511"/>
    </w:p>
    <w:tbl>
      <w:tblPr>
        <w:tblStyle w:val="TableGrid"/>
        <w:tblW w:w="0" w:type="auto"/>
        <w:tblLook w:val="04A0" w:firstRow="1" w:lastRow="0" w:firstColumn="1" w:lastColumn="0" w:noHBand="0" w:noVBand="1"/>
      </w:tblPr>
      <w:tblGrid>
        <w:gridCol w:w="4508"/>
        <w:gridCol w:w="4508"/>
      </w:tblGrid>
      <w:tr w:rsidR="00972DB9" w14:paraId="16B08996" w14:textId="77777777" w:rsidTr="007864DF">
        <w:trPr>
          <w:ins w:id="514" w:author="nyadav.idmworks@outlook.com" w:date="2020-05-10T00:10:00Z"/>
        </w:trPr>
        <w:tc>
          <w:tcPr>
            <w:tcW w:w="4508" w:type="dxa"/>
          </w:tcPr>
          <w:p w14:paraId="1E523BD2" w14:textId="77777777" w:rsidR="00972DB9" w:rsidRDefault="00972DB9" w:rsidP="007864DF">
            <w:pPr>
              <w:rPr>
                <w:ins w:id="515" w:author="nyadav.idmworks@outlook.com" w:date="2020-05-10T00:10:00Z"/>
                <w:lang w:val="en-IN"/>
              </w:rPr>
            </w:pPr>
            <w:commentRangeStart w:id="516"/>
            <w:ins w:id="517" w:author="nyadav.idmworks@outlook.com" w:date="2020-05-10T00:10:00Z">
              <w:r w:rsidRPr="00672ABE">
                <w:rPr>
                  <w:b/>
                  <w:bCs/>
                  <w:lang w:val="en-IN"/>
                </w:rPr>
                <w:t>API</w:t>
              </w:r>
              <w:commentRangeEnd w:id="516"/>
              <w:r>
                <w:rPr>
                  <w:rStyle w:val="CommentReference"/>
                </w:rPr>
                <w:commentReference w:id="516"/>
              </w:r>
            </w:ins>
          </w:p>
        </w:tc>
        <w:tc>
          <w:tcPr>
            <w:tcW w:w="4508" w:type="dxa"/>
          </w:tcPr>
          <w:p w14:paraId="53CDBBF5" w14:textId="77777777" w:rsidR="00972DB9" w:rsidRDefault="00972DB9" w:rsidP="007864DF">
            <w:pPr>
              <w:rPr>
                <w:ins w:id="518" w:author="nyadav.idmworks@outlook.com" w:date="2020-05-10T00:10:00Z"/>
                <w:lang w:val="en-IN"/>
              </w:rPr>
            </w:pPr>
            <w:ins w:id="519" w:author="nyadav.idmworks@outlook.com" w:date="2020-05-10T00:10:00Z">
              <w:r>
                <w:rPr>
                  <w:b/>
                  <w:bCs/>
                  <w:lang w:val="en-IN"/>
                </w:rPr>
                <w:t xml:space="preserve">THE FIELDS NEED </w:t>
              </w:r>
              <w:commentRangeStart w:id="520"/>
              <w:commentRangeStart w:id="521"/>
              <w:r>
                <w:rPr>
                  <w:b/>
                  <w:bCs/>
                  <w:lang w:val="en-IN"/>
                </w:rPr>
                <w:t>CLARIFICATION</w:t>
              </w:r>
              <w:commentRangeEnd w:id="520"/>
              <w:r>
                <w:rPr>
                  <w:rStyle w:val="CommentReference"/>
                </w:rPr>
                <w:commentReference w:id="520"/>
              </w:r>
              <w:commentRangeEnd w:id="521"/>
              <w:r>
                <w:rPr>
                  <w:rStyle w:val="CommentReference"/>
                </w:rPr>
                <w:commentReference w:id="521"/>
              </w:r>
            </w:ins>
          </w:p>
        </w:tc>
      </w:tr>
      <w:tr w:rsidR="00972DB9" w14:paraId="5749352D" w14:textId="77777777" w:rsidTr="007864DF">
        <w:trPr>
          <w:ins w:id="522" w:author="nyadav.idmworks@outlook.com" w:date="2020-05-10T00:10:00Z"/>
        </w:trPr>
        <w:tc>
          <w:tcPr>
            <w:tcW w:w="4508" w:type="dxa"/>
          </w:tcPr>
          <w:p w14:paraId="26883A67" w14:textId="276586C0" w:rsidR="00972DB9" w:rsidRPr="00EF6519" w:rsidRDefault="00201518" w:rsidP="007864DF">
            <w:pPr>
              <w:rPr>
                <w:ins w:id="523" w:author="nyadav.idmworks@outlook.com" w:date="2020-05-11T13:25:00Z"/>
                <w:rFonts w:ascii="Arial" w:hAnsi="Arial" w:cs="Arial"/>
                <w:color w:val="FF0000"/>
                <w:rPrChange w:id="524" w:author="nyadav.idmworks@outlook.com" w:date="2020-05-11T13:25:00Z">
                  <w:rPr>
                    <w:ins w:id="525" w:author="nyadav.idmworks@outlook.com" w:date="2020-05-11T13:25:00Z"/>
                    <w:rFonts w:ascii="Arial" w:hAnsi="Arial" w:cs="Arial"/>
                    <w:b/>
                    <w:bCs/>
                    <w:color w:val="FF0000"/>
                  </w:rPr>
                </w:rPrChange>
              </w:rPr>
            </w:pPr>
            <w:ins w:id="526" w:author="nyadav.idmworks@outlook.com" w:date="2020-05-11T13:25:00Z">
              <w:r w:rsidRPr="00EF6519">
                <w:rPr>
                  <w:rFonts w:ascii="Arial" w:hAnsi="Arial" w:cs="Arial"/>
                  <w:color w:val="3B4151"/>
                  <w:rPrChange w:id="527" w:author="nyadav.idmworks@outlook.com" w:date="2020-05-11T13:25:00Z">
                    <w:rPr>
                      <w:rFonts w:ascii="Arial" w:hAnsi="Arial" w:cs="Arial"/>
                      <w:b/>
                      <w:bCs/>
                      <w:color w:val="3B4151"/>
                    </w:rPr>
                  </w:rPrChange>
                </w:rPr>
                <w:t>orgId</w:t>
              </w:r>
              <w:r w:rsidR="00EF6519">
                <w:rPr>
                  <w:rFonts w:ascii="Arial" w:hAnsi="Arial" w:cs="Arial"/>
                  <w:color w:val="3B4151"/>
                </w:rPr>
                <w:t>:int</w:t>
              </w:r>
            </w:ins>
          </w:p>
          <w:p w14:paraId="0D9B0255" w14:textId="58F67B01" w:rsidR="00201518" w:rsidRDefault="00201518" w:rsidP="007864DF">
            <w:pPr>
              <w:rPr>
                <w:ins w:id="528" w:author="nyadav.idmworks@outlook.com" w:date="2020-05-10T00:10:00Z"/>
                <w:lang w:val="en-IN"/>
              </w:rPr>
            </w:pPr>
            <w:ins w:id="529" w:author="nyadav.idmworks@outlook.com" w:date="2020-05-11T13:25:00Z">
              <w:r w:rsidRPr="00EF6519">
                <w:rPr>
                  <w:rFonts w:ascii="Arial" w:hAnsi="Arial" w:cs="Arial"/>
                  <w:color w:val="3B4151"/>
                  <w:rPrChange w:id="530" w:author="nyadav.idmworks@outlook.com" w:date="2020-05-11T13:25:00Z">
                    <w:rPr>
                      <w:rFonts w:ascii="Arial" w:hAnsi="Arial" w:cs="Arial"/>
                      <w:b/>
                      <w:bCs/>
                      <w:color w:val="3B4151"/>
                    </w:rPr>
                  </w:rPrChange>
                </w:rPr>
                <w:t>toPartyname</w:t>
              </w:r>
              <w:r w:rsidR="00EF6519">
                <w:rPr>
                  <w:rFonts w:ascii="Arial" w:hAnsi="Arial" w:cs="Arial"/>
                  <w:color w:val="3B4151"/>
                </w:rPr>
                <w:t>:String</w:t>
              </w:r>
            </w:ins>
          </w:p>
        </w:tc>
        <w:tc>
          <w:tcPr>
            <w:tcW w:w="4508" w:type="dxa"/>
          </w:tcPr>
          <w:p w14:paraId="27E23818" w14:textId="61B58681" w:rsidR="007E2E13" w:rsidRDefault="007E2E13" w:rsidP="007E2E13">
            <w:pPr>
              <w:rPr>
                <w:ins w:id="531" w:author="nyadav.idmworks@outlook.com" w:date="2020-05-11T13:26:00Z"/>
                <w:b/>
                <w:bCs/>
                <w:lang w:val="en-IN"/>
              </w:rPr>
            </w:pPr>
            <w:ins w:id="532" w:author="nyadav.idmworks@outlook.com" w:date="2020-05-11T13:26:00Z">
              <w:r w:rsidRPr="00293DA2">
                <w:rPr>
                  <w:b/>
                  <w:bCs/>
                  <w:lang w:val="en-IN"/>
                </w:rPr>
                <w:t xml:space="preserve">You will get a List of </w:t>
              </w:r>
              <w:r>
                <w:rPr>
                  <w:b/>
                  <w:bCs/>
                  <w:lang w:val="en-IN"/>
                </w:rPr>
                <w:t>Expense</w:t>
              </w:r>
              <w:r w:rsidRPr="00293DA2">
                <w:rPr>
                  <w:b/>
                  <w:bCs/>
                  <w:lang w:val="en-IN"/>
                </w:rPr>
                <w:t xml:space="preserve"> and only following fields will be present: </w:t>
              </w:r>
            </w:ins>
          </w:p>
          <w:p w14:paraId="390A79A7" w14:textId="77777777" w:rsidR="005D6D3F" w:rsidRPr="002B502B" w:rsidRDefault="005D6D3F" w:rsidP="002B502B">
            <w:pPr>
              <w:pStyle w:val="ListParagraph"/>
              <w:numPr>
                <w:ilvl w:val="0"/>
                <w:numId w:val="24"/>
              </w:numPr>
              <w:rPr>
                <w:ins w:id="533" w:author="nyadav.idmworks@outlook.com" w:date="2020-05-11T13:27:00Z"/>
                <w:lang w:val="en-IN"/>
                <w:rPrChange w:id="534" w:author="nyadav.idmworks@outlook.com" w:date="2020-05-11T13:27:00Z">
                  <w:rPr>
                    <w:ins w:id="535" w:author="nyadav.idmworks@outlook.com" w:date="2020-05-11T13:27:00Z"/>
                    <w:b/>
                    <w:bCs/>
                    <w:lang w:val="en-IN"/>
                  </w:rPr>
                </w:rPrChange>
              </w:rPr>
              <w:pPrChange w:id="536" w:author="nyadav.idmworks@outlook.com" w:date="2020-05-11T13:27:00Z">
                <w:pPr/>
              </w:pPrChange>
            </w:pPr>
            <w:ins w:id="537" w:author="nyadav.idmworks@outlook.com" w:date="2020-05-11T13:27:00Z">
              <w:r w:rsidRPr="002B502B">
                <w:rPr>
                  <w:lang w:val="en-IN"/>
                  <w:rPrChange w:id="538" w:author="nyadav.idmworks@outlook.com" w:date="2020-05-11T13:27:00Z">
                    <w:rPr>
                      <w:b/>
                      <w:bCs/>
                      <w:lang w:val="en-IN"/>
                    </w:rPr>
                  </w:rPrChange>
                </w:rPr>
                <w:t>toPartyGSTNO</w:t>
              </w:r>
            </w:ins>
          </w:p>
          <w:p w14:paraId="61E9BDD4" w14:textId="77777777" w:rsidR="005D6D3F" w:rsidRPr="002B502B" w:rsidRDefault="005D6D3F" w:rsidP="002B502B">
            <w:pPr>
              <w:pStyle w:val="ListParagraph"/>
              <w:numPr>
                <w:ilvl w:val="0"/>
                <w:numId w:val="24"/>
              </w:numPr>
              <w:rPr>
                <w:ins w:id="539" w:author="nyadav.idmworks@outlook.com" w:date="2020-05-11T13:27:00Z"/>
                <w:lang w:val="en-IN"/>
                <w:rPrChange w:id="540" w:author="nyadav.idmworks@outlook.com" w:date="2020-05-11T13:27:00Z">
                  <w:rPr>
                    <w:ins w:id="541" w:author="nyadav.idmworks@outlook.com" w:date="2020-05-11T13:27:00Z"/>
                    <w:b/>
                    <w:bCs/>
                    <w:lang w:val="en-IN"/>
                  </w:rPr>
                </w:rPrChange>
              </w:rPr>
              <w:pPrChange w:id="542" w:author="nyadav.idmworks@outlook.com" w:date="2020-05-11T13:27:00Z">
                <w:pPr/>
              </w:pPrChange>
            </w:pPr>
            <w:ins w:id="543" w:author="nyadav.idmworks@outlook.com" w:date="2020-05-11T13:27:00Z">
              <w:r w:rsidRPr="002B502B">
                <w:rPr>
                  <w:lang w:val="en-IN"/>
                  <w:rPrChange w:id="544" w:author="nyadav.idmworks@outlook.com" w:date="2020-05-11T13:27:00Z">
                    <w:rPr>
                      <w:b/>
                      <w:bCs/>
                      <w:lang w:val="en-IN"/>
                    </w:rPr>
                  </w:rPrChange>
                </w:rPr>
                <w:t>toPartyName</w:t>
              </w:r>
            </w:ins>
          </w:p>
          <w:p w14:paraId="0BF5E5B2" w14:textId="5F2456C4" w:rsidR="005D6D3F" w:rsidRPr="002B502B" w:rsidRDefault="005D6D3F" w:rsidP="002B502B">
            <w:pPr>
              <w:pStyle w:val="ListParagraph"/>
              <w:numPr>
                <w:ilvl w:val="0"/>
                <w:numId w:val="24"/>
              </w:numPr>
              <w:rPr>
                <w:ins w:id="545" w:author="nyadav.idmworks@outlook.com" w:date="2020-05-11T13:26:00Z"/>
                <w:lang w:val="en-IN"/>
                <w:rPrChange w:id="546" w:author="nyadav.idmworks@outlook.com" w:date="2020-05-11T13:27:00Z">
                  <w:rPr>
                    <w:ins w:id="547" w:author="nyadav.idmworks@outlook.com" w:date="2020-05-11T13:26:00Z"/>
                    <w:b/>
                    <w:bCs/>
                    <w:lang w:val="en-IN"/>
                  </w:rPr>
                </w:rPrChange>
              </w:rPr>
              <w:pPrChange w:id="548" w:author="nyadav.idmworks@outlook.com" w:date="2020-05-11T13:27:00Z">
                <w:pPr/>
              </w:pPrChange>
            </w:pPr>
            <w:ins w:id="549" w:author="nyadav.idmworks@outlook.com" w:date="2020-05-11T13:27:00Z">
              <w:r w:rsidRPr="002B502B">
                <w:rPr>
                  <w:lang w:val="en-IN"/>
                  <w:rPrChange w:id="550" w:author="nyadav.idmworks@outlook.com" w:date="2020-05-11T13:27:00Z">
                    <w:rPr>
                      <w:b/>
                      <w:bCs/>
                      <w:lang w:val="en-IN"/>
                    </w:rPr>
                  </w:rPrChange>
                </w:rPr>
                <w:t>toPartyMobileNO</w:t>
              </w:r>
            </w:ins>
          </w:p>
          <w:p w14:paraId="0EB52B42" w14:textId="77777777" w:rsidR="00972DB9" w:rsidRDefault="00972DB9" w:rsidP="007864DF">
            <w:pPr>
              <w:rPr>
                <w:ins w:id="551" w:author="nyadav.idmworks@outlook.com" w:date="2020-05-10T00:10:00Z"/>
                <w:lang w:val="en-IN"/>
              </w:rPr>
            </w:pPr>
          </w:p>
        </w:tc>
      </w:tr>
      <w:tr w:rsidR="00972DB9" w14:paraId="56B0986B" w14:textId="77777777" w:rsidTr="007864DF">
        <w:trPr>
          <w:ins w:id="552" w:author="nyadav.idmworks@outlook.com" w:date="2020-05-10T00:10:00Z"/>
        </w:trPr>
        <w:tc>
          <w:tcPr>
            <w:tcW w:w="4508" w:type="dxa"/>
          </w:tcPr>
          <w:p w14:paraId="2E89F403" w14:textId="77777777" w:rsidR="00972DB9" w:rsidRPr="00C747D7" w:rsidRDefault="00972DB9" w:rsidP="007864DF">
            <w:pPr>
              <w:rPr>
                <w:ins w:id="553" w:author="nyadav.idmworks@outlook.com" w:date="2020-05-10T00:10:00Z"/>
                <w:lang w:val="en-IN"/>
              </w:rPr>
            </w:pPr>
          </w:p>
        </w:tc>
        <w:tc>
          <w:tcPr>
            <w:tcW w:w="4508" w:type="dxa"/>
          </w:tcPr>
          <w:p w14:paraId="7D62E9CF" w14:textId="77777777" w:rsidR="00972DB9" w:rsidRDefault="00972DB9" w:rsidP="007864DF">
            <w:pPr>
              <w:rPr>
                <w:ins w:id="554" w:author="nyadav.idmworks@outlook.com" w:date="2020-05-10T00:10:00Z"/>
                <w:lang w:val="en-IN"/>
              </w:rPr>
            </w:pPr>
          </w:p>
        </w:tc>
      </w:tr>
    </w:tbl>
    <w:p w14:paraId="08CB6EC3" w14:textId="46679B27" w:rsidR="009A494E" w:rsidRDefault="009A494E" w:rsidP="009A494E">
      <w:pPr>
        <w:rPr>
          <w:ins w:id="555" w:author="nyadav.idmworks@outlook.com" w:date="2020-05-10T00:10:00Z"/>
          <w:lang w:val="en-IN"/>
        </w:rPr>
      </w:pPr>
    </w:p>
    <w:p w14:paraId="1A4C1BF4" w14:textId="25C3EB18" w:rsidR="001800A0" w:rsidRPr="001800A0" w:rsidRDefault="001800A0">
      <w:pPr>
        <w:pStyle w:val="Heading2"/>
        <w:rPr>
          <w:ins w:id="556" w:author="nyadav.idmworks@outlook.com" w:date="2020-05-10T00:10:00Z"/>
          <w:lang w:val="en-IN"/>
          <w:rPrChange w:id="557" w:author="nyadav.idmworks@outlook.com" w:date="2020-05-10T00:10:00Z">
            <w:rPr>
              <w:ins w:id="558" w:author="nyadav.idmworks@outlook.com" w:date="2020-05-10T00:10:00Z"/>
              <w:rFonts w:ascii="JetBrains Mono" w:eastAsia="Times New Roman" w:hAnsi="JetBrains Mono" w:cs="Courier New"/>
              <w:color w:val="080808"/>
              <w:sz w:val="20"/>
              <w:szCs w:val="20"/>
            </w:rPr>
          </w:rPrChange>
        </w:rPr>
        <w:pPrChange w:id="559" w:author="nyadav.idmworks@outlook.com" w:date="2020-05-10T00:10: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bookmarkStart w:id="560" w:name="_Ref39961889"/>
      <w:ins w:id="561" w:author="nyadav.idmworks@outlook.com" w:date="2020-05-10T00:10:00Z">
        <w:r w:rsidRPr="001800A0">
          <w:rPr>
            <w:lang w:val="en-IN"/>
            <w:rPrChange w:id="562" w:author="nyadav.idmworks@outlook.com" w:date="2020-05-10T00:10:00Z">
              <w:rPr>
                <w:rFonts w:ascii="JetBrains Mono" w:eastAsia="Times New Roman" w:hAnsi="JetBrains Mono" w:cs="Courier New"/>
                <w:color w:val="067D17"/>
                <w:sz w:val="20"/>
                <w:szCs w:val="20"/>
              </w:rPr>
            </w:rPrChange>
          </w:rPr>
          <w:t>employee/getEmployeeListByName</w:t>
        </w:r>
        <w:bookmarkEnd w:id="560"/>
      </w:ins>
    </w:p>
    <w:tbl>
      <w:tblPr>
        <w:tblStyle w:val="TableGrid"/>
        <w:tblW w:w="0" w:type="auto"/>
        <w:tblLook w:val="04A0" w:firstRow="1" w:lastRow="0" w:firstColumn="1" w:lastColumn="0" w:noHBand="0" w:noVBand="1"/>
      </w:tblPr>
      <w:tblGrid>
        <w:gridCol w:w="4508"/>
        <w:gridCol w:w="4508"/>
      </w:tblGrid>
      <w:tr w:rsidR="00972DB9" w14:paraId="7A3B5270" w14:textId="77777777" w:rsidTr="007864DF">
        <w:trPr>
          <w:ins w:id="563" w:author="nyadav.idmworks@outlook.com" w:date="2020-05-10T00:10:00Z"/>
        </w:trPr>
        <w:tc>
          <w:tcPr>
            <w:tcW w:w="4508" w:type="dxa"/>
          </w:tcPr>
          <w:p w14:paraId="3F530F55" w14:textId="77777777" w:rsidR="00972DB9" w:rsidRDefault="00972DB9" w:rsidP="007864DF">
            <w:pPr>
              <w:rPr>
                <w:ins w:id="564" w:author="nyadav.idmworks@outlook.com" w:date="2020-05-10T00:10:00Z"/>
                <w:lang w:val="en-IN"/>
              </w:rPr>
            </w:pPr>
            <w:commentRangeStart w:id="565"/>
            <w:ins w:id="566" w:author="nyadav.idmworks@outlook.com" w:date="2020-05-10T00:10:00Z">
              <w:r w:rsidRPr="00672ABE">
                <w:rPr>
                  <w:b/>
                  <w:bCs/>
                  <w:lang w:val="en-IN"/>
                </w:rPr>
                <w:t>API</w:t>
              </w:r>
              <w:commentRangeEnd w:id="565"/>
              <w:r>
                <w:rPr>
                  <w:rStyle w:val="CommentReference"/>
                </w:rPr>
                <w:commentReference w:id="565"/>
              </w:r>
            </w:ins>
          </w:p>
        </w:tc>
        <w:tc>
          <w:tcPr>
            <w:tcW w:w="4508" w:type="dxa"/>
          </w:tcPr>
          <w:p w14:paraId="7080048C" w14:textId="77777777" w:rsidR="00972DB9" w:rsidRDefault="00972DB9" w:rsidP="007864DF">
            <w:pPr>
              <w:rPr>
                <w:ins w:id="567" w:author="nyadav.idmworks@outlook.com" w:date="2020-05-10T00:10:00Z"/>
                <w:lang w:val="en-IN"/>
              </w:rPr>
            </w:pPr>
            <w:ins w:id="568" w:author="nyadav.idmworks@outlook.com" w:date="2020-05-10T00:10:00Z">
              <w:r>
                <w:rPr>
                  <w:b/>
                  <w:bCs/>
                  <w:lang w:val="en-IN"/>
                </w:rPr>
                <w:t xml:space="preserve">THE FIELDS NEED </w:t>
              </w:r>
              <w:commentRangeStart w:id="569"/>
              <w:commentRangeStart w:id="570"/>
              <w:r>
                <w:rPr>
                  <w:b/>
                  <w:bCs/>
                  <w:lang w:val="en-IN"/>
                </w:rPr>
                <w:t>CLARIFICATION</w:t>
              </w:r>
              <w:commentRangeEnd w:id="569"/>
              <w:r>
                <w:rPr>
                  <w:rStyle w:val="CommentReference"/>
                </w:rPr>
                <w:commentReference w:id="569"/>
              </w:r>
              <w:commentRangeEnd w:id="570"/>
              <w:r>
                <w:rPr>
                  <w:rStyle w:val="CommentReference"/>
                </w:rPr>
                <w:commentReference w:id="570"/>
              </w:r>
            </w:ins>
          </w:p>
        </w:tc>
      </w:tr>
      <w:tr w:rsidR="00972DB9" w14:paraId="74B48337" w14:textId="77777777" w:rsidTr="007864DF">
        <w:trPr>
          <w:ins w:id="571" w:author="nyadav.idmworks@outlook.com" w:date="2020-05-10T00:10:00Z"/>
        </w:trPr>
        <w:tc>
          <w:tcPr>
            <w:tcW w:w="4508" w:type="dxa"/>
          </w:tcPr>
          <w:p w14:paraId="16486899" w14:textId="77777777" w:rsidR="00CA3BEC" w:rsidRPr="00CA3BEC" w:rsidRDefault="00CA3BEC" w:rsidP="00CA3BEC">
            <w:pPr>
              <w:rPr>
                <w:ins w:id="572" w:author="nyadav.idmworks@outlook.com" w:date="2020-05-11T13:28:00Z"/>
                <w:lang w:val="en-IN"/>
              </w:rPr>
            </w:pPr>
            <w:ins w:id="573" w:author="nyadav.idmworks@outlook.com" w:date="2020-05-11T13:28:00Z">
              <w:r w:rsidRPr="00CA3BEC">
                <w:rPr>
                  <w:lang w:val="en-IN"/>
                </w:rPr>
                <w:t>{</w:t>
              </w:r>
            </w:ins>
          </w:p>
          <w:p w14:paraId="72E16190" w14:textId="77777777" w:rsidR="00CA3BEC" w:rsidRPr="00CA3BEC" w:rsidRDefault="00CA3BEC" w:rsidP="00CA3BEC">
            <w:pPr>
              <w:rPr>
                <w:ins w:id="574" w:author="nyadav.idmworks@outlook.com" w:date="2020-05-11T13:28:00Z"/>
                <w:lang w:val="en-IN"/>
              </w:rPr>
            </w:pPr>
            <w:ins w:id="575" w:author="nyadav.idmworks@outlook.com" w:date="2020-05-11T13:28:00Z">
              <w:r w:rsidRPr="00CA3BEC">
                <w:rPr>
                  <w:lang w:val="en-IN"/>
                </w:rPr>
                <w:t xml:space="preserve">  "createdbyId": "string",</w:t>
              </w:r>
            </w:ins>
          </w:p>
          <w:p w14:paraId="4B68C30E" w14:textId="77777777" w:rsidR="00CA3BEC" w:rsidRPr="00CA3BEC" w:rsidRDefault="00CA3BEC" w:rsidP="00CA3BEC">
            <w:pPr>
              <w:rPr>
                <w:ins w:id="576" w:author="nyadav.idmworks@outlook.com" w:date="2020-05-11T13:28:00Z"/>
                <w:lang w:val="en-IN"/>
              </w:rPr>
            </w:pPr>
            <w:ins w:id="577" w:author="nyadav.idmworks@outlook.com" w:date="2020-05-11T13:28:00Z">
              <w:r w:rsidRPr="00CA3BEC">
                <w:rPr>
                  <w:lang w:val="en-IN"/>
                </w:rPr>
                <w:t xml:space="preserve">  "currentAccountBalance": 0,</w:t>
              </w:r>
            </w:ins>
          </w:p>
          <w:p w14:paraId="0D0FBFBD" w14:textId="77777777" w:rsidR="00CA3BEC" w:rsidRPr="00CA3BEC" w:rsidRDefault="00CA3BEC" w:rsidP="00CA3BEC">
            <w:pPr>
              <w:rPr>
                <w:ins w:id="578" w:author="nyadav.idmworks@outlook.com" w:date="2020-05-11T13:28:00Z"/>
                <w:lang w:val="en-IN"/>
              </w:rPr>
            </w:pPr>
            <w:ins w:id="579" w:author="nyadav.idmworks@outlook.com" w:date="2020-05-11T13:28:00Z">
              <w:r w:rsidRPr="00CA3BEC">
                <w:rPr>
                  <w:lang w:val="en-IN"/>
                </w:rPr>
                <w:t xml:space="preserve">  "currentsalarybalance": 0,</w:t>
              </w:r>
            </w:ins>
          </w:p>
          <w:p w14:paraId="303B6C5C" w14:textId="77777777" w:rsidR="00CA3BEC" w:rsidRPr="00CA3BEC" w:rsidRDefault="00CA3BEC" w:rsidP="00CA3BEC">
            <w:pPr>
              <w:rPr>
                <w:ins w:id="580" w:author="nyadav.idmworks@outlook.com" w:date="2020-05-11T13:28:00Z"/>
                <w:lang w:val="en-IN"/>
              </w:rPr>
            </w:pPr>
            <w:ins w:id="581" w:author="nyadav.idmworks@outlook.com" w:date="2020-05-11T13:28:00Z">
              <w:r w:rsidRPr="00CA3BEC">
                <w:rPr>
                  <w:lang w:val="en-IN"/>
                </w:rPr>
                <w:t xml:space="preserve">  "displayName": "string",</w:t>
              </w:r>
            </w:ins>
          </w:p>
          <w:p w14:paraId="72B8CFD3" w14:textId="77777777" w:rsidR="00CA3BEC" w:rsidRPr="00CA3BEC" w:rsidRDefault="00CA3BEC" w:rsidP="00CA3BEC">
            <w:pPr>
              <w:rPr>
                <w:ins w:id="582" w:author="nyadav.idmworks@outlook.com" w:date="2020-05-11T13:28:00Z"/>
                <w:lang w:val="en-IN"/>
              </w:rPr>
            </w:pPr>
            <w:ins w:id="583" w:author="nyadav.idmworks@outlook.com" w:date="2020-05-11T13:28:00Z">
              <w:r w:rsidRPr="00CA3BEC">
                <w:rPr>
                  <w:lang w:val="en-IN"/>
                </w:rPr>
                <w:t xml:space="preserve">  "first": "string",</w:t>
              </w:r>
            </w:ins>
          </w:p>
          <w:p w14:paraId="3709B9A7" w14:textId="77777777" w:rsidR="00CA3BEC" w:rsidRPr="00CA3BEC" w:rsidRDefault="00CA3BEC" w:rsidP="00CA3BEC">
            <w:pPr>
              <w:rPr>
                <w:ins w:id="584" w:author="nyadav.idmworks@outlook.com" w:date="2020-05-11T13:28:00Z"/>
                <w:lang w:val="en-IN"/>
              </w:rPr>
            </w:pPr>
            <w:ins w:id="585" w:author="nyadav.idmworks@outlook.com" w:date="2020-05-11T13:28:00Z">
              <w:r w:rsidRPr="00CA3BEC">
                <w:rPr>
                  <w:lang w:val="en-IN"/>
                </w:rPr>
                <w:t xml:space="preserve">  "initialSalaryBalance": 0,</w:t>
              </w:r>
            </w:ins>
          </w:p>
          <w:p w14:paraId="0B241A02" w14:textId="77777777" w:rsidR="00CA3BEC" w:rsidRPr="00CA3BEC" w:rsidRDefault="00CA3BEC" w:rsidP="00CA3BEC">
            <w:pPr>
              <w:rPr>
                <w:ins w:id="586" w:author="nyadav.idmworks@outlook.com" w:date="2020-05-11T13:28:00Z"/>
                <w:lang w:val="en-IN"/>
              </w:rPr>
            </w:pPr>
            <w:ins w:id="587" w:author="nyadav.idmworks@outlook.com" w:date="2020-05-11T13:28:00Z">
              <w:r w:rsidRPr="00CA3BEC">
                <w:rPr>
                  <w:lang w:val="en-IN"/>
                </w:rPr>
                <w:t xml:space="preserve">  "last": "string",</w:t>
              </w:r>
            </w:ins>
          </w:p>
          <w:p w14:paraId="03066625" w14:textId="77777777" w:rsidR="00CA3BEC" w:rsidRPr="00CA3BEC" w:rsidRDefault="00CA3BEC" w:rsidP="00CA3BEC">
            <w:pPr>
              <w:rPr>
                <w:ins w:id="588" w:author="nyadav.idmworks@outlook.com" w:date="2020-05-11T13:28:00Z"/>
                <w:lang w:val="en-IN"/>
              </w:rPr>
            </w:pPr>
            <w:ins w:id="589" w:author="nyadav.idmworks@outlook.com" w:date="2020-05-11T13:28:00Z">
              <w:r w:rsidRPr="00CA3BEC">
                <w:rPr>
                  <w:lang w:val="en-IN"/>
                </w:rPr>
                <w:t xml:space="preserve">  "lastsalarybalance": 0,</w:t>
              </w:r>
            </w:ins>
          </w:p>
          <w:p w14:paraId="27893B63" w14:textId="77777777" w:rsidR="00CA3BEC" w:rsidRPr="00CA3BEC" w:rsidRDefault="00CA3BEC" w:rsidP="00CA3BEC">
            <w:pPr>
              <w:rPr>
                <w:ins w:id="590" w:author="nyadav.idmworks@outlook.com" w:date="2020-05-11T13:28:00Z"/>
                <w:lang w:val="en-IN"/>
              </w:rPr>
            </w:pPr>
            <w:ins w:id="591" w:author="nyadav.idmworks@outlook.com" w:date="2020-05-11T13:28:00Z">
              <w:r w:rsidRPr="00CA3BEC">
                <w:rPr>
                  <w:lang w:val="en-IN"/>
                </w:rPr>
                <w:t xml:space="preserve">  "loginrequired": true,</w:t>
              </w:r>
            </w:ins>
          </w:p>
          <w:p w14:paraId="56B8034E" w14:textId="77777777" w:rsidR="00CA3BEC" w:rsidRPr="00CA3BEC" w:rsidRDefault="00CA3BEC" w:rsidP="00CA3BEC">
            <w:pPr>
              <w:rPr>
                <w:ins w:id="592" w:author="nyadav.idmworks@outlook.com" w:date="2020-05-11T13:28:00Z"/>
                <w:lang w:val="en-IN"/>
              </w:rPr>
            </w:pPr>
            <w:ins w:id="593" w:author="nyadav.idmworks@outlook.com" w:date="2020-05-11T13:28:00Z">
              <w:r w:rsidRPr="00CA3BEC">
                <w:rPr>
                  <w:lang w:val="en-IN"/>
                </w:rPr>
                <w:t xml:space="preserve">  "loginusername": "string",</w:t>
              </w:r>
            </w:ins>
          </w:p>
          <w:p w14:paraId="6C63BCF9" w14:textId="77777777" w:rsidR="00CA3BEC" w:rsidRPr="00CA3BEC" w:rsidRDefault="00CA3BEC" w:rsidP="00CA3BEC">
            <w:pPr>
              <w:rPr>
                <w:ins w:id="594" w:author="nyadav.idmworks@outlook.com" w:date="2020-05-11T13:28:00Z"/>
                <w:lang w:val="en-IN"/>
              </w:rPr>
            </w:pPr>
            <w:ins w:id="595" w:author="nyadav.idmworks@outlook.com" w:date="2020-05-11T13:28:00Z">
              <w:r w:rsidRPr="00CA3BEC">
                <w:rPr>
                  <w:lang w:val="en-IN"/>
                </w:rPr>
                <w:t xml:space="preserve">  "mobile": "string",</w:t>
              </w:r>
            </w:ins>
          </w:p>
          <w:p w14:paraId="49557D0A" w14:textId="77777777" w:rsidR="00CA3BEC" w:rsidRPr="00CA3BEC" w:rsidRDefault="00CA3BEC" w:rsidP="00CA3BEC">
            <w:pPr>
              <w:rPr>
                <w:ins w:id="596" w:author="nyadav.idmworks@outlook.com" w:date="2020-05-11T13:28:00Z"/>
                <w:lang w:val="en-IN"/>
              </w:rPr>
            </w:pPr>
            <w:ins w:id="597" w:author="nyadav.idmworks@outlook.com" w:date="2020-05-11T13:28:00Z">
              <w:r w:rsidRPr="00CA3BEC">
                <w:rPr>
                  <w:lang w:val="en-IN"/>
                </w:rPr>
                <w:t xml:space="preserve">  "orgId": 0,</w:t>
              </w:r>
            </w:ins>
          </w:p>
          <w:p w14:paraId="6FAAC7B7" w14:textId="77777777" w:rsidR="00CA3BEC" w:rsidRPr="00CA3BEC" w:rsidRDefault="00CA3BEC" w:rsidP="00CA3BEC">
            <w:pPr>
              <w:rPr>
                <w:ins w:id="598" w:author="nyadav.idmworks@outlook.com" w:date="2020-05-11T13:28:00Z"/>
                <w:lang w:val="en-IN"/>
              </w:rPr>
            </w:pPr>
            <w:ins w:id="599" w:author="nyadav.idmworks@outlook.com" w:date="2020-05-11T13:28:00Z">
              <w:r w:rsidRPr="00CA3BEC">
                <w:rPr>
                  <w:lang w:val="en-IN"/>
                </w:rPr>
                <w:t xml:space="preserve">  "type": "string"</w:t>
              </w:r>
            </w:ins>
          </w:p>
          <w:p w14:paraId="50D67BF6" w14:textId="05BCA494" w:rsidR="00972DB9" w:rsidRDefault="00CA3BEC" w:rsidP="00CA3BEC">
            <w:pPr>
              <w:rPr>
                <w:ins w:id="600" w:author="nyadav.idmworks@outlook.com" w:date="2020-05-10T00:10:00Z"/>
                <w:lang w:val="en-IN"/>
              </w:rPr>
            </w:pPr>
            <w:ins w:id="601" w:author="nyadav.idmworks@outlook.com" w:date="2020-05-11T13:28:00Z">
              <w:r w:rsidRPr="00CA3BEC">
                <w:rPr>
                  <w:lang w:val="en-IN"/>
                </w:rPr>
                <w:t>}</w:t>
              </w:r>
            </w:ins>
          </w:p>
        </w:tc>
        <w:tc>
          <w:tcPr>
            <w:tcW w:w="4508" w:type="dxa"/>
          </w:tcPr>
          <w:p w14:paraId="65462B6B" w14:textId="77777777" w:rsidR="00972DB9" w:rsidRDefault="00805631" w:rsidP="007864DF">
            <w:pPr>
              <w:rPr>
                <w:ins w:id="602" w:author="nyadav.idmworks@outlook.com" w:date="2020-05-11T13:28:00Z"/>
                <w:lang w:val="en-IN"/>
              </w:rPr>
            </w:pPr>
            <w:ins w:id="603" w:author="nyadav.idmworks@outlook.com" w:date="2020-05-11T13:28:00Z">
              <w:r>
                <w:rPr>
                  <w:lang w:val="en-IN"/>
                </w:rPr>
                <w:t xml:space="preserve">You need to only pass: </w:t>
              </w:r>
            </w:ins>
          </w:p>
          <w:p w14:paraId="46A4D556" w14:textId="3D1989E0" w:rsidR="00805631" w:rsidRDefault="00E71C77" w:rsidP="007864DF">
            <w:pPr>
              <w:rPr>
                <w:ins w:id="604" w:author="nyadav.idmworks@outlook.com" w:date="2020-05-11T13:29:00Z"/>
                <w:lang w:val="en-IN"/>
              </w:rPr>
            </w:pPr>
            <w:ins w:id="605" w:author="nyadav.idmworks@outlook.com" w:date="2020-05-11T13:29:00Z">
              <w:r>
                <w:rPr>
                  <w:lang w:val="en-IN"/>
                </w:rPr>
                <w:t xml:space="preserve">LoggedinUser: </w:t>
              </w:r>
            </w:ins>
            <w:ins w:id="606" w:author="nyadav.idmworks@outlook.com" w:date="2020-05-11T13:28:00Z">
              <w:r w:rsidR="00805631">
                <w:rPr>
                  <w:lang w:val="en-IN"/>
                </w:rPr>
                <w:t>orgId</w:t>
              </w:r>
            </w:ins>
            <w:ins w:id="607" w:author="nyadav.idmworks@outlook.com" w:date="2020-05-11T13:29:00Z">
              <w:r>
                <w:rPr>
                  <w:lang w:val="en-IN"/>
                </w:rPr>
                <w:t xml:space="preserve"> </w:t>
              </w:r>
              <w:r w:rsidR="00250AC7" w:rsidRPr="00250AC7">
                <w:rPr>
                  <w:lang w:val="en-IN"/>
                </w:rPr>
                <w:sym w:font="Wingdings" w:char="F0E0"/>
              </w:r>
              <w:r>
                <w:rPr>
                  <w:lang w:val="en-IN"/>
                </w:rPr>
                <w:t xml:space="preserve"> OrgID</w:t>
              </w:r>
            </w:ins>
          </w:p>
          <w:p w14:paraId="21572A78" w14:textId="77777777" w:rsidR="00805631" w:rsidRDefault="00805631" w:rsidP="007864DF">
            <w:pPr>
              <w:rPr>
                <w:ins w:id="608" w:author="nyadav.idmworks@outlook.com" w:date="2020-05-11T13:29:00Z"/>
                <w:lang w:val="en-IN"/>
              </w:rPr>
            </w:pPr>
            <w:ins w:id="609" w:author="nyadav.idmworks@outlook.com" w:date="2020-05-11T13:28:00Z">
              <w:r>
                <w:rPr>
                  <w:lang w:val="en-IN"/>
                </w:rPr>
                <w:t>Name</w:t>
              </w:r>
            </w:ins>
            <w:ins w:id="610" w:author="nyadav.idmworks@outlook.com" w:date="2020-05-11T13:29:00Z">
              <w:r w:rsidR="00112451">
                <w:rPr>
                  <w:lang w:val="en-IN"/>
                </w:rPr>
                <w:t xml:space="preserve"> on the search box</w:t>
              </w:r>
            </w:ins>
            <w:ins w:id="611" w:author="nyadav.idmworks@outlook.com" w:date="2020-05-11T13:28:00Z">
              <w:r w:rsidRPr="00805631">
                <w:rPr>
                  <w:lang w:val="en-IN"/>
                </w:rPr>
                <w:sym w:font="Wingdings" w:char="F0E0"/>
              </w:r>
              <w:r>
                <w:rPr>
                  <w:lang w:val="en-IN"/>
                </w:rPr>
                <w:t xml:space="preserve"> </w:t>
              </w:r>
            </w:ins>
            <w:ins w:id="612" w:author="nyadav.idmworks@outlook.com" w:date="2020-05-11T13:29:00Z">
              <w:r w:rsidRPr="00CA3BEC">
                <w:rPr>
                  <w:lang w:val="en-IN"/>
                </w:rPr>
                <w:t>first</w:t>
              </w:r>
            </w:ins>
          </w:p>
          <w:p w14:paraId="6378507D" w14:textId="77777777" w:rsidR="00B75B02" w:rsidRDefault="00B75B02" w:rsidP="007864DF">
            <w:pPr>
              <w:rPr>
                <w:ins w:id="613" w:author="nyadav.idmworks@outlook.com" w:date="2020-05-11T13:29:00Z"/>
                <w:lang w:val="en-IN"/>
              </w:rPr>
            </w:pPr>
          </w:p>
          <w:p w14:paraId="0D44764F" w14:textId="77777777" w:rsidR="00B75B02" w:rsidRDefault="00B75B02" w:rsidP="007864DF">
            <w:pPr>
              <w:rPr>
                <w:ins w:id="614" w:author="nyadav.idmworks@outlook.com" w:date="2020-05-11T13:30:00Z"/>
                <w:lang w:val="en-IN"/>
              </w:rPr>
            </w:pPr>
            <w:ins w:id="615" w:author="nyadav.idmworks@outlook.com" w:date="2020-05-11T13:29:00Z">
              <w:r>
                <w:rPr>
                  <w:lang w:val="en-IN"/>
                </w:rPr>
                <w:t>You will only get following fields in the EmployeeBean List</w:t>
              </w:r>
            </w:ins>
            <w:ins w:id="616" w:author="nyadav.idmworks@outlook.com" w:date="2020-05-11T13:30:00Z">
              <w:r>
                <w:rPr>
                  <w:lang w:val="en-IN"/>
                </w:rPr>
                <w:t>:</w:t>
              </w:r>
            </w:ins>
          </w:p>
          <w:p w14:paraId="6814775A" w14:textId="77777777" w:rsidR="00B75B02" w:rsidRDefault="00B75B02" w:rsidP="007864DF">
            <w:pPr>
              <w:rPr>
                <w:ins w:id="617" w:author="nyadav.idmworks@outlook.com" w:date="2020-05-11T13:30:00Z"/>
                <w:lang w:val="en-IN"/>
              </w:rPr>
            </w:pPr>
          </w:p>
          <w:p w14:paraId="3B9CCA1D" w14:textId="77777777" w:rsidR="002B4F78" w:rsidRDefault="002B4F78" w:rsidP="007864DF">
            <w:pPr>
              <w:rPr>
                <w:ins w:id="618" w:author="nyadav.idmworks@outlook.com" w:date="2020-05-11T13:30:00Z"/>
                <w:lang w:val="en-IN"/>
              </w:rPr>
            </w:pPr>
            <w:ins w:id="619" w:author="nyadav.idmworks@outlook.com" w:date="2020-05-11T13:30:00Z">
              <w:r>
                <w:rPr>
                  <w:lang w:val="en-IN"/>
                </w:rPr>
                <w:t>First</w:t>
              </w:r>
            </w:ins>
          </w:p>
          <w:p w14:paraId="049F80BD" w14:textId="77777777" w:rsidR="002B4F78" w:rsidRDefault="002B4F78" w:rsidP="007864DF">
            <w:pPr>
              <w:rPr>
                <w:ins w:id="620" w:author="nyadav.idmworks@outlook.com" w:date="2020-05-11T13:30:00Z"/>
                <w:lang w:val="en-IN"/>
              </w:rPr>
            </w:pPr>
            <w:ins w:id="621" w:author="nyadav.idmworks@outlook.com" w:date="2020-05-11T13:30:00Z">
              <w:r>
                <w:rPr>
                  <w:lang w:val="en-IN"/>
                </w:rPr>
                <w:t>Last</w:t>
              </w:r>
            </w:ins>
          </w:p>
          <w:p w14:paraId="0137A5EA" w14:textId="77777777" w:rsidR="002B4F78" w:rsidRPr="002B4F78" w:rsidRDefault="002B4F78" w:rsidP="002B4F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22" w:author="nyadav.idmworks@outlook.com" w:date="2020-05-11T13:31:00Z"/>
                <w:rFonts w:ascii="JetBrains Mono" w:eastAsia="Times New Roman" w:hAnsi="JetBrains Mono" w:cs="Courier New"/>
                <w:color w:val="080808"/>
                <w:sz w:val="20"/>
                <w:szCs w:val="20"/>
              </w:rPr>
            </w:pPr>
            <w:ins w:id="623" w:author="nyadav.idmworks@outlook.com" w:date="2020-05-11T13:31:00Z">
              <w:r w:rsidRPr="002B4F78">
                <w:rPr>
                  <w:rFonts w:ascii="JetBrains Mono" w:eastAsia="Times New Roman" w:hAnsi="JetBrains Mono" w:cs="Courier New"/>
                  <w:color w:val="871094"/>
                  <w:sz w:val="20"/>
                  <w:szCs w:val="20"/>
                </w:rPr>
                <w:t>employeeId</w:t>
              </w:r>
            </w:ins>
          </w:p>
          <w:p w14:paraId="4F5E6E26" w14:textId="40407A45" w:rsidR="002B4F78" w:rsidRDefault="002B4F78" w:rsidP="007864DF">
            <w:pPr>
              <w:rPr>
                <w:ins w:id="624" w:author="nyadav.idmworks@outlook.com" w:date="2020-05-10T00:10:00Z"/>
                <w:lang w:val="en-IN"/>
              </w:rPr>
            </w:pPr>
          </w:p>
        </w:tc>
      </w:tr>
      <w:tr w:rsidR="00972DB9" w14:paraId="7F411FF3" w14:textId="77777777" w:rsidTr="007864DF">
        <w:trPr>
          <w:ins w:id="625" w:author="nyadav.idmworks@outlook.com" w:date="2020-05-10T00:10:00Z"/>
        </w:trPr>
        <w:tc>
          <w:tcPr>
            <w:tcW w:w="4508" w:type="dxa"/>
          </w:tcPr>
          <w:p w14:paraId="4C1AC5E6" w14:textId="77777777" w:rsidR="00972DB9" w:rsidRPr="00C747D7" w:rsidRDefault="00972DB9" w:rsidP="007864DF">
            <w:pPr>
              <w:rPr>
                <w:ins w:id="626" w:author="nyadav.idmworks@outlook.com" w:date="2020-05-10T00:10:00Z"/>
                <w:lang w:val="en-IN"/>
              </w:rPr>
            </w:pPr>
          </w:p>
        </w:tc>
        <w:tc>
          <w:tcPr>
            <w:tcW w:w="4508" w:type="dxa"/>
          </w:tcPr>
          <w:p w14:paraId="3A26D834" w14:textId="77777777" w:rsidR="00972DB9" w:rsidRDefault="00972DB9" w:rsidP="007864DF">
            <w:pPr>
              <w:rPr>
                <w:ins w:id="627" w:author="nyadav.idmworks@outlook.com" w:date="2020-05-10T00:10:00Z"/>
                <w:lang w:val="en-IN"/>
              </w:rPr>
            </w:pPr>
          </w:p>
        </w:tc>
      </w:tr>
    </w:tbl>
    <w:p w14:paraId="0FB8110B" w14:textId="550F6A9F" w:rsidR="001800A0" w:rsidRDefault="001800A0">
      <w:pPr>
        <w:rPr>
          <w:ins w:id="628" w:author="nyadav.idmworks@outlook.com" w:date="2020-05-10T11:47:00Z"/>
          <w:lang w:val="en-IN"/>
        </w:rPr>
      </w:pPr>
    </w:p>
    <w:p w14:paraId="3129A42A" w14:textId="7433A1B5" w:rsidR="00845691" w:rsidRDefault="00845691" w:rsidP="00845691">
      <w:pPr>
        <w:pStyle w:val="Heading2"/>
        <w:rPr>
          <w:ins w:id="629" w:author="nyadav.idmworks@outlook.com" w:date="2020-05-10T11:51:00Z"/>
          <w:lang w:val="en-IN"/>
        </w:rPr>
      </w:pPr>
      <w:ins w:id="630" w:author="nyadav.idmworks@outlook.com" w:date="2020-05-10T11:47:00Z">
        <w:r w:rsidRPr="00845691">
          <w:rPr>
            <w:lang w:val="en-IN"/>
          </w:rPr>
          <w:lastRenderedPageBreak/>
          <w:t>/login/</w:t>
        </w:r>
        <w:r w:rsidRPr="00845691">
          <w:rPr>
            <w:lang w:val="en-IN"/>
            <w:rPrChange w:id="631" w:author="nyadav.idmworks@outlook.com" w:date="2020-05-10T11:47:00Z">
              <w:rPr>
                <w:rFonts w:ascii="JetBrains Mono" w:hAnsi="JetBrains Mono"/>
                <w:color w:val="067D17"/>
              </w:rPr>
            </w:rPrChange>
          </w:rPr>
          <w:t>sendOTP</w:t>
        </w:r>
      </w:ins>
    </w:p>
    <w:tbl>
      <w:tblPr>
        <w:tblStyle w:val="TableGrid"/>
        <w:tblW w:w="0" w:type="auto"/>
        <w:tblLook w:val="04A0" w:firstRow="1" w:lastRow="0" w:firstColumn="1" w:lastColumn="0" w:noHBand="0" w:noVBand="1"/>
      </w:tblPr>
      <w:tblGrid>
        <w:gridCol w:w="4508"/>
        <w:gridCol w:w="4508"/>
      </w:tblGrid>
      <w:tr w:rsidR="00982B42" w14:paraId="20406954" w14:textId="77777777" w:rsidTr="005953F7">
        <w:trPr>
          <w:ins w:id="632" w:author="nyadav.idmworks@outlook.com" w:date="2020-05-10T11:51:00Z"/>
        </w:trPr>
        <w:tc>
          <w:tcPr>
            <w:tcW w:w="4508" w:type="dxa"/>
          </w:tcPr>
          <w:p w14:paraId="670D1171" w14:textId="77777777" w:rsidR="00982B42" w:rsidRDefault="00982B42" w:rsidP="005953F7">
            <w:pPr>
              <w:rPr>
                <w:ins w:id="633" w:author="nyadav.idmworks@outlook.com" w:date="2020-05-10T11:51:00Z"/>
                <w:lang w:val="en-IN"/>
              </w:rPr>
            </w:pPr>
            <w:commentRangeStart w:id="634"/>
            <w:ins w:id="635" w:author="nyadav.idmworks@outlook.com" w:date="2020-05-10T11:51:00Z">
              <w:r w:rsidRPr="00672ABE">
                <w:rPr>
                  <w:b/>
                  <w:bCs/>
                  <w:lang w:val="en-IN"/>
                </w:rPr>
                <w:t>API</w:t>
              </w:r>
              <w:commentRangeEnd w:id="634"/>
              <w:r>
                <w:rPr>
                  <w:rStyle w:val="CommentReference"/>
                </w:rPr>
                <w:commentReference w:id="634"/>
              </w:r>
            </w:ins>
          </w:p>
        </w:tc>
        <w:tc>
          <w:tcPr>
            <w:tcW w:w="4508" w:type="dxa"/>
          </w:tcPr>
          <w:p w14:paraId="7B630193" w14:textId="77777777" w:rsidR="00982B42" w:rsidRDefault="00982B42" w:rsidP="005953F7">
            <w:pPr>
              <w:rPr>
                <w:ins w:id="636" w:author="nyadav.idmworks@outlook.com" w:date="2020-05-10T11:51:00Z"/>
                <w:lang w:val="en-IN"/>
              </w:rPr>
            </w:pPr>
            <w:ins w:id="637" w:author="nyadav.idmworks@outlook.com" w:date="2020-05-10T11:51:00Z">
              <w:r>
                <w:rPr>
                  <w:b/>
                  <w:bCs/>
                  <w:lang w:val="en-IN"/>
                </w:rPr>
                <w:t xml:space="preserve">THE FIELDS NEED </w:t>
              </w:r>
              <w:commentRangeStart w:id="638"/>
              <w:commentRangeStart w:id="639"/>
              <w:r>
                <w:rPr>
                  <w:b/>
                  <w:bCs/>
                  <w:lang w:val="en-IN"/>
                </w:rPr>
                <w:t>CLARIFICATION</w:t>
              </w:r>
              <w:commentRangeEnd w:id="638"/>
              <w:r>
                <w:rPr>
                  <w:rStyle w:val="CommentReference"/>
                </w:rPr>
                <w:commentReference w:id="638"/>
              </w:r>
              <w:commentRangeEnd w:id="639"/>
              <w:r>
                <w:rPr>
                  <w:rStyle w:val="CommentReference"/>
                </w:rPr>
                <w:commentReference w:id="639"/>
              </w:r>
            </w:ins>
          </w:p>
        </w:tc>
      </w:tr>
      <w:tr w:rsidR="00982B42" w14:paraId="221DDB2F" w14:textId="77777777" w:rsidTr="005953F7">
        <w:trPr>
          <w:ins w:id="640" w:author="nyadav.idmworks@outlook.com" w:date="2020-05-10T11:51:00Z"/>
        </w:trPr>
        <w:tc>
          <w:tcPr>
            <w:tcW w:w="4508" w:type="dxa"/>
          </w:tcPr>
          <w:p w14:paraId="06440DA2" w14:textId="77777777" w:rsidR="00982B42" w:rsidRPr="00770F70" w:rsidRDefault="00B4629C" w:rsidP="005953F7">
            <w:pPr>
              <w:rPr>
                <w:ins w:id="641" w:author="nyadav.idmworks@outlook.com" w:date="2020-05-11T13:33:00Z"/>
                <w:lang w:val="en-IN"/>
                <w:rPrChange w:id="642" w:author="nyadav.idmworks@outlook.com" w:date="2020-05-11T13:34:00Z">
                  <w:rPr>
                    <w:ins w:id="643" w:author="nyadav.idmworks@outlook.com" w:date="2020-05-11T13:33:00Z"/>
                    <w:rFonts w:ascii="Arial" w:hAnsi="Arial" w:cs="Arial"/>
                    <w:b/>
                    <w:bCs/>
                    <w:color w:val="FF0000"/>
                  </w:rPr>
                </w:rPrChange>
              </w:rPr>
            </w:pPr>
            <w:ins w:id="644" w:author="nyadav.idmworks@outlook.com" w:date="2020-05-11T13:32:00Z">
              <w:r>
                <w:rPr>
                  <w:lang w:val="en-IN"/>
                </w:rPr>
                <w:t>String:</w:t>
              </w:r>
              <w:r w:rsidRPr="00770F70">
                <w:rPr>
                  <w:lang w:val="en-IN"/>
                  <w:rPrChange w:id="645" w:author="nyadav.idmworks@outlook.com" w:date="2020-05-11T13:34:00Z">
                    <w:rPr>
                      <w:rFonts w:ascii="Arial" w:hAnsi="Arial" w:cs="Arial"/>
                      <w:b/>
                      <w:bCs/>
                      <w:color w:val="3B4151"/>
                    </w:rPr>
                  </w:rPrChange>
                </w:rPr>
                <w:t xml:space="preserve"> </w:t>
              </w:r>
              <w:r w:rsidRPr="00770F70">
                <w:rPr>
                  <w:lang w:val="en-IN"/>
                  <w:rPrChange w:id="646" w:author="nyadav.idmworks@outlook.com" w:date="2020-05-11T13:34:00Z">
                    <w:rPr>
                      <w:rFonts w:ascii="Arial" w:hAnsi="Arial" w:cs="Arial"/>
                      <w:b/>
                      <w:bCs/>
                      <w:color w:val="3B4151"/>
                    </w:rPr>
                  </w:rPrChange>
                </w:rPr>
                <w:t>mobileNumber</w:t>
              </w:r>
              <w:r w:rsidRPr="00770F70">
                <w:rPr>
                  <w:lang w:val="en-IN"/>
                  <w:rPrChange w:id="647" w:author="nyadav.idmworks@outlook.com" w:date="2020-05-11T13:34:00Z">
                    <w:rPr>
                      <w:rFonts w:ascii="Arial" w:hAnsi="Arial" w:cs="Arial"/>
                      <w:b/>
                      <w:bCs/>
                      <w:color w:val="FF0000"/>
                    </w:rPr>
                  </w:rPrChange>
                </w:rPr>
                <w:t> </w:t>
              </w:r>
            </w:ins>
          </w:p>
          <w:p w14:paraId="621577FB" w14:textId="4BDC54F9" w:rsidR="00770F70" w:rsidRDefault="00770F70" w:rsidP="005953F7">
            <w:pPr>
              <w:rPr>
                <w:ins w:id="648" w:author="nyadav.idmworks@outlook.com" w:date="2020-05-10T11:51:00Z"/>
                <w:lang w:val="en-IN"/>
              </w:rPr>
            </w:pPr>
            <w:ins w:id="649" w:author="nyadav.idmworks@outlook.com" w:date="2020-05-11T13:33:00Z">
              <w:r w:rsidRPr="00770F70">
                <w:rPr>
                  <w:lang w:val="en-IN"/>
                  <w:rPrChange w:id="650" w:author="nyadav.idmworks@outlook.com" w:date="2020-05-11T13:34:00Z">
                    <w:rPr>
                      <w:rFonts w:ascii="Arial" w:hAnsi="Arial" w:cs="Arial"/>
                      <w:b/>
                      <w:bCs/>
                      <w:color w:val="FF0000"/>
                    </w:rPr>
                  </w:rPrChange>
                </w:rPr>
                <w:t>String:</w:t>
              </w:r>
            </w:ins>
            <w:ins w:id="651" w:author="nyadav.idmworks@outlook.com" w:date="2020-05-11T13:34:00Z">
              <w:r w:rsidRPr="00770F70">
                <w:rPr>
                  <w:lang w:val="en-IN"/>
                  <w:rPrChange w:id="652" w:author="nyadav.idmworks@outlook.com" w:date="2020-05-11T13:34:00Z">
                    <w:rPr>
                      <w:rFonts w:ascii="Arial" w:hAnsi="Arial" w:cs="Arial"/>
                      <w:b/>
                      <w:bCs/>
                      <w:color w:val="FF0000"/>
                    </w:rPr>
                  </w:rPrChange>
                </w:rPr>
                <w:t>otp</w:t>
              </w:r>
            </w:ins>
          </w:p>
        </w:tc>
        <w:tc>
          <w:tcPr>
            <w:tcW w:w="4508" w:type="dxa"/>
          </w:tcPr>
          <w:p w14:paraId="6CA8C86C" w14:textId="61843FBC" w:rsidR="00982B42" w:rsidRDefault="006E381B" w:rsidP="005953F7">
            <w:pPr>
              <w:rPr>
                <w:ins w:id="653" w:author="nyadav.idmworks@outlook.com" w:date="2020-05-10T11:51:00Z"/>
                <w:lang w:val="en-IN"/>
              </w:rPr>
            </w:pPr>
            <w:ins w:id="654" w:author="nyadav.idmworks@outlook.com" w:date="2020-05-11T13:34:00Z">
              <w:r>
                <w:rPr>
                  <w:lang w:val="en-IN"/>
                </w:rPr>
                <w:t>200 Response</w:t>
              </w:r>
            </w:ins>
          </w:p>
        </w:tc>
      </w:tr>
      <w:tr w:rsidR="00982B42" w14:paraId="359004D1" w14:textId="77777777" w:rsidTr="005953F7">
        <w:trPr>
          <w:ins w:id="655" w:author="nyadav.idmworks@outlook.com" w:date="2020-05-10T11:51:00Z"/>
        </w:trPr>
        <w:tc>
          <w:tcPr>
            <w:tcW w:w="4508" w:type="dxa"/>
          </w:tcPr>
          <w:p w14:paraId="6E6E6EF7" w14:textId="77777777" w:rsidR="00982B42" w:rsidRPr="00C747D7" w:rsidRDefault="00982B42" w:rsidP="005953F7">
            <w:pPr>
              <w:rPr>
                <w:ins w:id="656" w:author="nyadav.idmworks@outlook.com" w:date="2020-05-10T11:51:00Z"/>
                <w:lang w:val="en-IN"/>
              </w:rPr>
            </w:pPr>
          </w:p>
        </w:tc>
        <w:tc>
          <w:tcPr>
            <w:tcW w:w="4508" w:type="dxa"/>
          </w:tcPr>
          <w:p w14:paraId="1DA3F238" w14:textId="77777777" w:rsidR="00982B42" w:rsidRDefault="00982B42" w:rsidP="005953F7">
            <w:pPr>
              <w:rPr>
                <w:ins w:id="657" w:author="nyadav.idmworks@outlook.com" w:date="2020-05-10T11:51:00Z"/>
                <w:lang w:val="en-IN"/>
              </w:rPr>
            </w:pPr>
          </w:p>
        </w:tc>
      </w:tr>
    </w:tbl>
    <w:p w14:paraId="4B7A3CF0" w14:textId="6479AF88" w:rsidR="00845691" w:rsidRDefault="00845691">
      <w:pPr>
        <w:rPr>
          <w:ins w:id="658" w:author="nyadav.idmworks@outlook.com" w:date="2020-05-10T11:47:00Z"/>
          <w:lang w:val="en-IN"/>
        </w:rPr>
      </w:pPr>
    </w:p>
    <w:p w14:paraId="2C23CBE6" w14:textId="3075053C" w:rsidR="00845691" w:rsidRPr="00845691" w:rsidRDefault="00845691">
      <w:pPr>
        <w:pStyle w:val="Heading2"/>
        <w:rPr>
          <w:ins w:id="659" w:author="nyadav.idmworks@outlook.com" w:date="2020-05-10T11:47:00Z"/>
          <w:lang w:val="en-IN"/>
          <w:rPrChange w:id="660" w:author="nyadav.idmworks@outlook.com" w:date="2020-05-10T11:51:00Z">
            <w:rPr>
              <w:ins w:id="661" w:author="nyadav.idmworks@outlook.com" w:date="2020-05-10T11:47:00Z"/>
              <w:rFonts w:ascii="JetBrains Mono" w:eastAsia="Times New Roman" w:hAnsi="JetBrains Mono" w:cs="Courier New"/>
              <w:color w:val="080808"/>
              <w:sz w:val="20"/>
              <w:szCs w:val="20"/>
            </w:rPr>
          </w:rPrChange>
        </w:rPr>
        <w:pPrChange w:id="662" w:author="nyadav.idmworks@outlook.com" w:date="2020-05-10T11:51: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663" w:author="nyadav.idmworks@outlook.com" w:date="2020-05-10T11:48:00Z">
        <w:r w:rsidRPr="005953F7">
          <w:rPr>
            <w:lang w:val="en-IN"/>
          </w:rPr>
          <w:t>/login</w:t>
        </w:r>
        <w:r w:rsidRPr="00845691">
          <w:rPr>
            <w:lang w:val="en-IN"/>
            <w:rPrChange w:id="664" w:author="nyadav.idmworks@outlook.com" w:date="2020-05-10T11:51:00Z">
              <w:rPr>
                <w:rFonts w:ascii="JetBrains Mono" w:eastAsia="Times New Roman" w:hAnsi="JetBrains Mono" w:cs="Courier New"/>
                <w:color w:val="00627A"/>
                <w:sz w:val="20"/>
                <w:szCs w:val="20"/>
              </w:rPr>
            </w:rPrChange>
          </w:rPr>
          <w:t>/</w:t>
        </w:r>
      </w:ins>
      <w:ins w:id="665" w:author="nyadav.idmworks@outlook.com" w:date="2020-05-10T11:47:00Z">
        <w:r w:rsidRPr="00845691">
          <w:rPr>
            <w:lang w:val="en-IN"/>
            <w:rPrChange w:id="666" w:author="nyadav.idmworks@outlook.com" w:date="2020-05-10T11:51:00Z">
              <w:rPr>
                <w:rFonts w:ascii="JetBrains Mono" w:eastAsia="Times New Roman" w:hAnsi="JetBrains Mono" w:cs="Courier New"/>
                <w:color w:val="00627A"/>
                <w:sz w:val="20"/>
                <w:szCs w:val="20"/>
              </w:rPr>
            </w:rPrChange>
          </w:rPr>
          <w:t>verifyOTP</w:t>
        </w:r>
      </w:ins>
    </w:p>
    <w:tbl>
      <w:tblPr>
        <w:tblStyle w:val="TableGrid"/>
        <w:tblW w:w="0" w:type="auto"/>
        <w:tblLook w:val="04A0" w:firstRow="1" w:lastRow="0" w:firstColumn="1" w:lastColumn="0" w:noHBand="0" w:noVBand="1"/>
      </w:tblPr>
      <w:tblGrid>
        <w:gridCol w:w="4508"/>
        <w:gridCol w:w="4508"/>
      </w:tblGrid>
      <w:tr w:rsidR="00982B42" w14:paraId="5F373012" w14:textId="77777777" w:rsidTr="005953F7">
        <w:trPr>
          <w:ins w:id="667" w:author="nyadav.idmworks@outlook.com" w:date="2020-05-10T11:51:00Z"/>
        </w:trPr>
        <w:tc>
          <w:tcPr>
            <w:tcW w:w="4508" w:type="dxa"/>
          </w:tcPr>
          <w:p w14:paraId="194F8337" w14:textId="77777777" w:rsidR="00982B42" w:rsidRDefault="00982B42" w:rsidP="005953F7">
            <w:pPr>
              <w:rPr>
                <w:ins w:id="668" w:author="nyadav.idmworks@outlook.com" w:date="2020-05-10T11:51:00Z"/>
                <w:lang w:val="en-IN"/>
              </w:rPr>
            </w:pPr>
            <w:commentRangeStart w:id="669"/>
            <w:ins w:id="670" w:author="nyadav.idmworks@outlook.com" w:date="2020-05-10T11:51:00Z">
              <w:r w:rsidRPr="00672ABE">
                <w:rPr>
                  <w:b/>
                  <w:bCs/>
                  <w:lang w:val="en-IN"/>
                </w:rPr>
                <w:t>API</w:t>
              </w:r>
              <w:commentRangeEnd w:id="669"/>
              <w:r>
                <w:rPr>
                  <w:rStyle w:val="CommentReference"/>
                </w:rPr>
                <w:commentReference w:id="669"/>
              </w:r>
            </w:ins>
          </w:p>
        </w:tc>
        <w:tc>
          <w:tcPr>
            <w:tcW w:w="4508" w:type="dxa"/>
          </w:tcPr>
          <w:p w14:paraId="1A6992F3" w14:textId="77777777" w:rsidR="00982B42" w:rsidRDefault="00982B42" w:rsidP="005953F7">
            <w:pPr>
              <w:rPr>
                <w:ins w:id="671" w:author="nyadav.idmworks@outlook.com" w:date="2020-05-10T11:51:00Z"/>
                <w:lang w:val="en-IN"/>
              </w:rPr>
            </w:pPr>
            <w:ins w:id="672" w:author="nyadav.idmworks@outlook.com" w:date="2020-05-10T11:51:00Z">
              <w:r>
                <w:rPr>
                  <w:b/>
                  <w:bCs/>
                  <w:lang w:val="en-IN"/>
                </w:rPr>
                <w:t xml:space="preserve">THE FIELDS NEED </w:t>
              </w:r>
              <w:commentRangeStart w:id="673"/>
              <w:commentRangeStart w:id="674"/>
              <w:r>
                <w:rPr>
                  <w:b/>
                  <w:bCs/>
                  <w:lang w:val="en-IN"/>
                </w:rPr>
                <w:t>CLARIFICATION</w:t>
              </w:r>
              <w:commentRangeEnd w:id="673"/>
              <w:r>
                <w:rPr>
                  <w:rStyle w:val="CommentReference"/>
                </w:rPr>
                <w:commentReference w:id="673"/>
              </w:r>
              <w:commentRangeEnd w:id="674"/>
              <w:r>
                <w:rPr>
                  <w:rStyle w:val="CommentReference"/>
                </w:rPr>
                <w:commentReference w:id="674"/>
              </w:r>
            </w:ins>
          </w:p>
        </w:tc>
      </w:tr>
      <w:tr w:rsidR="00402D51" w14:paraId="077990E1" w14:textId="77777777" w:rsidTr="005953F7">
        <w:trPr>
          <w:ins w:id="675" w:author="nyadav.idmworks@outlook.com" w:date="2020-05-10T11:51:00Z"/>
        </w:trPr>
        <w:tc>
          <w:tcPr>
            <w:tcW w:w="4508" w:type="dxa"/>
          </w:tcPr>
          <w:p w14:paraId="23D0A7D0" w14:textId="77777777" w:rsidR="00402D51" w:rsidRPr="00293DA2" w:rsidRDefault="00402D51" w:rsidP="00402D51">
            <w:pPr>
              <w:rPr>
                <w:ins w:id="676" w:author="nyadav.idmworks@outlook.com" w:date="2020-05-11T13:34:00Z"/>
                <w:lang w:val="en-IN"/>
              </w:rPr>
            </w:pPr>
            <w:ins w:id="677" w:author="nyadav.idmworks@outlook.com" w:date="2020-05-11T13:34:00Z">
              <w:r>
                <w:rPr>
                  <w:lang w:val="en-IN"/>
                </w:rPr>
                <w:t>String:</w:t>
              </w:r>
              <w:r w:rsidRPr="00293DA2">
                <w:rPr>
                  <w:lang w:val="en-IN"/>
                </w:rPr>
                <w:t xml:space="preserve"> mobileNumber </w:t>
              </w:r>
            </w:ins>
          </w:p>
          <w:p w14:paraId="633BFA6E" w14:textId="16C2AE75" w:rsidR="00402D51" w:rsidRDefault="00402D51" w:rsidP="00402D51">
            <w:pPr>
              <w:rPr>
                <w:ins w:id="678" w:author="nyadav.idmworks@outlook.com" w:date="2020-05-10T11:51:00Z"/>
                <w:lang w:val="en-IN"/>
              </w:rPr>
            </w:pPr>
            <w:ins w:id="679" w:author="nyadav.idmworks@outlook.com" w:date="2020-05-11T13:34:00Z">
              <w:r w:rsidRPr="00293DA2">
                <w:rPr>
                  <w:lang w:val="en-IN"/>
                </w:rPr>
                <w:t>String:otp</w:t>
              </w:r>
            </w:ins>
          </w:p>
        </w:tc>
        <w:tc>
          <w:tcPr>
            <w:tcW w:w="4508" w:type="dxa"/>
          </w:tcPr>
          <w:p w14:paraId="0F032A47" w14:textId="2B3E135C" w:rsidR="00402D51" w:rsidRDefault="00402D51" w:rsidP="00402D51">
            <w:pPr>
              <w:rPr>
                <w:ins w:id="680" w:author="nyadav.idmworks@outlook.com" w:date="2020-05-10T11:51:00Z"/>
                <w:lang w:val="en-IN"/>
              </w:rPr>
            </w:pPr>
            <w:ins w:id="681" w:author="nyadav.idmworks@outlook.com" w:date="2020-05-11T13:35:00Z">
              <w:r>
                <w:rPr>
                  <w:lang w:val="en-IN"/>
                </w:rPr>
                <w:t>200 Response</w:t>
              </w:r>
            </w:ins>
          </w:p>
        </w:tc>
      </w:tr>
      <w:tr w:rsidR="00402D51" w14:paraId="19C70B3E" w14:textId="77777777" w:rsidTr="005953F7">
        <w:trPr>
          <w:ins w:id="682" w:author="nyadav.idmworks@outlook.com" w:date="2020-05-10T11:51:00Z"/>
        </w:trPr>
        <w:tc>
          <w:tcPr>
            <w:tcW w:w="4508" w:type="dxa"/>
          </w:tcPr>
          <w:p w14:paraId="5DB7CC39" w14:textId="77777777" w:rsidR="00402D51" w:rsidRPr="00C747D7" w:rsidRDefault="00402D51" w:rsidP="00402D51">
            <w:pPr>
              <w:rPr>
                <w:ins w:id="683" w:author="nyadav.idmworks@outlook.com" w:date="2020-05-10T11:51:00Z"/>
                <w:lang w:val="en-IN"/>
              </w:rPr>
            </w:pPr>
          </w:p>
        </w:tc>
        <w:tc>
          <w:tcPr>
            <w:tcW w:w="4508" w:type="dxa"/>
          </w:tcPr>
          <w:p w14:paraId="6F22814B" w14:textId="77777777" w:rsidR="00402D51" w:rsidRDefault="00402D51" w:rsidP="00402D51">
            <w:pPr>
              <w:rPr>
                <w:ins w:id="684" w:author="nyadav.idmworks@outlook.com" w:date="2020-05-10T11:51:00Z"/>
                <w:lang w:val="en-IN"/>
              </w:rPr>
            </w:pPr>
          </w:p>
        </w:tc>
      </w:tr>
    </w:tbl>
    <w:p w14:paraId="2B4FED58" w14:textId="345102E4" w:rsidR="00845691" w:rsidRDefault="00845691">
      <w:pPr>
        <w:rPr>
          <w:ins w:id="685" w:author="nyadav.idmworks@outlook.com" w:date="2020-05-10T11:47:00Z"/>
          <w:lang w:val="en-IN"/>
        </w:rPr>
      </w:pPr>
    </w:p>
    <w:p w14:paraId="54C02825" w14:textId="0EA95602" w:rsidR="00845691" w:rsidRPr="00845691" w:rsidRDefault="00845691" w:rsidP="008456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686" w:author="nyadav.idmworks@outlook.com" w:date="2020-05-10T11:47:00Z"/>
          <w:rFonts w:ascii="JetBrains Mono" w:eastAsia="Times New Roman" w:hAnsi="JetBrains Mono" w:cs="Courier New"/>
          <w:color w:val="080808"/>
          <w:sz w:val="20"/>
          <w:szCs w:val="20"/>
        </w:rPr>
      </w:pPr>
      <w:ins w:id="687" w:author="nyadav.idmworks@outlook.com" w:date="2020-05-10T11:51:00Z">
        <w:r w:rsidRPr="00845691">
          <w:rPr>
            <w:rFonts w:asciiTheme="majorHAnsi" w:eastAsiaTheme="majorEastAsia" w:hAnsiTheme="majorHAnsi" w:cstheme="majorBidi"/>
            <w:color w:val="2F5496" w:themeColor="accent1" w:themeShade="BF"/>
            <w:sz w:val="26"/>
            <w:szCs w:val="26"/>
            <w:lang w:val="en-IN"/>
            <w:rPrChange w:id="688" w:author="nyadav.idmworks@outlook.com" w:date="2020-05-10T11:51:00Z">
              <w:rPr>
                <w:rFonts w:ascii="JetBrains Mono" w:eastAsia="Times New Roman" w:hAnsi="JetBrains Mono" w:cs="Courier New"/>
                <w:color w:val="067D17"/>
                <w:sz w:val="20"/>
                <w:szCs w:val="20"/>
              </w:rPr>
            </w:rPrChange>
          </w:rPr>
          <w:t>/login/</w:t>
        </w:r>
      </w:ins>
      <w:ins w:id="689" w:author="nyadav.idmworks@outlook.com" w:date="2020-05-10T11:47:00Z">
        <w:r w:rsidRPr="00845691">
          <w:rPr>
            <w:rFonts w:asciiTheme="majorHAnsi" w:eastAsiaTheme="majorEastAsia" w:hAnsiTheme="majorHAnsi" w:cstheme="majorBidi"/>
            <w:color w:val="2F5496" w:themeColor="accent1" w:themeShade="BF"/>
            <w:sz w:val="26"/>
            <w:szCs w:val="26"/>
            <w:lang w:val="en-IN"/>
            <w:rPrChange w:id="690" w:author="nyadav.idmworks@outlook.com" w:date="2020-05-10T11:51:00Z">
              <w:rPr>
                <w:rFonts w:ascii="JetBrains Mono" w:eastAsia="Times New Roman" w:hAnsi="JetBrains Mono" w:cs="Courier New"/>
                <w:color w:val="067D17"/>
                <w:sz w:val="20"/>
                <w:szCs w:val="20"/>
              </w:rPr>
            </w:rPrChange>
          </w:rPr>
          <w:t>getUserRegistrationStatusOnVerifiedOTP</w:t>
        </w:r>
      </w:ins>
    </w:p>
    <w:tbl>
      <w:tblPr>
        <w:tblStyle w:val="TableGrid"/>
        <w:tblW w:w="0" w:type="auto"/>
        <w:tblLook w:val="04A0" w:firstRow="1" w:lastRow="0" w:firstColumn="1" w:lastColumn="0" w:noHBand="0" w:noVBand="1"/>
      </w:tblPr>
      <w:tblGrid>
        <w:gridCol w:w="4508"/>
        <w:gridCol w:w="4508"/>
      </w:tblGrid>
      <w:tr w:rsidR="00982B42" w14:paraId="3E0CAE1F" w14:textId="77777777" w:rsidTr="005953F7">
        <w:trPr>
          <w:ins w:id="691" w:author="nyadav.idmworks@outlook.com" w:date="2020-05-10T11:51:00Z"/>
        </w:trPr>
        <w:tc>
          <w:tcPr>
            <w:tcW w:w="4508" w:type="dxa"/>
          </w:tcPr>
          <w:p w14:paraId="55DA63AD" w14:textId="77777777" w:rsidR="00982B42" w:rsidRDefault="00982B42" w:rsidP="005953F7">
            <w:pPr>
              <w:rPr>
                <w:ins w:id="692" w:author="nyadav.idmworks@outlook.com" w:date="2020-05-10T11:51:00Z"/>
                <w:lang w:val="en-IN"/>
              </w:rPr>
            </w:pPr>
            <w:commentRangeStart w:id="693"/>
            <w:ins w:id="694" w:author="nyadav.idmworks@outlook.com" w:date="2020-05-10T11:51:00Z">
              <w:r w:rsidRPr="00672ABE">
                <w:rPr>
                  <w:b/>
                  <w:bCs/>
                  <w:lang w:val="en-IN"/>
                </w:rPr>
                <w:t>API</w:t>
              </w:r>
              <w:commentRangeEnd w:id="693"/>
              <w:r>
                <w:rPr>
                  <w:rStyle w:val="CommentReference"/>
                </w:rPr>
                <w:commentReference w:id="693"/>
              </w:r>
            </w:ins>
          </w:p>
        </w:tc>
        <w:tc>
          <w:tcPr>
            <w:tcW w:w="4508" w:type="dxa"/>
          </w:tcPr>
          <w:p w14:paraId="362ED777" w14:textId="77777777" w:rsidR="00982B42" w:rsidRDefault="00982B42" w:rsidP="005953F7">
            <w:pPr>
              <w:rPr>
                <w:ins w:id="695" w:author="nyadav.idmworks@outlook.com" w:date="2020-05-10T11:51:00Z"/>
                <w:lang w:val="en-IN"/>
              </w:rPr>
            </w:pPr>
            <w:ins w:id="696" w:author="nyadav.idmworks@outlook.com" w:date="2020-05-10T11:51:00Z">
              <w:r>
                <w:rPr>
                  <w:b/>
                  <w:bCs/>
                  <w:lang w:val="en-IN"/>
                </w:rPr>
                <w:t xml:space="preserve">THE FIELDS NEED </w:t>
              </w:r>
              <w:commentRangeStart w:id="697"/>
              <w:commentRangeStart w:id="698"/>
              <w:r>
                <w:rPr>
                  <w:b/>
                  <w:bCs/>
                  <w:lang w:val="en-IN"/>
                </w:rPr>
                <w:t>CLARIFICATION</w:t>
              </w:r>
              <w:commentRangeEnd w:id="697"/>
              <w:r>
                <w:rPr>
                  <w:rStyle w:val="CommentReference"/>
                </w:rPr>
                <w:commentReference w:id="697"/>
              </w:r>
              <w:commentRangeEnd w:id="698"/>
              <w:r>
                <w:rPr>
                  <w:rStyle w:val="CommentReference"/>
                </w:rPr>
                <w:commentReference w:id="698"/>
              </w:r>
            </w:ins>
          </w:p>
        </w:tc>
      </w:tr>
      <w:tr w:rsidR="00402D51" w14:paraId="20F06252" w14:textId="77777777" w:rsidTr="005953F7">
        <w:trPr>
          <w:ins w:id="699" w:author="nyadav.idmworks@outlook.com" w:date="2020-05-10T11:51:00Z"/>
        </w:trPr>
        <w:tc>
          <w:tcPr>
            <w:tcW w:w="4508" w:type="dxa"/>
          </w:tcPr>
          <w:p w14:paraId="7180EA42" w14:textId="77777777" w:rsidR="00402D51" w:rsidRPr="00293DA2" w:rsidRDefault="00402D51" w:rsidP="00402D51">
            <w:pPr>
              <w:rPr>
                <w:ins w:id="700" w:author="nyadav.idmworks@outlook.com" w:date="2020-05-11T13:35:00Z"/>
                <w:lang w:val="en-IN"/>
              </w:rPr>
            </w:pPr>
            <w:ins w:id="701" w:author="nyadav.idmworks@outlook.com" w:date="2020-05-11T13:35:00Z">
              <w:r>
                <w:rPr>
                  <w:lang w:val="en-IN"/>
                </w:rPr>
                <w:t>String:</w:t>
              </w:r>
              <w:r w:rsidRPr="00293DA2">
                <w:rPr>
                  <w:lang w:val="en-IN"/>
                </w:rPr>
                <w:t xml:space="preserve"> mobileNumber </w:t>
              </w:r>
            </w:ins>
          </w:p>
          <w:p w14:paraId="0780B674" w14:textId="77777777" w:rsidR="00402D51" w:rsidRDefault="00402D51" w:rsidP="00402D51">
            <w:pPr>
              <w:rPr>
                <w:ins w:id="702" w:author="nyadav.idmworks@outlook.com" w:date="2020-05-10T11:51:00Z"/>
                <w:lang w:val="en-IN"/>
              </w:rPr>
            </w:pPr>
          </w:p>
        </w:tc>
        <w:tc>
          <w:tcPr>
            <w:tcW w:w="4508" w:type="dxa"/>
          </w:tcPr>
          <w:p w14:paraId="6FE435C9" w14:textId="548A67F7" w:rsidR="00402D51" w:rsidRDefault="00402D51" w:rsidP="00402D51">
            <w:pPr>
              <w:rPr>
                <w:ins w:id="703" w:author="nyadav.idmworks@outlook.com" w:date="2020-05-10T11:51:00Z"/>
                <w:lang w:val="en-IN"/>
              </w:rPr>
            </w:pPr>
            <w:ins w:id="704" w:author="nyadav.idmworks@outlook.com" w:date="2020-05-11T13:35:00Z">
              <w:r>
                <w:rPr>
                  <w:lang w:val="en-IN"/>
                </w:rPr>
                <w:t>200 Response</w:t>
              </w:r>
            </w:ins>
          </w:p>
        </w:tc>
      </w:tr>
      <w:tr w:rsidR="00402D51" w14:paraId="0BA5D449" w14:textId="77777777" w:rsidTr="005953F7">
        <w:trPr>
          <w:ins w:id="705" w:author="nyadav.idmworks@outlook.com" w:date="2020-05-10T11:51:00Z"/>
        </w:trPr>
        <w:tc>
          <w:tcPr>
            <w:tcW w:w="4508" w:type="dxa"/>
          </w:tcPr>
          <w:p w14:paraId="40F8B8D5" w14:textId="77777777" w:rsidR="00402D51" w:rsidRPr="00C747D7" w:rsidRDefault="00402D51" w:rsidP="00402D51">
            <w:pPr>
              <w:rPr>
                <w:ins w:id="706" w:author="nyadav.idmworks@outlook.com" w:date="2020-05-10T11:51:00Z"/>
                <w:lang w:val="en-IN"/>
              </w:rPr>
            </w:pPr>
            <w:bookmarkStart w:id="707" w:name="_GoBack"/>
            <w:bookmarkEnd w:id="707"/>
          </w:p>
        </w:tc>
        <w:tc>
          <w:tcPr>
            <w:tcW w:w="4508" w:type="dxa"/>
          </w:tcPr>
          <w:p w14:paraId="20D7A370" w14:textId="77777777" w:rsidR="00402D51" w:rsidRDefault="00402D51" w:rsidP="00402D51">
            <w:pPr>
              <w:rPr>
                <w:ins w:id="708" w:author="nyadav.idmworks@outlook.com" w:date="2020-05-10T11:51:00Z"/>
                <w:lang w:val="en-IN"/>
              </w:rPr>
            </w:pPr>
          </w:p>
        </w:tc>
      </w:tr>
    </w:tbl>
    <w:p w14:paraId="22E8A7F7" w14:textId="1AF7C60E" w:rsidR="00845691" w:rsidRDefault="00845691">
      <w:pPr>
        <w:rPr>
          <w:ins w:id="709" w:author="nyadav.idmworks@outlook.com" w:date="2020-05-10T11:47:00Z"/>
          <w:lang w:val="en-IN"/>
        </w:rPr>
      </w:pPr>
    </w:p>
    <w:p w14:paraId="03E9A6A8" w14:textId="77777777" w:rsidR="008659E8" w:rsidRPr="005B7107" w:rsidRDefault="008659E8" w:rsidP="005B7107">
      <w:pPr>
        <w:rPr>
          <w:lang w:val="en-IN"/>
        </w:rPr>
      </w:pPr>
    </w:p>
    <w:p w14:paraId="4A2A615E" w14:textId="3455B63E" w:rsidR="008A7C35" w:rsidRDefault="00D11F87" w:rsidP="008A7C35">
      <w:pPr>
        <w:pStyle w:val="Heading1"/>
        <w:rPr>
          <w:lang w:val="en-IN"/>
        </w:rPr>
      </w:pPr>
      <w:r>
        <w:rPr>
          <w:lang w:val="en-IN"/>
        </w:rPr>
        <w:t>Task to Work On</w:t>
      </w:r>
    </w:p>
    <w:tbl>
      <w:tblPr>
        <w:tblStyle w:val="GridTable1Light"/>
        <w:tblW w:w="0" w:type="auto"/>
        <w:tblLook w:val="04A0" w:firstRow="1" w:lastRow="0" w:firstColumn="1" w:lastColumn="0" w:noHBand="0" w:noVBand="1"/>
      </w:tblPr>
      <w:tblGrid>
        <w:gridCol w:w="4508"/>
        <w:gridCol w:w="4508"/>
      </w:tblGrid>
      <w:tr w:rsidR="00D11F87" w14:paraId="2044E2D2" w14:textId="77777777" w:rsidTr="001F4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AF321C" w14:textId="56BD77C0" w:rsidR="00D11F87" w:rsidRDefault="00D11F87" w:rsidP="00D11F87">
            <w:pPr>
              <w:rPr>
                <w:lang w:val="en-IN"/>
              </w:rPr>
            </w:pPr>
            <w:r>
              <w:rPr>
                <w:lang w:val="en-IN"/>
              </w:rPr>
              <w:t>Task</w:t>
            </w:r>
          </w:p>
        </w:tc>
        <w:tc>
          <w:tcPr>
            <w:tcW w:w="0" w:type="dxa"/>
          </w:tcPr>
          <w:p w14:paraId="4A224885" w14:textId="563C91B9" w:rsidR="00D11F87" w:rsidRDefault="00D11F87" w:rsidP="00D11F87">
            <w:pPr>
              <w:cnfStyle w:val="100000000000" w:firstRow="1" w:lastRow="0" w:firstColumn="0" w:lastColumn="0" w:oddVBand="0" w:evenVBand="0" w:oddHBand="0" w:evenHBand="0" w:firstRowFirstColumn="0" w:firstRowLastColumn="0" w:lastRowFirstColumn="0" w:lastRowLastColumn="0"/>
              <w:rPr>
                <w:lang w:val="en-IN"/>
              </w:rPr>
            </w:pPr>
            <w:r>
              <w:rPr>
                <w:lang w:val="en-IN"/>
              </w:rPr>
              <w:t>Comments</w:t>
            </w:r>
          </w:p>
        </w:tc>
      </w:tr>
      <w:tr w:rsidR="00D11F87" w14:paraId="590D684A"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0DBE573A" w14:textId="4911AB00" w:rsidR="00D11F87" w:rsidRPr="001F4A22" w:rsidRDefault="00D11F87" w:rsidP="00D11F87">
            <w:pPr>
              <w:rPr>
                <w:b w:val="0"/>
                <w:bCs w:val="0"/>
                <w:lang w:val="en-IN"/>
              </w:rPr>
            </w:pPr>
            <w:r w:rsidRPr="009D0B87">
              <w:rPr>
                <w:lang w:val="en-IN"/>
              </w:rPr>
              <w:t xml:space="preserve">Login using existing device fingerprint. </w:t>
            </w:r>
          </w:p>
        </w:tc>
        <w:tc>
          <w:tcPr>
            <w:tcW w:w="0" w:type="dxa"/>
          </w:tcPr>
          <w:p w14:paraId="5A2503BE"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660960A8"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7266B7AC" w14:textId="0000C508" w:rsidR="00D11F87" w:rsidRPr="001F4A22" w:rsidRDefault="00D11F87" w:rsidP="00D11F87">
            <w:pPr>
              <w:rPr>
                <w:b w:val="0"/>
                <w:bCs w:val="0"/>
                <w:lang w:val="en-IN"/>
              </w:rPr>
            </w:pPr>
            <w:r w:rsidRPr="009D0B87">
              <w:rPr>
                <w:lang w:val="en-IN"/>
              </w:rPr>
              <w:t>Work Hours tracking module</w:t>
            </w:r>
          </w:p>
        </w:tc>
        <w:tc>
          <w:tcPr>
            <w:tcW w:w="0" w:type="dxa"/>
          </w:tcPr>
          <w:p w14:paraId="69A124B0"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556F223A"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5062C915" w14:textId="232079C5" w:rsidR="00D11F87" w:rsidRPr="001F4A22" w:rsidRDefault="00D11F87" w:rsidP="00D11F87">
            <w:pPr>
              <w:rPr>
                <w:b w:val="0"/>
                <w:bCs w:val="0"/>
                <w:lang w:val="en-IN"/>
              </w:rPr>
            </w:pPr>
            <w:r w:rsidRPr="009D0B87">
              <w:rPr>
                <w:lang w:val="en-IN"/>
              </w:rPr>
              <w:t>Edit of some of the items</w:t>
            </w:r>
          </w:p>
        </w:tc>
        <w:tc>
          <w:tcPr>
            <w:tcW w:w="4508" w:type="dxa"/>
          </w:tcPr>
          <w:p w14:paraId="78C91673"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CB7FF2" w14:paraId="0EB81D7C"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2F8DC9D3" w14:textId="7A263C30" w:rsidR="00CB7FF2" w:rsidRPr="001F4A22" w:rsidRDefault="003B7FBD" w:rsidP="00D11F87">
            <w:pPr>
              <w:rPr>
                <w:b w:val="0"/>
                <w:bCs w:val="0"/>
                <w:lang w:val="en-IN"/>
              </w:rPr>
            </w:pPr>
            <w:r w:rsidRPr="009D0B87">
              <w:rPr>
                <w:lang w:val="en-IN"/>
              </w:rPr>
              <w:t>Unpaid to Paid Expense</w:t>
            </w:r>
          </w:p>
        </w:tc>
        <w:tc>
          <w:tcPr>
            <w:tcW w:w="4508" w:type="dxa"/>
          </w:tcPr>
          <w:p w14:paraId="6D847CE4" w14:textId="77777777" w:rsidR="00CB7FF2" w:rsidRDefault="00CB7FF2" w:rsidP="00D11F87">
            <w:pPr>
              <w:cnfStyle w:val="000000000000" w:firstRow="0" w:lastRow="0" w:firstColumn="0" w:lastColumn="0" w:oddVBand="0" w:evenVBand="0" w:oddHBand="0" w:evenHBand="0" w:firstRowFirstColumn="0" w:firstRowLastColumn="0" w:lastRowFirstColumn="0" w:lastRowLastColumn="0"/>
              <w:rPr>
                <w:lang w:val="en-IN"/>
              </w:rPr>
            </w:pPr>
          </w:p>
        </w:tc>
      </w:tr>
      <w:tr w:rsidR="003B7FBD" w14:paraId="1C885051"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3B39FEF3" w14:textId="77777777" w:rsidR="003B7FBD" w:rsidRDefault="003B7FBD" w:rsidP="00D11F87">
            <w:pPr>
              <w:rPr>
                <w:lang w:val="en-IN"/>
              </w:rPr>
            </w:pPr>
          </w:p>
        </w:tc>
        <w:tc>
          <w:tcPr>
            <w:tcW w:w="4508" w:type="dxa"/>
          </w:tcPr>
          <w:p w14:paraId="3AF678E2" w14:textId="77777777" w:rsidR="003B7FBD" w:rsidRDefault="003B7FBD" w:rsidP="00D11F87">
            <w:pPr>
              <w:cnfStyle w:val="000000000000" w:firstRow="0" w:lastRow="0" w:firstColumn="0" w:lastColumn="0" w:oddVBand="0" w:evenVBand="0" w:oddHBand="0" w:evenHBand="0" w:firstRowFirstColumn="0" w:firstRowLastColumn="0" w:lastRowFirstColumn="0" w:lastRowLastColumn="0"/>
              <w:rPr>
                <w:lang w:val="en-IN"/>
              </w:rPr>
            </w:pPr>
          </w:p>
        </w:tc>
      </w:tr>
    </w:tbl>
    <w:p w14:paraId="573D2C55" w14:textId="77777777" w:rsidR="00D11F87" w:rsidRPr="00D11F87" w:rsidRDefault="00D11F87" w:rsidP="001F4A22">
      <w:pPr>
        <w:rPr>
          <w:lang w:val="en-IN"/>
        </w:rPr>
      </w:pPr>
    </w:p>
    <w:p w14:paraId="54A7F337" w14:textId="7E84F073" w:rsidR="008A7C35" w:rsidRPr="00EC6394" w:rsidRDefault="008A7C35" w:rsidP="00EC6394">
      <w:pPr>
        <w:rPr>
          <w:lang w:val="en-IN"/>
        </w:rPr>
      </w:pPr>
    </w:p>
    <w:p w14:paraId="347E0B08" w14:textId="45968FD5" w:rsidR="00D563F6" w:rsidRDefault="000C0709" w:rsidP="001F4A22">
      <w:pPr>
        <w:pStyle w:val="Heading1"/>
        <w:rPr>
          <w:lang w:val="en-IN"/>
        </w:rPr>
      </w:pPr>
      <w:r>
        <w:rPr>
          <w:lang w:val="en-IN"/>
        </w:rPr>
        <w:t>Appendix</w:t>
      </w:r>
    </w:p>
    <w:p w14:paraId="77881F71" w14:textId="77777777" w:rsidR="00D60FFD" w:rsidRDefault="00D60FFD" w:rsidP="00B11745"/>
    <w:p w14:paraId="5D7C18A8" w14:textId="77777777" w:rsidR="00D60FFD" w:rsidRDefault="00D60FFD" w:rsidP="00B11745"/>
    <w:p w14:paraId="09FD97B2" w14:textId="77777777" w:rsidR="00D60FFD" w:rsidRDefault="00D60FFD" w:rsidP="00B11745"/>
    <w:p w14:paraId="0967AF11" w14:textId="77777777" w:rsidR="00D60FFD" w:rsidRDefault="00D60FFD" w:rsidP="00B11745"/>
    <w:p w14:paraId="21B90FB1" w14:textId="77777777" w:rsidR="00D60FFD" w:rsidRDefault="00D60FFD" w:rsidP="00B11745"/>
    <w:p w14:paraId="4D7F9412" w14:textId="0B74E36B" w:rsidR="003E617C" w:rsidRDefault="003E617C" w:rsidP="00A454AF">
      <w:pPr>
        <w:rPr>
          <w:lang w:val="en-IN"/>
        </w:rPr>
      </w:pPr>
      <w:r>
        <w:rPr>
          <w:lang w:val="en-IN"/>
        </w:rPr>
        <w:t>List Salary Paid</w:t>
      </w:r>
    </w:p>
    <w:p w14:paraId="6279F437" w14:textId="25CA3D18" w:rsidR="00B11745" w:rsidRDefault="00442D16" w:rsidP="00B11745">
      <w:hyperlink r:id="rId45" w:anchor="/page/D53ecf8202f75dfdff308076c6b85a1cf" w:history="1">
        <w:r w:rsidR="00D60FFD" w:rsidRPr="004C6B10">
          <w:rPr>
            <w:rStyle w:val="Hyperlink"/>
          </w:rPr>
          <w:t>https://wireframepro.mockflow.com/editor.jsp?editor=on&amp;bgcolor=white&amp;perm=Create&amp;ptitle=Test&amp;category=form&amp;projectid=M2842c70ddeae32ebe7ec3bebea90bc331585569701819&amp;publicid=45c69ca06e1a4a2292e66f6ba5efac72#/page/D53ecf8202f75dfdff308076c6b85a1cf</w:t>
        </w:r>
      </w:hyperlink>
    </w:p>
    <w:p w14:paraId="7B9AD8AA" w14:textId="77777777" w:rsidR="00B11745" w:rsidRPr="00B11745" w:rsidRDefault="00B11745" w:rsidP="00B11745">
      <w:pPr>
        <w:rPr>
          <w:lang w:val="en-IN"/>
        </w:rPr>
      </w:pPr>
    </w:p>
    <w:tbl>
      <w:tblPr>
        <w:tblStyle w:val="TableGrid"/>
        <w:tblW w:w="0" w:type="auto"/>
        <w:tblLook w:val="04A0" w:firstRow="1" w:lastRow="0" w:firstColumn="1" w:lastColumn="0" w:noHBand="0" w:noVBand="1"/>
      </w:tblPr>
      <w:tblGrid>
        <w:gridCol w:w="4508"/>
      </w:tblGrid>
      <w:tr w:rsidR="000F42DB" w14:paraId="4D69AA7A" w14:textId="77777777" w:rsidTr="00475054">
        <w:trPr>
          <w:trHeight w:val="2284"/>
        </w:trPr>
        <w:tc>
          <w:tcPr>
            <w:tcW w:w="4508" w:type="dxa"/>
            <w:shd w:val="clear" w:color="auto" w:fill="EDEDED" w:themeFill="accent3" w:themeFillTint="33"/>
          </w:tcPr>
          <w:p w14:paraId="7E76E72B" w14:textId="77777777" w:rsidR="000F42DB" w:rsidRDefault="000F42DB" w:rsidP="00442E97">
            <w:pPr>
              <w:rPr>
                <w:sz w:val="16"/>
                <w:szCs w:val="16"/>
                <w:lang w:val="en-IN"/>
              </w:rPr>
            </w:pPr>
            <w:r w:rsidRPr="000F42DB">
              <w:rPr>
                <w:b/>
                <w:bCs/>
                <w:lang w:val="en-IN"/>
              </w:rPr>
              <w:lastRenderedPageBreak/>
              <w:t>ABC Enterprises</w:t>
            </w:r>
            <w:r>
              <w:rPr>
                <w:b/>
                <w:bCs/>
                <w:lang w:val="en-IN"/>
              </w:rPr>
              <w:t xml:space="preserve">  </w:t>
            </w:r>
            <w:r w:rsidRPr="000F42DB">
              <w:rPr>
                <w:sz w:val="16"/>
                <w:szCs w:val="16"/>
                <w:lang w:val="en-IN"/>
              </w:rPr>
              <w:t>Mhow</w:t>
            </w:r>
            <w:r>
              <w:rPr>
                <w:sz w:val="16"/>
                <w:szCs w:val="16"/>
                <w:lang w:val="en-IN"/>
              </w:rPr>
              <w:t xml:space="preserve"> (23ASPRXXXXXX12)</w:t>
            </w:r>
          </w:p>
          <w:p w14:paraId="328F4EBD" w14:textId="77777777" w:rsidR="000F42DB" w:rsidRDefault="000F42DB" w:rsidP="00442E97">
            <w:pPr>
              <w:rPr>
                <w:b/>
                <w:bCs/>
                <w:lang w:val="en-IN"/>
              </w:rPr>
            </w:pPr>
          </w:p>
          <w:p w14:paraId="3ECC74B6" w14:textId="77777777" w:rsidR="000F42DB" w:rsidRDefault="0090176B" w:rsidP="00442E97">
            <w:pPr>
              <w:rPr>
                <w:b/>
                <w:bCs/>
                <w:lang w:val="en-IN"/>
              </w:rPr>
            </w:pPr>
            <w:r>
              <w:rPr>
                <w:noProof/>
              </w:rPr>
              <w:drawing>
                <wp:anchor distT="0" distB="0" distL="114300" distR="114300" simplePos="0" relativeHeight="251660288" behindDoc="1" locked="0" layoutInCell="1" allowOverlap="1" wp14:anchorId="5E0B9DC9" wp14:editId="7EB11988">
                  <wp:simplePos x="0" y="0"/>
                  <wp:positionH relativeFrom="column">
                    <wp:posOffset>1784994</wp:posOffset>
                  </wp:positionH>
                  <wp:positionV relativeFrom="paragraph">
                    <wp:posOffset>71461</wp:posOffset>
                  </wp:positionV>
                  <wp:extent cx="87630" cy="952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0F42DB">
              <w:rPr>
                <w:noProof/>
              </w:rPr>
              <w:drawing>
                <wp:anchor distT="0" distB="0" distL="114300" distR="114300" simplePos="0" relativeHeight="251658240" behindDoc="0" locked="0" layoutInCell="1" allowOverlap="1" wp14:anchorId="6B2D7DB9" wp14:editId="4B3D2435">
                  <wp:simplePos x="0" y="0"/>
                  <wp:positionH relativeFrom="column">
                    <wp:posOffset>3308</wp:posOffset>
                  </wp:positionH>
                  <wp:positionV relativeFrom="paragraph">
                    <wp:posOffset>-2350</wp:posOffset>
                  </wp:positionV>
                  <wp:extent cx="205395" cy="197892"/>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sidR="000F42DB">
              <w:rPr>
                <w:b/>
                <w:bCs/>
                <w:lang w:val="en-IN"/>
              </w:rPr>
              <w:t xml:space="preserve"> 9158900354</w:t>
            </w:r>
            <w:r>
              <w:rPr>
                <w:b/>
                <w:bCs/>
                <w:lang w:val="en-IN"/>
              </w:rPr>
              <w:t xml:space="preserve">                         +10,256</w:t>
            </w:r>
          </w:p>
          <w:p w14:paraId="44A651F8" w14:textId="77777777" w:rsidR="000F42DB" w:rsidRDefault="000F42DB" w:rsidP="00442E97">
            <w:pPr>
              <w:rPr>
                <w:b/>
                <w:bCs/>
                <w:lang w:val="en-IN"/>
              </w:rPr>
            </w:pPr>
          </w:p>
          <w:p w14:paraId="3BA3677E" w14:textId="77777777" w:rsidR="000F42DB" w:rsidRDefault="000F42DB" w:rsidP="00442E97">
            <w:pPr>
              <w:rPr>
                <w:b/>
                <w:bCs/>
                <w:lang w:val="en-IN"/>
              </w:rPr>
            </w:pPr>
            <w:r>
              <w:rPr>
                <w:noProof/>
              </w:rPr>
              <w:drawing>
                <wp:anchor distT="0" distB="0" distL="114300" distR="114300" simplePos="0" relativeHeight="251659264" behindDoc="0" locked="0" layoutInCell="1" allowOverlap="1" wp14:anchorId="03A2E4CB" wp14:editId="1B2FE390">
                  <wp:simplePos x="0" y="0"/>
                  <wp:positionH relativeFrom="column">
                    <wp:posOffset>3308</wp:posOffset>
                  </wp:positionH>
                  <wp:positionV relativeFrom="paragraph">
                    <wp:posOffset>-1734</wp:posOffset>
                  </wp:positionV>
                  <wp:extent cx="271000" cy="2178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9157854698</w:t>
            </w:r>
          </w:p>
          <w:p w14:paraId="06C622CC" w14:textId="77777777" w:rsidR="0090176B" w:rsidRDefault="0090176B" w:rsidP="00442E97">
            <w:pPr>
              <w:rPr>
                <w:b/>
                <w:bCs/>
                <w:lang w:val="en-IN"/>
              </w:rPr>
            </w:pPr>
          </w:p>
          <w:p w14:paraId="7A318D4D" w14:textId="77777777" w:rsidR="0090176B" w:rsidRDefault="0090176B" w:rsidP="00442E97">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166/8, New Loha Mandi Indore</w:t>
            </w:r>
          </w:p>
          <w:p w14:paraId="5A06AEB8" w14:textId="2651F5E6" w:rsidR="00CF51A1" w:rsidRPr="000F42DB" w:rsidRDefault="00CF51A1" w:rsidP="00442E97">
            <w:pPr>
              <w:rPr>
                <w:b/>
                <w:bCs/>
                <w:lang w:val="en-IN"/>
              </w:rPr>
            </w:pPr>
            <w:r w:rsidRPr="00CF51A1">
              <w:rPr>
                <w:b/>
                <w:bCs/>
                <w:sz w:val="16"/>
                <w:szCs w:val="16"/>
                <w:lang w:val="en-IN"/>
              </w:rPr>
              <w:t>Billing:</w:t>
            </w:r>
            <w:r>
              <w:rPr>
                <w:sz w:val="16"/>
                <w:szCs w:val="16"/>
                <w:lang w:val="en-IN"/>
              </w:rPr>
              <w:t xml:space="preserve">        Galla No. 120, Industrial State, Wagholi Pune </w:t>
            </w:r>
            <w:r w:rsidR="00304337">
              <w:rPr>
                <w:sz w:val="16"/>
                <w:szCs w:val="16"/>
                <w:lang w:val="en-IN"/>
              </w:rPr>
              <w:t>–</w:t>
            </w:r>
            <w:r>
              <w:rPr>
                <w:sz w:val="16"/>
                <w:szCs w:val="16"/>
                <w:lang w:val="en-IN"/>
              </w:rPr>
              <w:t xml:space="preserve"> 400124</w:t>
            </w:r>
          </w:p>
        </w:tc>
      </w:tr>
      <w:tr w:rsidR="00FC0305" w14:paraId="769CD4B0" w14:textId="77777777" w:rsidTr="00475054">
        <w:trPr>
          <w:trHeight w:val="2287"/>
        </w:trPr>
        <w:tc>
          <w:tcPr>
            <w:tcW w:w="4508" w:type="dxa"/>
            <w:shd w:val="clear" w:color="auto" w:fill="E2EFD9" w:themeFill="accent6" w:themeFillTint="33"/>
          </w:tcPr>
          <w:p w14:paraId="69BDD7CB" w14:textId="77777777" w:rsidR="00FC0305" w:rsidRDefault="00FC0305" w:rsidP="00FC0305">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330C7FE8" w14:textId="77777777" w:rsidR="00FC0305" w:rsidRDefault="00FC0305" w:rsidP="00FC0305">
            <w:pPr>
              <w:rPr>
                <w:b/>
                <w:bCs/>
                <w:lang w:val="en-IN"/>
              </w:rPr>
            </w:pPr>
          </w:p>
          <w:p w14:paraId="0193B61C" w14:textId="77777777" w:rsidR="00FC0305" w:rsidRDefault="00FC0305" w:rsidP="00FC0305">
            <w:pPr>
              <w:rPr>
                <w:b/>
                <w:bCs/>
                <w:lang w:val="en-IN"/>
              </w:rPr>
            </w:pPr>
            <w:r>
              <w:rPr>
                <w:noProof/>
              </w:rPr>
              <w:drawing>
                <wp:anchor distT="0" distB="0" distL="114300" distR="114300" simplePos="0" relativeHeight="251664384" behindDoc="1" locked="0" layoutInCell="1" allowOverlap="1" wp14:anchorId="1739DE69" wp14:editId="2216267B">
                  <wp:simplePos x="0" y="0"/>
                  <wp:positionH relativeFrom="column">
                    <wp:posOffset>1784994</wp:posOffset>
                  </wp:positionH>
                  <wp:positionV relativeFrom="paragraph">
                    <wp:posOffset>71461</wp:posOffset>
                  </wp:positionV>
                  <wp:extent cx="87630" cy="952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CF0956" wp14:editId="0FA5FB1E">
                  <wp:simplePos x="0" y="0"/>
                  <wp:positionH relativeFrom="column">
                    <wp:posOffset>3308</wp:posOffset>
                  </wp:positionH>
                  <wp:positionV relativeFrom="paragraph">
                    <wp:posOffset>-2350</wp:posOffset>
                  </wp:positionV>
                  <wp:extent cx="205395" cy="197892"/>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Pr>
                <w:b/>
                <w:bCs/>
                <w:lang w:val="en-IN"/>
              </w:rPr>
              <w:t xml:space="preserve"> 9145900654                         </w:t>
            </w:r>
            <w:r w:rsidRPr="00FC0305">
              <w:rPr>
                <w:b/>
                <w:bCs/>
                <w:color w:val="FF0000"/>
                <w:lang w:val="en-IN"/>
              </w:rPr>
              <w:t>-8,000</w:t>
            </w:r>
          </w:p>
          <w:p w14:paraId="1ABE06F2" w14:textId="77777777" w:rsidR="00FC0305" w:rsidRDefault="00FC0305" w:rsidP="00FC0305">
            <w:pPr>
              <w:rPr>
                <w:b/>
                <w:bCs/>
                <w:lang w:val="en-IN"/>
              </w:rPr>
            </w:pPr>
          </w:p>
          <w:p w14:paraId="071D434B" w14:textId="77777777" w:rsidR="00FC0305" w:rsidRDefault="00FC0305" w:rsidP="00FC0305">
            <w:pPr>
              <w:rPr>
                <w:b/>
                <w:bCs/>
                <w:lang w:val="en-IN"/>
              </w:rPr>
            </w:pPr>
            <w:r>
              <w:rPr>
                <w:noProof/>
              </w:rPr>
              <w:drawing>
                <wp:anchor distT="0" distB="0" distL="114300" distR="114300" simplePos="0" relativeHeight="251663360" behindDoc="0" locked="0" layoutInCell="1" allowOverlap="1" wp14:anchorId="6D9F5D53" wp14:editId="15CC3889">
                  <wp:simplePos x="0" y="0"/>
                  <wp:positionH relativeFrom="column">
                    <wp:posOffset>3308</wp:posOffset>
                  </wp:positionH>
                  <wp:positionV relativeFrom="paragraph">
                    <wp:posOffset>-1734</wp:posOffset>
                  </wp:positionV>
                  <wp:extent cx="271000" cy="21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9157854789</w:t>
            </w:r>
          </w:p>
          <w:p w14:paraId="08AB36E7" w14:textId="77777777" w:rsidR="00FC0305" w:rsidRDefault="00FC0305" w:rsidP="00FC0305">
            <w:pPr>
              <w:rPr>
                <w:b/>
                <w:bCs/>
                <w:lang w:val="en-IN"/>
              </w:rPr>
            </w:pPr>
          </w:p>
          <w:p w14:paraId="2B6602EA" w14:textId="77777777" w:rsidR="00FC0305" w:rsidRDefault="00FC0305" w:rsidP="00FC0305">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w:t>
            </w:r>
            <w:r>
              <w:rPr>
                <w:sz w:val="16"/>
                <w:szCs w:val="16"/>
                <w:lang w:val="en-IN"/>
              </w:rPr>
              <w:t>27</w:t>
            </w:r>
            <w:r w:rsidRPr="0090176B">
              <w:rPr>
                <w:sz w:val="16"/>
                <w:szCs w:val="16"/>
                <w:lang w:val="en-IN"/>
              </w:rPr>
              <w:t xml:space="preserve">/8, </w:t>
            </w:r>
            <w:r>
              <w:rPr>
                <w:sz w:val="16"/>
                <w:szCs w:val="16"/>
                <w:lang w:val="en-IN"/>
              </w:rPr>
              <w:t>Trasnport Nagar Pimpri</w:t>
            </w:r>
            <w:r w:rsidRPr="0090176B">
              <w:rPr>
                <w:sz w:val="16"/>
                <w:szCs w:val="16"/>
                <w:lang w:val="en-IN"/>
              </w:rPr>
              <w:t xml:space="preserve"> </w:t>
            </w:r>
            <w:r>
              <w:rPr>
                <w:sz w:val="16"/>
                <w:szCs w:val="16"/>
                <w:lang w:val="en-IN"/>
              </w:rPr>
              <w:t>PCMC</w:t>
            </w:r>
          </w:p>
          <w:p w14:paraId="038A95AE" w14:textId="77777777" w:rsidR="00FC0305" w:rsidRPr="000F42DB" w:rsidRDefault="00FC0305" w:rsidP="00FC0305">
            <w:pPr>
              <w:rPr>
                <w:b/>
                <w:bCs/>
                <w:lang w:val="en-IN"/>
              </w:rPr>
            </w:pPr>
            <w:r w:rsidRPr="00CF51A1">
              <w:rPr>
                <w:b/>
                <w:bCs/>
                <w:sz w:val="16"/>
                <w:szCs w:val="16"/>
                <w:lang w:val="en-IN"/>
              </w:rPr>
              <w:t>Billing:</w:t>
            </w:r>
            <w:r>
              <w:rPr>
                <w:sz w:val="16"/>
                <w:szCs w:val="16"/>
                <w:lang w:val="en-IN"/>
              </w:rPr>
              <w:t xml:space="preserve">        Shop 121, Industrial State, Chickli PCMC </w:t>
            </w:r>
            <w:r w:rsidR="00C54716">
              <w:rPr>
                <w:sz w:val="16"/>
                <w:szCs w:val="16"/>
                <w:lang w:val="en-IN"/>
              </w:rPr>
              <w:t>–</w:t>
            </w:r>
            <w:r>
              <w:rPr>
                <w:sz w:val="16"/>
                <w:szCs w:val="16"/>
                <w:lang w:val="en-IN"/>
              </w:rPr>
              <w:t xml:space="preserve"> 400258</w:t>
            </w:r>
          </w:p>
        </w:tc>
      </w:tr>
    </w:tbl>
    <w:p w14:paraId="79986D64" w14:textId="77777777" w:rsidR="000F42DB" w:rsidRDefault="000F42DB" w:rsidP="00442E97">
      <w:pPr>
        <w:rPr>
          <w:lang w:val="en-IN"/>
        </w:rPr>
      </w:pPr>
    </w:p>
    <w:p w14:paraId="67A98AE3" w14:textId="77777777" w:rsidR="000F42DB" w:rsidRDefault="000F42DB" w:rsidP="00442E97">
      <w:pPr>
        <w:rPr>
          <w:lang w:val="en-IN"/>
        </w:rPr>
      </w:pPr>
    </w:p>
    <w:p w14:paraId="6E422684" w14:textId="77777777" w:rsidR="000F42DB" w:rsidRDefault="000A7192" w:rsidP="00442E97">
      <w:pPr>
        <w:rPr>
          <w:lang w:val="en-IN"/>
        </w:rPr>
      </w:pPr>
      <w:r>
        <w:rPr>
          <w:lang w:val="en-IN"/>
        </w:rPr>
        <w:t>Delivery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A7192" w14:paraId="17AD8ED7" w14:textId="77777777" w:rsidTr="00EC7F10">
        <w:trPr>
          <w:trHeight w:val="981"/>
        </w:trPr>
        <w:tc>
          <w:tcPr>
            <w:tcW w:w="4508" w:type="dxa"/>
            <w:shd w:val="clear" w:color="auto" w:fill="EDEDED" w:themeFill="accent3" w:themeFillTint="33"/>
          </w:tcPr>
          <w:p w14:paraId="7ACC800C" w14:textId="20A79EF6" w:rsidR="000A7192" w:rsidRDefault="000A7192" w:rsidP="00EC7F10">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w:t>
            </w:r>
          </w:p>
          <w:p w14:paraId="1259545B" w14:textId="77777777" w:rsidR="000A7192" w:rsidRPr="00EC7F10" w:rsidRDefault="00EC7F10" w:rsidP="00EC7F10">
            <w:pPr>
              <w:rPr>
                <w:b/>
                <w:bCs/>
                <w:sz w:val="20"/>
                <w:szCs w:val="20"/>
                <w:lang w:val="en-IN"/>
              </w:rPr>
            </w:pPr>
            <w:r>
              <w:rPr>
                <w:sz w:val="16"/>
                <w:szCs w:val="16"/>
                <w:lang w:val="en-IN"/>
              </w:rPr>
              <w:t xml:space="preserve">                                                                            </w:t>
            </w:r>
            <w:r w:rsidRPr="00EC7F10">
              <w:rPr>
                <w:b/>
                <w:bCs/>
                <w:color w:val="FF0000"/>
                <w:sz w:val="20"/>
                <w:szCs w:val="20"/>
                <w:lang w:val="en-IN"/>
              </w:rPr>
              <w:t>Tue  Mar 31, 2020</w:t>
            </w:r>
          </w:p>
          <w:p w14:paraId="0805F49D" w14:textId="77777777" w:rsidR="000A7192" w:rsidRPr="000A7192" w:rsidRDefault="00EC7F10" w:rsidP="00EC7F10">
            <w:pPr>
              <w:tabs>
                <w:tab w:val="left" w:pos="3090"/>
              </w:tabs>
              <w:rPr>
                <w:sz w:val="16"/>
                <w:szCs w:val="16"/>
                <w:lang w:val="en-IN"/>
              </w:rPr>
            </w:pPr>
            <w:r>
              <w:rPr>
                <w:sz w:val="16"/>
                <w:szCs w:val="16"/>
                <w:lang w:val="en-IN"/>
              </w:rPr>
              <w:tab/>
            </w:r>
          </w:p>
          <w:p w14:paraId="6785DE6F" w14:textId="77777777" w:rsidR="000A7192" w:rsidRPr="000A7192" w:rsidRDefault="000A7192" w:rsidP="00EC7F10">
            <w:pPr>
              <w:rPr>
                <w:sz w:val="20"/>
                <w:szCs w:val="20"/>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 Computer, 2 mouse, 1 CPU</w:t>
            </w:r>
          </w:p>
          <w:p w14:paraId="15B33965" w14:textId="77777777" w:rsidR="000A7192" w:rsidRPr="000F42DB" w:rsidRDefault="000A7192" w:rsidP="00EC7F10">
            <w:pPr>
              <w:rPr>
                <w:b/>
                <w:bCs/>
                <w:lang w:val="en-IN"/>
              </w:rPr>
            </w:pPr>
          </w:p>
        </w:tc>
      </w:tr>
      <w:tr w:rsidR="000A7192" w14:paraId="0FB032A1" w14:textId="77777777" w:rsidTr="00EC7F10">
        <w:trPr>
          <w:trHeight w:val="928"/>
        </w:trPr>
        <w:tc>
          <w:tcPr>
            <w:tcW w:w="4508" w:type="dxa"/>
            <w:shd w:val="clear" w:color="auto" w:fill="E2EFD9" w:themeFill="accent6" w:themeFillTint="33"/>
          </w:tcPr>
          <w:p w14:paraId="784D9BF4" w14:textId="598A05FA" w:rsidR="000A7192" w:rsidRDefault="000A7192" w:rsidP="00EC7F10">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w:t>
            </w:r>
          </w:p>
          <w:p w14:paraId="5464D547" w14:textId="77777777" w:rsidR="000A7192" w:rsidRDefault="00EC7F10" w:rsidP="00EC7F10">
            <w:pPr>
              <w:rPr>
                <w:b/>
                <w:bCs/>
                <w:lang w:val="en-IN"/>
              </w:rPr>
            </w:pPr>
            <w:r>
              <w:rPr>
                <w:b/>
                <w:bCs/>
                <w:color w:val="FF0000"/>
                <w:sz w:val="20"/>
                <w:szCs w:val="20"/>
                <w:lang w:val="en-IN"/>
              </w:rPr>
              <w:t xml:space="preserve">                                                             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p>
          <w:p w14:paraId="3B56E587" w14:textId="77777777" w:rsidR="000A7192" w:rsidRPr="000F42DB" w:rsidRDefault="000A7192" w:rsidP="00EC7F10">
            <w:pPr>
              <w:rPr>
                <w:b/>
                <w:bCs/>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tc>
      </w:tr>
      <w:tr w:rsidR="00EC7F10" w14:paraId="23C0F76C" w14:textId="77777777" w:rsidTr="00EC7F10">
        <w:trPr>
          <w:trHeight w:val="928"/>
        </w:trPr>
        <w:tc>
          <w:tcPr>
            <w:tcW w:w="4508" w:type="dxa"/>
            <w:shd w:val="clear" w:color="auto" w:fill="E2EFD9" w:themeFill="accent6" w:themeFillTint="33"/>
          </w:tcPr>
          <w:p w14:paraId="75930202" w14:textId="77777777" w:rsidR="00EC7F10" w:rsidRDefault="00EC7F10" w:rsidP="00EC7F10">
            <w:pPr>
              <w:rPr>
                <w:b/>
                <w:bCs/>
                <w:lang w:val="en-IN"/>
              </w:rPr>
            </w:pPr>
          </w:p>
        </w:tc>
      </w:tr>
    </w:tbl>
    <w:p w14:paraId="3CE0A4E7" w14:textId="77777777" w:rsidR="000A7192" w:rsidRDefault="00EC7F10" w:rsidP="00442E97">
      <w:pPr>
        <w:rPr>
          <w:lang w:val="en-IN"/>
        </w:rPr>
      </w:pPr>
      <w:r>
        <w:rPr>
          <w:lang w:val="en-IN"/>
        </w:rPr>
        <w:br w:type="textWrapping" w:clear="all"/>
      </w:r>
    </w:p>
    <w:p w14:paraId="11231460" w14:textId="77777777" w:rsidR="00727D7B" w:rsidRDefault="00727D7B" w:rsidP="00442E97">
      <w:pPr>
        <w:rPr>
          <w:lang w:val="en-IN"/>
        </w:rPr>
      </w:pPr>
    </w:p>
    <w:p w14:paraId="09D17448" w14:textId="7583C266" w:rsidR="00F512FD" w:rsidRDefault="00F512FD" w:rsidP="00442E97">
      <w:pPr>
        <w:rPr>
          <w:b/>
          <w:bCs/>
          <w:lang w:val="en-IN"/>
        </w:rPr>
      </w:pPr>
      <w:r w:rsidRPr="000C0A45">
        <w:rPr>
          <w:b/>
          <w:bCs/>
          <w:lang w:val="en-IN"/>
        </w:rPr>
        <w:t>Bill</w:t>
      </w:r>
    </w:p>
    <w:p w14:paraId="5AC5ABBA" w14:textId="06A7A61D" w:rsidR="00BD288A" w:rsidRDefault="00BD288A" w:rsidP="00442E97">
      <w:pPr>
        <w:rPr>
          <w:b/>
          <w:bCs/>
          <w:lang w:val="en-IN"/>
        </w:rPr>
      </w:pPr>
    </w:p>
    <w:p w14:paraId="689C6BEB" w14:textId="77777777" w:rsidR="00BD288A" w:rsidRPr="000C0A45" w:rsidRDefault="00BD288A" w:rsidP="00442E97">
      <w:pPr>
        <w:rPr>
          <w:b/>
          <w:bCs/>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F512FD" w14:paraId="3D7BB07A" w14:textId="77777777" w:rsidTr="004A7D48">
        <w:trPr>
          <w:trHeight w:val="981"/>
        </w:trPr>
        <w:tc>
          <w:tcPr>
            <w:tcW w:w="4508" w:type="dxa"/>
            <w:shd w:val="clear" w:color="auto" w:fill="EDEDED" w:themeFill="accent3" w:themeFillTint="33"/>
          </w:tcPr>
          <w:p w14:paraId="4366939F" w14:textId="1F143405" w:rsidR="00F512FD" w:rsidRDefault="00F512FD" w:rsidP="004A7D48">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p>
          <w:p w14:paraId="513A0DB5" w14:textId="77777777" w:rsidR="00F512FD" w:rsidRPr="00F512FD" w:rsidRDefault="00F512FD" w:rsidP="004A7D48">
            <w:pPr>
              <w:rPr>
                <w:b/>
                <w:bCs/>
                <w:color w:val="FF0000"/>
                <w:sz w:val="20"/>
                <w:szCs w:val="20"/>
                <w:lang w:val="en-IN"/>
              </w:rPr>
            </w:pPr>
            <w:r>
              <w:rPr>
                <w:noProof/>
              </w:rPr>
              <w:drawing>
                <wp:anchor distT="0" distB="0" distL="114300" distR="114300" simplePos="0" relativeHeight="251666432" behindDoc="1" locked="0" layoutInCell="1" allowOverlap="1" wp14:anchorId="56A18B27" wp14:editId="0E643787">
                  <wp:simplePos x="0" y="0"/>
                  <wp:positionH relativeFrom="column">
                    <wp:posOffset>1837080</wp:posOffset>
                  </wp:positionH>
                  <wp:positionV relativeFrom="paragraph">
                    <wp:posOffset>26111</wp:posOffset>
                  </wp:positionV>
                  <wp:extent cx="87630" cy="952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3B2CB584" w14:textId="77777777" w:rsidR="00F512FD" w:rsidRDefault="00F512FD" w:rsidP="00F512FD">
            <w:pPr>
              <w:rPr>
                <w:sz w:val="18"/>
                <w:szCs w:val="18"/>
                <w:lang w:val="en-IN"/>
              </w:rPr>
            </w:pPr>
            <w:r w:rsidRPr="00F512FD">
              <w:rPr>
                <w:sz w:val="18"/>
                <w:szCs w:val="18"/>
                <w:lang w:val="en-IN"/>
              </w:rPr>
              <w:t>CGST: 0.0 , SGST: 0.0, IGST: 0.0, Net: 3300.0</w:t>
            </w:r>
            <w:r>
              <w:rPr>
                <w:sz w:val="18"/>
                <w:szCs w:val="18"/>
                <w:lang w:val="en-IN"/>
              </w:rPr>
              <w:t xml:space="preserve"> Extra:0.0</w:t>
            </w:r>
          </w:p>
          <w:p w14:paraId="3D3C5DD9" w14:textId="77777777" w:rsidR="00F512FD" w:rsidRDefault="00F512FD" w:rsidP="00F512FD">
            <w:pPr>
              <w:rPr>
                <w:b/>
                <w:bCs/>
                <w:lang w:val="en-IN"/>
              </w:rPr>
            </w:pPr>
            <w:r w:rsidRPr="006001AA">
              <w:rPr>
                <w:b/>
                <w:bCs/>
                <w:sz w:val="18"/>
                <w:szCs w:val="18"/>
                <w:lang w:val="en-IN"/>
              </w:rPr>
              <w:t>Notes:</w:t>
            </w:r>
            <w:r>
              <w:rPr>
                <w:sz w:val="18"/>
                <w:szCs w:val="18"/>
                <w:lang w:val="en-IN"/>
              </w:rPr>
              <w:t xml:space="preserve"> </w:t>
            </w:r>
            <w:r w:rsidR="00BF1664" w:rsidRPr="000A7192">
              <w:rPr>
                <w:sz w:val="20"/>
                <w:szCs w:val="20"/>
                <w:lang w:val="en-IN"/>
              </w:rPr>
              <w:t>4 Computer, 2 mouse, 1 CPU</w:t>
            </w:r>
            <w:r w:rsidR="00BF1664" w:rsidRPr="000F42DB">
              <w:rPr>
                <w:b/>
                <w:bCs/>
                <w:lang w:val="en-IN"/>
              </w:rPr>
              <w:t xml:space="preserve"> </w:t>
            </w:r>
          </w:p>
          <w:p w14:paraId="23154F1E" w14:textId="651C6261" w:rsidR="00C46EAF" w:rsidRPr="001F5EED" w:rsidRDefault="00C46EAF" w:rsidP="00F512FD">
            <w:pPr>
              <w:rPr>
                <w:b/>
                <w:bCs/>
                <w:sz w:val="14"/>
                <w:szCs w:val="14"/>
                <w:lang w:val="en-IN"/>
              </w:rPr>
            </w:pPr>
            <w:r w:rsidRPr="00FE4292">
              <w:rPr>
                <w:b/>
                <w:bCs/>
                <w:sz w:val="16"/>
                <w:szCs w:val="16"/>
                <w:lang w:val="en-IN"/>
              </w:rPr>
              <w:t>Include in CA Report</w:t>
            </w:r>
            <w:r>
              <w:rPr>
                <w:b/>
                <w:bCs/>
                <w:lang w:val="en-IN"/>
              </w:rPr>
              <w:t xml:space="preserve">: </w:t>
            </w:r>
            <w:r w:rsidR="000F3F90" w:rsidRPr="001F5EED">
              <w:rPr>
                <w:b/>
                <w:bCs/>
                <w:sz w:val="14"/>
                <w:szCs w:val="14"/>
                <w:lang w:val="en-IN"/>
              </w:rPr>
              <w:t>&lt;Show On off Switch&gt;</w:t>
            </w:r>
          </w:p>
          <w:p w14:paraId="13C2E0B9" w14:textId="0CF716C8" w:rsidR="002D1B39" w:rsidRDefault="002D1B39" w:rsidP="00F512FD">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0F3F90" w:rsidRPr="00110D99">
              <w:rPr>
                <w:b/>
                <w:bCs/>
                <w:sz w:val="14"/>
                <w:szCs w:val="14"/>
                <w:lang w:val="en-IN"/>
              </w:rPr>
              <w:t>&lt;Show On off Switch&gt;</w:t>
            </w:r>
          </w:p>
          <w:p w14:paraId="4FE91FF4" w14:textId="294234FE" w:rsidR="00136AC1" w:rsidRPr="00136AC1" w:rsidRDefault="004947F0" w:rsidP="00F512FD">
            <w:pPr>
              <w:rPr>
                <w:lang w:val="en-IN"/>
              </w:rPr>
            </w:pPr>
            <w:r>
              <w:rPr>
                <w:b/>
                <w:bCs/>
                <w:sz w:val="16"/>
                <w:szCs w:val="16"/>
                <w:lang w:val="en-IN"/>
              </w:rPr>
              <w:t>Inovice</w:t>
            </w:r>
            <w:r w:rsidRPr="00136AC1">
              <w:rPr>
                <w:b/>
                <w:bCs/>
                <w:sz w:val="16"/>
                <w:szCs w:val="16"/>
                <w:lang w:val="en-IN"/>
              </w:rPr>
              <w:t xml:space="preserve"> </w:t>
            </w:r>
            <w:r w:rsidR="00136AC1" w:rsidRPr="00136AC1">
              <w:rPr>
                <w:b/>
                <w:bCs/>
                <w:sz w:val="16"/>
                <w:szCs w:val="16"/>
                <w:lang w:val="en-IN"/>
              </w:rPr>
              <w:t>No:</w:t>
            </w:r>
            <w:r w:rsidR="00136AC1">
              <w:rPr>
                <w:lang w:val="en-IN"/>
              </w:rPr>
              <w:t xml:space="preserve"> </w:t>
            </w:r>
            <w:r w:rsidR="00136AC1" w:rsidRPr="00136AC1">
              <w:rPr>
                <w:b/>
                <w:bCs/>
                <w:lang w:val="en-IN"/>
              </w:rPr>
              <w:t>C102</w:t>
            </w:r>
          </w:p>
        </w:tc>
      </w:tr>
      <w:tr w:rsidR="00F512FD" w14:paraId="0A02CF4F" w14:textId="77777777" w:rsidTr="004A7D48">
        <w:trPr>
          <w:trHeight w:val="928"/>
        </w:trPr>
        <w:tc>
          <w:tcPr>
            <w:tcW w:w="4508" w:type="dxa"/>
            <w:shd w:val="clear" w:color="auto" w:fill="E2EFD9" w:themeFill="accent6" w:themeFillTint="33"/>
          </w:tcPr>
          <w:p w14:paraId="4D2E142F" w14:textId="7E31AD93" w:rsidR="00F512FD" w:rsidRDefault="00F512FD" w:rsidP="004A7D48">
            <w:pPr>
              <w:rPr>
                <w:sz w:val="16"/>
                <w:szCs w:val="16"/>
                <w:lang w:val="en-IN"/>
              </w:rPr>
            </w:pPr>
            <w:r>
              <w:rPr>
                <w:b/>
                <w:bCs/>
                <w:lang w:val="en-IN"/>
              </w:rPr>
              <w:lastRenderedPageBreak/>
              <w:t>XYZ</w:t>
            </w:r>
            <w:r w:rsidRPr="000F42DB">
              <w:rPr>
                <w:b/>
                <w:bCs/>
                <w:lang w:val="en-IN"/>
              </w:rPr>
              <w:t xml:space="preserve"> </w:t>
            </w:r>
            <w:r>
              <w:rPr>
                <w:b/>
                <w:bCs/>
                <w:lang w:val="en-IN"/>
              </w:rPr>
              <w:t xml:space="preserve">Corporation  </w:t>
            </w:r>
            <w:r>
              <w:rPr>
                <w:sz w:val="16"/>
                <w:szCs w:val="16"/>
                <w:lang w:val="en-IN"/>
              </w:rPr>
              <w:t xml:space="preserve">Pune </w:t>
            </w:r>
          </w:p>
          <w:p w14:paraId="7BC91D12" w14:textId="77777777" w:rsidR="00BF1664" w:rsidRDefault="00BF1664" w:rsidP="00BF1664">
            <w:pPr>
              <w:rPr>
                <w:b/>
                <w:bCs/>
                <w:color w:val="FF0000"/>
                <w:sz w:val="20"/>
                <w:szCs w:val="20"/>
                <w:lang w:val="en-IN"/>
              </w:rPr>
            </w:pPr>
            <w:r>
              <w:rPr>
                <w:noProof/>
              </w:rPr>
              <w:drawing>
                <wp:anchor distT="0" distB="0" distL="114300" distR="114300" simplePos="0" relativeHeight="251668480" behindDoc="1" locked="0" layoutInCell="1" allowOverlap="1" wp14:anchorId="35B30026" wp14:editId="2F197DEF">
                  <wp:simplePos x="0" y="0"/>
                  <wp:positionH relativeFrom="column">
                    <wp:posOffset>1836140</wp:posOffset>
                  </wp:positionH>
                  <wp:positionV relativeFrom="paragraph">
                    <wp:posOffset>29769</wp:posOffset>
                  </wp:positionV>
                  <wp:extent cx="87630" cy="9525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F512FD">
              <w:rPr>
                <w:b/>
                <w:bCs/>
                <w:color w:val="FF0000"/>
                <w:sz w:val="20"/>
                <w:szCs w:val="20"/>
                <w:lang w:val="en-IN"/>
              </w:rPr>
              <w:t>Wed</w:t>
            </w:r>
            <w:r w:rsidR="00F512FD" w:rsidRPr="00EC7F10">
              <w:rPr>
                <w:b/>
                <w:bCs/>
                <w:color w:val="FF0000"/>
                <w:sz w:val="20"/>
                <w:szCs w:val="20"/>
                <w:lang w:val="en-IN"/>
              </w:rPr>
              <w:t xml:space="preserve">  </w:t>
            </w:r>
            <w:r w:rsidR="00F512FD">
              <w:rPr>
                <w:b/>
                <w:bCs/>
                <w:color w:val="FF0000"/>
                <w:sz w:val="20"/>
                <w:szCs w:val="20"/>
                <w:lang w:val="en-IN"/>
              </w:rPr>
              <w:t>Apr</w:t>
            </w:r>
            <w:r w:rsidR="00F512FD" w:rsidRPr="00EC7F10">
              <w:rPr>
                <w:b/>
                <w:bCs/>
                <w:color w:val="FF0000"/>
                <w:sz w:val="20"/>
                <w:szCs w:val="20"/>
                <w:lang w:val="en-IN"/>
              </w:rPr>
              <w:t xml:space="preserve"> </w:t>
            </w:r>
            <w:r w:rsidR="00F512FD">
              <w:rPr>
                <w:b/>
                <w:bCs/>
                <w:color w:val="FF0000"/>
                <w:sz w:val="20"/>
                <w:szCs w:val="20"/>
                <w:lang w:val="en-IN"/>
              </w:rPr>
              <w:t>0</w:t>
            </w:r>
            <w:r w:rsidR="00F512FD" w:rsidRPr="00EC7F10">
              <w:rPr>
                <w:b/>
                <w:bCs/>
                <w:color w:val="FF0000"/>
                <w:sz w:val="20"/>
                <w:szCs w:val="20"/>
                <w:lang w:val="en-IN"/>
              </w:rPr>
              <w:t>1, 2020</w:t>
            </w:r>
            <w:r>
              <w:rPr>
                <w:b/>
                <w:bCs/>
                <w:color w:val="FF0000"/>
                <w:sz w:val="20"/>
                <w:szCs w:val="20"/>
                <w:lang w:val="en-IN"/>
              </w:rPr>
              <w:t xml:space="preserve">                            </w:t>
            </w:r>
            <w:r w:rsidR="006001AA">
              <w:rPr>
                <w:b/>
                <w:bCs/>
                <w:color w:val="FF0000"/>
                <w:sz w:val="20"/>
                <w:szCs w:val="20"/>
                <w:lang w:val="en-IN"/>
              </w:rPr>
              <w:t>5810</w:t>
            </w:r>
            <w:r w:rsidRPr="00BF1664">
              <w:rPr>
                <w:b/>
                <w:bCs/>
                <w:color w:val="FF0000"/>
                <w:sz w:val="20"/>
                <w:szCs w:val="20"/>
                <w:lang w:val="en-IN"/>
              </w:rPr>
              <w:t>.5</w:t>
            </w:r>
          </w:p>
          <w:p w14:paraId="6D6D3F1C" w14:textId="77777777" w:rsidR="00BF1664" w:rsidRDefault="00BF1664" w:rsidP="00BF1664">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sidR="006001AA">
              <w:rPr>
                <w:sz w:val="18"/>
                <w:szCs w:val="18"/>
                <w:lang w:val="en-IN"/>
              </w:rPr>
              <w:t>5000</w:t>
            </w:r>
            <w:r w:rsidRPr="00F512FD">
              <w:rPr>
                <w:sz w:val="18"/>
                <w:szCs w:val="18"/>
                <w:lang w:val="en-IN"/>
              </w:rPr>
              <w:t>.0</w:t>
            </w:r>
            <w:r>
              <w:rPr>
                <w:sz w:val="18"/>
                <w:szCs w:val="18"/>
                <w:lang w:val="en-IN"/>
              </w:rPr>
              <w:t xml:space="preserve"> Extra:10.</w:t>
            </w:r>
            <w:r w:rsidR="006001AA">
              <w:rPr>
                <w:sz w:val="18"/>
                <w:szCs w:val="18"/>
                <w:lang w:val="en-IN"/>
              </w:rPr>
              <w:t>5</w:t>
            </w:r>
          </w:p>
          <w:p w14:paraId="131B13E1" w14:textId="77777777" w:rsidR="00F512FD" w:rsidRDefault="00BF1664" w:rsidP="004A7D48">
            <w:pPr>
              <w:rPr>
                <w:sz w:val="20"/>
                <w:szCs w:val="20"/>
                <w:lang w:val="en-IN"/>
              </w:rPr>
            </w:pPr>
            <w:r w:rsidRPr="006001AA">
              <w:rPr>
                <w:b/>
                <w:bCs/>
                <w:sz w:val="18"/>
                <w:szCs w:val="18"/>
                <w:lang w:val="en-IN"/>
              </w:rPr>
              <w:t>Notes</w:t>
            </w:r>
            <w:r w:rsidRPr="006001AA">
              <w:rPr>
                <w:b/>
                <w:bCs/>
                <w:sz w:val="16"/>
                <w:szCs w:val="16"/>
                <w:lang w:val="en-IN"/>
              </w:rPr>
              <w:t xml:space="preserve"> </w:t>
            </w:r>
            <w:r w:rsidR="00F512FD" w:rsidRPr="006001AA">
              <w:rPr>
                <w:b/>
                <w:bCs/>
                <w:sz w:val="16"/>
                <w:szCs w:val="16"/>
                <w:lang w:val="en-IN"/>
              </w:rPr>
              <w:t>:</w:t>
            </w:r>
            <w:r w:rsidR="00F512FD">
              <w:rPr>
                <w:b/>
                <w:bCs/>
                <w:sz w:val="16"/>
                <w:szCs w:val="16"/>
                <w:lang w:val="en-IN"/>
              </w:rPr>
              <w:t xml:space="preserve"> </w:t>
            </w:r>
            <w:r w:rsidR="00F512FD" w:rsidRPr="000A7192">
              <w:rPr>
                <w:sz w:val="20"/>
                <w:szCs w:val="20"/>
                <w:lang w:val="en-IN"/>
              </w:rPr>
              <w:t>4</w:t>
            </w:r>
            <w:r w:rsidR="00F512FD">
              <w:rPr>
                <w:sz w:val="20"/>
                <w:szCs w:val="20"/>
                <w:lang w:val="en-IN"/>
              </w:rPr>
              <w:t>kg Hypochloride</w:t>
            </w:r>
            <w:r w:rsidR="00F512FD" w:rsidRPr="000A7192">
              <w:rPr>
                <w:sz w:val="20"/>
                <w:szCs w:val="20"/>
                <w:lang w:val="en-IN"/>
              </w:rPr>
              <w:t xml:space="preserve"> , 2</w:t>
            </w:r>
            <w:r w:rsidR="00F512FD">
              <w:rPr>
                <w:sz w:val="20"/>
                <w:szCs w:val="20"/>
                <w:lang w:val="en-IN"/>
              </w:rPr>
              <w:t>ltr  Clorine</w:t>
            </w:r>
          </w:p>
          <w:p w14:paraId="2AC18460" w14:textId="52DCE613" w:rsidR="00C46EAF" w:rsidRDefault="00C46EAF" w:rsidP="004A7D48">
            <w:pPr>
              <w:rPr>
                <w:b/>
                <w:bCs/>
                <w:lang w:val="en-IN"/>
              </w:rPr>
            </w:pPr>
            <w:r w:rsidRPr="00FE4292">
              <w:rPr>
                <w:b/>
                <w:bCs/>
                <w:sz w:val="16"/>
                <w:szCs w:val="16"/>
                <w:lang w:val="en-IN"/>
              </w:rPr>
              <w:t>Include in CA Report</w:t>
            </w:r>
            <w:r>
              <w:rPr>
                <w:b/>
                <w:bCs/>
                <w:lang w:val="en-IN"/>
              </w:rPr>
              <w:t xml:space="preserve">: </w:t>
            </w:r>
            <w:r w:rsidR="006717FE" w:rsidRPr="00110D99">
              <w:rPr>
                <w:b/>
                <w:bCs/>
                <w:sz w:val="14"/>
                <w:szCs w:val="14"/>
                <w:lang w:val="en-IN"/>
              </w:rPr>
              <w:t>&lt;Show On off Switch&gt;</w:t>
            </w:r>
          </w:p>
          <w:p w14:paraId="4F8BB9DC" w14:textId="7F734289" w:rsidR="002D1B39" w:rsidRDefault="002D1B39" w:rsidP="002D1B39">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6717FE" w:rsidRPr="00110D99">
              <w:rPr>
                <w:b/>
                <w:bCs/>
                <w:sz w:val="14"/>
                <w:szCs w:val="14"/>
                <w:lang w:val="en-IN"/>
              </w:rPr>
              <w:t>&lt;Show On off Switch&gt;</w:t>
            </w:r>
          </w:p>
          <w:p w14:paraId="10D65836" w14:textId="6BF7AE91" w:rsidR="001969BF" w:rsidRPr="000F42DB" w:rsidRDefault="004947F0" w:rsidP="002D1B39">
            <w:pPr>
              <w:rPr>
                <w:b/>
                <w:bCs/>
                <w:lang w:val="en-IN"/>
              </w:rPr>
            </w:pPr>
            <w:r>
              <w:rPr>
                <w:b/>
                <w:bCs/>
                <w:sz w:val="16"/>
                <w:szCs w:val="16"/>
                <w:lang w:val="en-IN"/>
              </w:rPr>
              <w:t>Invoice</w:t>
            </w:r>
            <w:r w:rsidR="001969BF" w:rsidRPr="00136AC1">
              <w:rPr>
                <w:b/>
                <w:bCs/>
                <w:sz w:val="16"/>
                <w:szCs w:val="16"/>
                <w:lang w:val="en-IN"/>
              </w:rPr>
              <w:t xml:space="preserve"> No:</w:t>
            </w:r>
          </w:p>
        </w:tc>
      </w:tr>
    </w:tbl>
    <w:p w14:paraId="38A6011E" w14:textId="77777777" w:rsidR="00F512FD" w:rsidRDefault="00F512FD" w:rsidP="00442E97">
      <w:pPr>
        <w:rPr>
          <w:lang w:val="en-IN"/>
        </w:rPr>
      </w:pPr>
    </w:p>
    <w:p w14:paraId="5385BECE" w14:textId="77777777" w:rsidR="00F512FD" w:rsidRDefault="00F512FD" w:rsidP="00442E97">
      <w:pPr>
        <w:rPr>
          <w:lang w:val="en-IN"/>
        </w:rPr>
      </w:pPr>
    </w:p>
    <w:p w14:paraId="4CF5B5AF" w14:textId="77777777" w:rsidR="00F512FD" w:rsidRDefault="00F512FD" w:rsidP="00442E97">
      <w:pPr>
        <w:rPr>
          <w:noProof/>
        </w:rPr>
      </w:pPr>
    </w:p>
    <w:p w14:paraId="0947D40B" w14:textId="77777777" w:rsidR="00F512FD" w:rsidRDefault="00F512FD" w:rsidP="00442E97">
      <w:pPr>
        <w:rPr>
          <w:noProof/>
        </w:rPr>
      </w:pPr>
    </w:p>
    <w:p w14:paraId="239E58D4" w14:textId="77777777" w:rsidR="00F512FD" w:rsidRDefault="00F512FD" w:rsidP="00442E97">
      <w:pPr>
        <w:rPr>
          <w:noProof/>
        </w:rPr>
      </w:pPr>
    </w:p>
    <w:p w14:paraId="0CC284A7" w14:textId="77777777" w:rsidR="00F512FD" w:rsidRDefault="00F512FD" w:rsidP="00442E97">
      <w:pPr>
        <w:rPr>
          <w:noProof/>
        </w:rPr>
      </w:pPr>
    </w:p>
    <w:p w14:paraId="1D67A0A9" w14:textId="77777777" w:rsidR="00F512FD" w:rsidRDefault="00F512FD" w:rsidP="00442E97">
      <w:pPr>
        <w:rPr>
          <w:noProof/>
        </w:rPr>
      </w:pPr>
    </w:p>
    <w:p w14:paraId="2B8B2A65" w14:textId="77777777" w:rsidR="00F512FD" w:rsidRDefault="00F512FD" w:rsidP="00442E97">
      <w:pPr>
        <w:rPr>
          <w:noProof/>
        </w:rPr>
      </w:pPr>
    </w:p>
    <w:p w14:paraId="14E6249C" w14:textId="53E4F7DA" w:rsidR="00F512FD" w:rsidRDefault="00F512FD" w:rsidP="00442E97">
      <w:pPr>
        <w:rPr>
          <w:noProof/>
        </w:rPr>
      </w:pPr>
    </w:p>
    <w:p w14:paraId="12054C1A" w14:textId="77777777" w:rsidR="00BD288A" w:rsidRDefault="00BD288A" w:rsidP="00442E97">
      <w:pPr>
        <w:rPr>
          <w:noProof/>
        </w:rPr>
      </w:pPr>
    </w:p>
    <w:p w14:paraId="0AA03122" w14:textId="77777777" w:rsidR="00136AC1" w:rsidRDefault="00136AC1" w:rsidP="00442E97">
      <w:pPr>
        <w:rPr>
          <w:noProof/>
        </w:rPr>
      </w:pPr>
    </w:p>
    <w:p w14:paraId="42E08A59" w14:textId="77777777" w:rsidR="00136AC1" w:rsidRDefault="00136AC1" w:rsidP="00442E97">
      <w:pPr>
        <w:rPr>
          <w:noProof/>
        </w:rPr>
      </w:pPr>
    </w:p>
    <w:p w14:paraId="5C1725D3" w14:textId="3E89ADE2" w:rsidR="00F512FD" w:rsidRDefault="006D48C8" w:rsidP="00442E97">
      <w:pPr>
        <w:rPr>
          <w:noProof/>
        </w:rPr>
      </w:pPr>
      <w:r>
        <w:rPr>
          <w:noProof/>
        </w:rPr>
        <w:t>Expense List:</w:t>
      </w:r>
    </w:p>
    <w:p w14:paraId="7F12EF7B" w14:textId="77777777" w:rsidR="006D48C8" w:rsidRDefault="006D48C8" w:rsidP="00442E97">
      <w:pPr>
        <w:rPr>
          <w:noProof/>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6D48C8" w14:paraId="7D84304A" w14:textId="77777777" w:rsidTr="004A7D48">
        <w:trPr>
          <w:trHeight w:val="981"/>
        </w:trPr>
        <w:tc>
          <w:tcPr>
            <w:tcW w:w="4508" w:type="dxa"/>
            <w:shd w:val="clear" w:color="auto" w:fill="EDEDED" w:themeFill="accent3" w:themeFillTint="33"/>
          </w:tcPr>
          <w:p w14:paraId="147A4E1A" w14:textId="77777777" w:rsidR="006D48C8" w:rsidRDefault="006D48C8" w:rsidP="004A7D48">
            <w:pPr>
              <w:rPr>
                <w:b/>
                <w:bCs/>
                <w:lang w:val="en-IN"/>
              </w:rPr>
            </w:pPr>
            <w:r>
              <w:rPr>
                <w:b/>
                <w:bCs/>
                <w:lang w:val="en-IN"/>
              </w:rPr>
              <w:t xml:space="preserve">Foo Enterprise Pune    </w:t>
            </w:r>
          </w:p>
          <w:p w14:paraId="3312FE35" w14:textId="77777777" w:rsidR="006D48C8" w:rsidRPr="006D48C8" w:rsidRDefault="006D48C8" w:rsidP="004A7D48">
            <w:pPr>
              <w:rPr>
                <w:sz w:val="16"/>
                <w:szCs w:val="16"/>
                <w:lang w:val="en-IN"/>
              </w:rPr>
            </w:pPr>
            <w:r w:rsidRPr="006D48C8">
              <w:rPr>
                <w:sz w:val="16"/>
                <w:szCs w:val="16"/>
                <w:lang w:val="en-IN"/>
              </w:rPr>
              <w:t>Machine maintenace</w:t>
            </w:r>
            <w:r w:rsidRPr="006D48C8">
              <w:rPr>
                <w:lang w:val="en-IN"/>
              </w:rPr>
              <w:t xml:space="preserve">                        </w:t>
            </w:r>
          </w:p>
          <w:p w14:paraId="7AAF0B05" w14:textId="77777777" w:rsidR="006D48C8" w:rsidRPr="00F512FD" w:rsidRDefault="006D48C8" w:rsidP="004A7D48">
            <w:pPr>
              <w:rPr>
                <w:b/>
                <w:bCs/>
                <w:color w:val="FF0000"/>
                <w:sz w:val="20"/>
                <w:szCs w:val="20"/>
                <w:lang w:val="en-IN"/>
              </w:rPr>
            </w:pPr>
            <w:r>
              <w:rPr>
                <w:noProof/>
              </w:rPr>
              <w:drawing>
                <wp:anchor distT="0" distB="0" distL="114300" distR="114300" simplePos="0" relativeHeight="251670528" behindDoc="1" locked="0" layoutInCell="1" allowOverlap="1" wp14:anchorId="00010249" wp14:editId="41C1506F">
                  <wp:simplePos x="0" y="0"/>
                  <wp:positionH relativeFrom="column">
                    <wp:posOffset>1837080</wp:posOffset>
                  </wp:positionH>
                  <wp:positionV relativeFrom="paragraph">
                    <wp:posOffset>26111</wp:posOffset>
                  </wp:positionV>
                  <wp:extent cx="87630" cy="95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12</w:t>
            </w:r>
            <w:r w:rsidRPr="00F512FD">
              <w:rPr>
                <w:b/>
                <w:bCs/>
                <w:color w:val="FF0000"/>
                <w:sz w:val="20"/>
                <w:szCs w:val="20"/>
                <w:lang w:val="en-IN"/>
              </w:rPr>
              <w:t>00.0</w:t>
            </w:r>
          </w:p>
          <w:p w14:paraId="2846C1DE" w14:textId="77777777" w:rsidR="006D48C8" w:rsidRDefault="006916DD" w:rsidP="004A7D48">
            <w:pPr>
              <w:rPr>
                <w:b/>
                <w:bCs/>
                <w:lang w:val="en-IN"/>
              </w:rPr>
            </w:pPr>
            <w:r>
              <w:rPr>
                <w:b/>
                <w:bCs/>
                <w:sz w:val="16"/>
                <w:szCs w:val="16"/>
                <w:lang w:val="en-IN"/>
              </w:rPr>
              <w:t>Description</w:t>
            </w:r>
            <w:r w:rsidR="006D48C8" w:rsidRPr="006001AA">
              <w:rPr>
                <w:b/>
                <w:bCs/>
                <w:sz w:val="18"/>
                <w:szCs w:val="18"/>
                <w:lang w:val="en-IN"/>
              </w:rPr>
              <w:t>:</w:t>
            </w:r>
            <w:r w:rsidR="006D48C8">
              <w:rPr>
                <w:sz w:val="18"/>
                <w:szCs w:val="18"/>
                <w:lang w:val="en-IN"/>
              </w:rPr>
              <w:t xml:space="preserve"> Machinery maintenance parts purchased</w:t>
            </w:r>
            <w:r w:rsidR="006D48C8" w:rsidRPr="000F42DB">
              <w:rPr>
                <w:b/>
                <w:bCs/>
                <w:lang w:val="en-IN"/>
              </w:rPr>
              <w:t xml:space="preserve"> </w:t>
            </w:r>
          </w:p>
          <w:p w14:paraId="3D882FA6" w14:textId="03CC8798" w:rsidR="00794E3F" w:rsidRDefault="00794E3F" w:rsidP="004A7D48">
            <w:pPr>
              <w:rPr>
                <w:b/>
                <w:bCs/>
                <w:lang w:val="en-IN"/>
              </w:rPr>
            </w:pPr>
            <w:r w:rsidRPr="00794E3F">
              <w:rPr>
                <w:b/>
                <w:bCs/>
                <w:sz w:val="16"/>
                <w:szCs w:val="16"/>
                <w:lang w:val="en-IN"/>
              </w:rPr>
              <w:t>Include in Calculation</w:t>
            </w:r>
            <w:r w:rsidRPr="001F5EED">
              <w:rPr>
                <w:b/>
                <w:bCs/>
                <w:sz w:val="12"/>
                <w:szCs w:val="12"/>
                <w:lang w:val="en-IN"/>
              </w:rPr>
              <w:t>:</w:t>
            </w:r>
            <w:r w:rsidRPr="001F5EED">
              <w:rPr>
                <w:b/>
                <w:bCs/>
                <w:sz w:val="10"/>
                <w:szCs w:val="10"/>
                <w:lang w:val="en-IN"/>
              </w:rPr>
              <w:t xml:space="preserve"> </w:t>
            </w:r>
            <w:r w:rsidR="00120DDF" w:rsidRPr="001F5EED">
              <w:rPr>
                <w:b/>
                <w:bCs/>
                <w:sz w:val="18"/>
                <w:szCs w:val="18"/>
                <w:lang w:val="en-IN"/>
              </w:rPr>
              <w:t xml:space="preserve"> </w:t>
            </w:r>
            <w:r w:rsidR="009013C2" w:rsidRPr="001F5EED">
              <w:rPr>
                <w:b/>
                <w:bCs/>
                <w:sz w:val="14"/>
                <w:szCs w:val="14"/>
                <w:lang w:val="en-IN"/>
              </w:rPr>
              <w:t>&lt;On/off Switch&gt;</w:t>
            </w:r>
          </w:p>
          <w:p w14:paraId="25496663" w14:textId="587A9594" w:rsidR="0020709C" w:rsidRDefault="0020709C" w:rsidP="004A7D48">
            <w:pPr>
              <w:rPr>
                <w:b/>
                <w:bCs/>
                <w:lang w:val="en-IN"/>
              </w:rPr>
            </w:pPr>
            <w:r w:rsidRPr="00FE4292">
              <w:rPr>
                <w:b/>
                <w:bCs/>
                <w:sz w:val="16"/>
                <w:szCs w:val="16"/>
                <w:lang w:val="en-IN"/>
              </w:rPr>
              <w:t>Include in CA Report</w:t>
            </w:r>
            <w:r>
              <w:rPr>
                <w:b/>
                <w:bCs/>
                <w:lang w:val="en-IN"/>
              </w:rPr>
              <w:t xml:space="preserve">: </w:t>
            </w:r>
            <w:r w:rsidR="009013C2" w:rsidRPr="001F5EED">
              <w:rPr>
                <w:b/>
                <w:bCs/>
                <w:sz w:val="14"/>
                <w:szCs w:val="14"/>
                <w:lang w:val="en-IN"/>
              </w:rPr>
              <w:t>&lt;On/off Switch&gt;</w:t>
            </w:r>
          </w:p>
          <w:p w14:paraId="7F1D6120" w14:textId="77777777" w:rsidR="00AC0D63" w:rsidRDefault="00AC0D63" w:rsidP="004A7D48">
            <w:pPr>
              <w:rPr>
                <w:b/>
                <w:bCs/>
                <w:lang w:val="en-IN"/>
              </w:rPr>
            </w:pPr>
          </w:p>
          <w:p w14:paraId="00791538" w14:textId="77777777" w:rsidR="00AC0D63" w:rsidRDefault="00AC0D63" w:rsidP="00AC0D63">
            <w:pPr>
              <w:rPr>
                <w:sz w:val="18"/>
                <w:szCs w:val="18"/>
                <w:lang w:val="en-IN"/>
              </w:rPr>
            </w:pPr>
            <w:r w:rsidRPr="00F512FD">
              <w:rPr>
                <w:sz w:val="18"/>
                <w:szCs w:val="18"/>
                <w:lang w:val="en-IN"/>
              </w:rPr>
              <w:t>Net: 3300.0</w:t>
            </w:r>
            <w:r>
              <w:rPr>
                <w:sz w:val="18"/>
                <w:szCs w:val="18"/>
                <w:lang w:val="en-IN"/>
              </w:rPr>
              <w:t xml:space="preserve">, </w:t>
            </w:r>
            <w:r w:rsidRPr="00F512FD">
              <w:rPr>
                <w:sz w:val="18"/>
                <w:szCs w:val="18"/>
                <w:lang w:val="en-IN"/>
              </w:rPr>
              <w:t xml:space="preserve">CGST: 0.0 , SGST: 0.0, IGST: 0.0, </w:t>
            </w:r>
            <w:r>
              <w:rPr>
                <w:sz w:val="18"/>
                <w:szCs w:val="18"/>
                <w:lang w:val="en-IN"/>
              </w:rPr>
              <w:t>Extra:0.0</w:t>
            </w:r>
          </w:p>
          <w:p w14:paraId="1DD91F67" w14:textId="30FA3F49" w:rsidR="00AC0D63" w:rsidRDefault="00742C0C" w:rsidP="004A7D48">
            <w:pPr>
              <w:rPr>
                <w:b/>
                <w:bCs/>
                <w:lang w:val="en-IN"/>
              </w:rPr>
            </w:pPr>
            <w:r w:rsidRPr="001F5EED">
              <w:rPr>
                <w:sz w:val="18"/>
                <w:szCs w:val="18"/>
                <w:lang w:val="en-IN"/>
              </w:rPr>
              <w:t>To Party Mobile:</w:t>
            </w:r>
            <w:r>
              <w:rPr>
                <w:b/>
                <w:bCs/>
                <w:lang w:val="en-IN"/>
              </w:rPr>
              <w:t>9158900354</w:t>
            </w:r>
          </w:p>
          <w:p w14:paraId="2C98D084" w14:textId="0BE9A7DA" w:rsidR="00AC0D63" w:rsidRPr="000F42DB" w:rsidRDefault="00AC0D63" w:rsidP="004A7D48">
            <w:pPr>
              <w:rPr>
                <w:b/>
                <w:bCs/>
                <w:lang w:val="en-IN"/>
              </w:rPr>
            </w:pPr>
          </w:p>
        </w:tc>
      </w:tr>
      <w:tr w:rsidR="006D48C8" w14:paraId="13D18BD1" w14:textId="77777777" w:rsidTr="004A7D48">
        <w:trPr>
          <w:trHeight w:val="928"/>
        </w:trPr>
        <w:tc>
          <w:tcPr>
            <w:tcW w:w="4508" w:type="dxa"/>
            <w:shd w:val="clear" w:color="auto" w:fill="E2EFD9" w:themeFill="accent6" w:themeFillTint="33"/>
          </w:tcPr>
          <w:p w14:paraId="533D8D01" w14:textId="77777777" w:rsidR="006D48C8" w:rsidRDefault="006D48C8" w:rsidP="004A7D48">
            <w:pPr>
              <w:rPr>
                <w:b/>
                <w:bCs/>
                <w:lang w:val="en-IN"/>
              </w:rPr>
            </w:pPr>
            <w:r>
              <w:rPr>
                <w:b/>
                <w:bCs/>
                <w:lang w:val="en-IN"/>
              </w:rPr>
              <w:t>Bar</w:t>
            </w:r>
            <w:r w:rsidRPr="000F42DB">
              <w:rPr>
                <w:b/>
                <w:bCs/>
                <w:lang w:val="en-IN"/>
              </w:rPr>
              <w:t xml:space="preserve"> </w:t>
            </w:r>
            <w:r>
              <w:rPr>
                <w:b/>
                <w:bCs/>
                <w:lang w:val="en-IN"/>
              </w:rPr>
              <w:t>Corporation Indore</w:t>
            </w:r>
          </w:p>
          <w:p w14:paraId="7B573E98" w14:textId="77777777" w:rsidR="006D48C8" w:rsidRPr="006D48C8" w:rsidRDefault="006D48C8" w:rsidP="006D48C8">
            <w:pPr>
              <w:rPr>
                <w:sz w:val="16"/>
                <w:szCs w:val="16"/>
                <w:lang w:val="en-IN"/>
              </w:rPr>
            </w:pPr>
            <w:r>
              <w:rPr>
                <w:sz w:val="16"/>
                <w:szCs w:val="16"/>
                <w:lang w:val="en-IN"/>
              </w:rPr>
              <w:t>Transportation</w:t>
            </w:r>
            <w:r w:rsidRPr="006D48C8">
              <w:rPr>
                <w:lang w:val="en-IN"/>
              </w:rPr>
              <w:t xml:space="preserve">                        </w:t>
            </w:r>
          </w:p>
          <w:p w14:paraId="5D094840" w14:textId="77777777" w:rsidR="006D48C8" w:rsidRDefault="006D48C8" w:rsidP="004A7D48">
            <w:pPr>
              <w:rPr>
                <w:b/>
                <w:bCs/>
                <w:color w:val="FF0000"/>
                <w:sz w:val="20"/>
                <w:szCs w:val="20"/>
                <w:lang w:val="en-IN"/>
              </w:rPr>
            </w:pPr>
            <w:r>
              <w:rPr>
                <w:noProof/>
              </w:rPr>
              <w:drawing>
                <wp:anchor distT="0" distB="0" distL="114300" distR="114300" simplePos="0" relativeHeight="251671552" behindDoc="1" locked="0" layoutInCell="1" allowOverlap="1" wp14:anchorId="303788B8" wp14:editId="5D84CCBD">
                  <wp:simplePos x="0" y="0"/>
                  <wp:positionH relativeFrom="column">
                    <wp:posOffset>1836140</wp:posOffset>
                  </wp:positionH>
                  <wp:positionV relativeFrom="paragraph">
                    <wp:posOffset>29769</wp:posOffset>
                  </wp:positionV>
                  <wp:extent cx="87630" cy="9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4200</w:t>
            </w:r>
            <w:r w:rsidRPr="00BF1664">
              <w:rPr>
                <w:b/>
                <w:bCs/>
                <w:color w:val="FF0000"/>
                <w:sz w:val="20"/>
                <w:szCs w:val="20"/>
                <w:lang w:val="en-IN"/>
              </w:rPr>
              <w:t>.5</w:t>
            </w:r>
          </w:p>
          <w:p w14:paraId="4825A2FB" w14:textId="77777777" w:rsidR="006D48C8" w:rsidRDefault="006916DD" w:rsidP="004A7D48">
            <w:pPr>
              <w:rPr>
                <w:sz w:val="20"/>
                <w:szCs w:val="20"/>
                <w:lang w:val="en-IN"/>
              </w:rPr>
            </w:pPr>
            <w:r>
              <w:rPr>
                <w:b/>
                <w:bCs/>
                <w:sz w:val="16"/>
                <w:szCs w:val="16"/>
                <w:lang w:val="en-IN"/>
              </w:rPr>
              <w:t>Description</w:t>
            </w:r>
            <w:r w:rsidR="006D48C8" w:rsidRPr="006001AA">
              <w:rPr>
                <w:b/>
                <w:bCs/>
                <w:sz w:val="16"/>
                <w:szCs w:val="16"/>
                <w:lang w:val="en-IN"/>
              </w:rPr>
              <w:t xml:space="preserve"> :</w:t>
            </w:r>
            <w:r w:rsidR="006D48C8">
              <w:rPr>
                <w:b/>
                <w:bCs/>
                <w:sz w:val="16"/>
                <w:szCs w:val="16"/>
                <w:lang w:val="en-IN"/>
              </w:rPr>
              <w:t xml:space="preserve"> </w:t>
            </w:r>
            <w:r w:rsidR="006D48C8">
              <w:rPr>
                <w:sz w:val="20"/>
                <w:szCs w:val="20"/>
                <w:lang w:val="en-IN"/>
              </w:rPr>
              <w:t>Transporting of the material</w:t>
            </w:r>
          </w:p>
          <w:p w14:paraId="66EA47F4" w14:textId="71C933EB" w:rsidR="006916DD" w:rsidRDefault="000B3E89" w:rsidP="004A7D48">
            <w:pPr>
              <w:rPr>
                <w:b/>
                <w:bCs/>
                <w:lang w:val="en-IN"/>
              </w:rPr>
            </w:pPr>
            <w:r w:rsidRPr="00794E3F">
              <w:rPr>
                <w:b/>
                <w:bCs/>
                <w:sz w:val="16"/>
                <w:szCs w:val="16"/>
                <w:lang w:val="en-IN"/>
              </w:rPr>
              <w:t>Include in Calculation:</w:t>
            </w:r>
            <w:r w:rsidRPr="000B3E89">
              <w:rPr>
                <w:b/>
                <w:bCs/>
                <w:sz w:val="14"/>
                <w:szCs w:val="14"/>
                <w:lang w:val="en-IN"/>
              </w:rPr>
              <w:t xml:space="preserve"> </w:t>
            </w:r>
            <w:r w:rsidR="00255002" w:rsidRPr="00110D99">
              <w:rPr>
                <w:b/>
                <w:bCs/>
                <w:sz w:val="14"/>
                <w:szCs w:val="14"/>
                <w:lang w:val="en-IN"/>
              </w:rPr>
              <w:t>&lt;On/off Switch&gt;</w:t>
            </w:r>
          </w:p>
          <w:p w14:paraId="719B3D95" w14:textId="4ED9A074" w:rsidR="0020709C" w:rsidRDefault="0020709C" w:rsidP="004A7D48">
            <w:pPr>
              <w:rPr>
                <w:b/>
                <w:bCs/>
                <w:lang w:val="en-IN"/>
              </w:rPr>
            </w:pPr>
            <w:r w:rsidRPr="00FE4292">
              <w:rPr>
                <w:b/>
                <w:bCs/>
                <w:sz w:val="16"/>
                <w:szCs w:val="16"/>
                <w:lang w:val="en-IN"/>
              </w:rPr>
              <w:t>Include in CA Report</w:t>
            </w:r>
            <w:r>
              <w:rPr>
                <w:b/>
                <w:bCs/>
                <w:lang w:val="en-IN"/>
              </w:rPr>
              <w:t xml:space="preserve">: </w:t>
            </w:r>
            <w:r w:rsidR="00255002" w:rsidRPr="00110D99">
              <w:rPr>
                <w:b/>
                <w:bCs/>
                <w:sz w:val="14"/>
                <w:szCs w:val="14"/>
                <w:lang w:val="en-IN"/>
              </w:rPr>
              <w:t>&lt;On/off Switch&gt;</w:t>
            </w:r>
          </w:p>
          <w:p w14:paraId="44D75480" w14:textId="3CF72D8D" w:rsidR="00255002" w:rsidRPr="000F42DB" w:rsidRDefault="00255002" w:rsidP="001F5EED">
            <w:pPr>
              <w:rPr>
                <w:b/>
                <w:bCs/>
                <w:lang w:val="en-IN"/>
              </w:rPr>
            </w:pPr>
          </w:p>
        </w:tc>
      </w:tr>
    </w:tbl>
    <w:p w14:paraId="68ED982E" w14:textId="77777777" w:rsidR="006D48C8" w:rsidRDefault="006D48C8" w:rsidP="00442E97">
      <w:pPr>
        <w:rPr>
          <w:noProof/>
        </w:rPr>
      </w:pPr>
    </w:p>
    <w:p w14:paraId="7DF412F2" w14:textId="77777777" w:rsidR="00F512FD" w:rsidRDefault="00F512FD" w:rsidP="00442E97">
      <w:pPr>
        <w:rPr>
          <w:noProof/>
        </w:rPr>
      </w:pPr>
    </w:p>
    <w:p w14:paraId="1787BFE2" w14:textId="77777777" w:rsidR="00F512FD" w:rsidRDefault="00F512FD" w:rsidP="00442E97">
      <w:pPr>
        <w:rPr>
          <w:noProof/>
        </w:rPr>
      </w:pPr>
    </w:p>
    <w:p w14:paraId="4DD8FF37" w14:textId="77777777" w:rsidR="00F512FD" w:rsidRDefault="00F512FD" w:rsidP="00442E97">
      <w:pPr>
        <w:rPr>
          <w:noProof/>
        </w:rPr>
      </w:pPr>
    </w:p>
    <w:p w14:paraId="18C3D113" w14:textId="77777777" w:rsidR="005755C2" w:rsidRDefault="005755C2" w:rsidP="00442E97">
      <w:pPr>
        <w:rPr>
          <w:noProof/>
        </w:rPr>
      </w:pPr>
    </w:p>
    <w:p w14:paraId="2B38958D" w14:textId="77777777" w:rsidR="005755C2" w:rsidRDefault="005755C2" w:rsidP="00442E97">
      <w:pPr>
        <w:rPr>
          <w:noProof/>
        </w:rPr>
      </w:pPr>
    </w:p>
    <w:p w14:paraId="34CE1F49" w14:textId="77777777" w:rsidR="005755C2" w:rsidRDefault="005755C2" w:rsidP="00442E97">
      <w:pPr>
        <w:rPr>
          <w:noProof/>
        </w:rPr>
      </w:pPr>
    </w:p>
    <w:p w14:paraId="6292FDEC" w14:textId="77777777" w:rsidR="005755C2" w:rsidRDefault="005755C2" w:rsidP="00442E97">
      <w:pPr>
        <w:rPr>
          <w:noProof/>
        </w:rPr>
      </w:pPr>
    </w:p>
    <w:p w14:paraId="3C242EBC" w14:textId="77777777" w:rsidR="005755C2" w:rsidRDefault="005755C2" w:rsidP="00442E97">
      <w:pPr>
        <w:rPr>
          <w:noProof/>
        </w:rPr>
      </w:pPr>
    </w:p>
    <w:p w14:paraId="5321C0A1" w14:textId="77777777" w:rsidR="005755C2" w:rsidRDefault="005755C2" w:rsidP="00442E97">
      <w:pPr>
        <w:rPr>
          <w:noProof/>
        </w:rPr>
      </w:pPr>
    </w:p>
    <w:p w14:paraId="50E7D4A0" w14:textId="77777777" w:rsidR="005755C2" w:rsidRDefault="005755C2" w:rsidP="00442E97">
      <w:pPr>
        <w:rPr>
          <w:noProof/>
        </w:rPr>
      </w:pPr>
    </w:p>
    <w:p w14:paraId="68D4ECCB" w14:textId="77777777" w:rsidR="005755C2" w:rsidRDefault="005755C2" w:rsidP="00442E97">
      <w:pPr>
        <w:rPr>
          <w:noProof/>
        </w:rPr>
      </w:pPr>
    </w:p>
    <w:p w14:paraId="4B8D0C73" w14:textId="3A758C0F" w:rsidR="005755C2" w:rsidRDefault="005755C2" w:rsidP="00442E97">
      <w:pPr>
        <w:rPr>
          <w:noProof/>
        </w:rPr>
      </w:pPr>
    </w:p>
    <w:p w14:paraId="4A8B0180" w14:textId="51C57479" w:rsidR="00870C63" w:rsidRDefault="00870C63" w:rsidP="00442E97">
      <w:pPr>
        <w:rPr>
          <w:noProof/>
        </w:rPr>
      </w:pPr>
    </w:p>
    <w:p w14:paraId="1F123228" w14:textId="181AE719" w:rsidR="00870C63" w:rsidRDefault="00870C63" w:rsidP="00442E97">
      <w:pPr>
        <w:rPr>
          <w:noProof/>
        </w:rPr>
      </w:pPr>
    </w:p>
    <w:p w14:paraId="5B207742" w14:textId="078BFC44" w:rsidR="00870C63" w:rsidRDefault="00870C63" w:rsidP="00442E97">
      <w:pPr>
        <w:rPr>
          <w:noProof/>
        </w:rPr>
      </w:pPr>
    </w:p>
    <w:p w14:paraId="205975A7" w14:textId="77777777" w:rsidR="00870C63" w:rsidRDefault="00870C63" w:rsidP="00442E97">
      <w:pPr>
        <w:rPr>
          <w:noProof/>
        </w:rPr>
      </w:pPr>
    </w:p>
    <w:p w14:paraId="7D237669" w14:textId="77777777" w:rsidR="005755C2" w:rsidRPr="00D22659" w:rsidRDefault="005755C2" w:rsidP="00442E97">
      <w:pPr>
        <w:rPr>
          <w:b/>
          <w:bCs/>
          <w:noProof/>
        </w:rPr>
      </w:pPr>
      <w:r w:rsidRPr="00D22659">
        <w:rPr>
          <w:b/>
          <w:bCs/>
          <w:noProof/>
        </w:rPr>
        <w:lastRenderedPageBreak/>
        <w:t>Employee</w:t>
      </w:r>
    </w:p>
    <w:tbl>
      <w:tblPr>
        <w:tblStyle w:val="TableGrid"/>
        <w:tblpPr w:leftFromText="180" w:rightFromText="180" w:vertAnchor="text" w:tblpY="1"/>
        <w:tblOverlap w:val="never"/>
        <w:tblW w:w="0" w:type="auto"/>
        <w:tblLook w:val="04A0" w:firstRow="1" w:lastRow="0" w:firstColumn="1" w:lastColumn="0" w:noHBand="0" w:noVBand="1"/>
      </w:tblPr>
      <w:tblGrid>
        <w:gridCol w:w="7508"/>
      </w:tblGrid>
      <w:tr w:rsidR="005755C2" w14:paraId="647D4E16" w14:textId="77777777" w:rsidTr="001F5EED">
        <w:trPr>
          <w:trHeight w:val="981"/>
        </w:trPr>
        <w:tc>
          <w:tcPr>
            <w:tcW w:w="7508" w:type="dxa"/>
            <w:shd w:val="clear" w:color="auto" w:fill="EDEDED" w:themeFill="accent3" w:themeFillTint="33"/>
          </w:tcPr>
          <w:p w14:paraId="548283CB" w14:textId="2812983F" w:rsidR="005755C2" w:rsidRPr="00C01C47" w:rsidRDefault="00E61372" w:rsidP="004A7D48">
            <w:pPr>
              <w:rPr>
                <w:b/>
                <w:bCs/>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r w:rsidRPr="00C01C47">
              <w:rPr>
                <w:b/>
                <w:bCs/>
                <w:lang w:val="en-IN"/>
              </w:rPr>
              <w:t xml:space="preserve">          </w:t>
            </w:r>
          </w:p>
          <w:p w14:paraId="6C6768F3" w14:textId="6D72B30C" w:rsidR="00D80C8E" w:rsidRDefault="00D80C8E" w:rsidP="004A7D48">
            <w:pPr>
              <w:rPr>
                <w:b/>
                <w:bCs/>
                <w:lang w:val="en-IN"/>
              </w:rPr>
            </w:pPr>
          </w:p>
          <w:p w14:paraId="48683671" w14:textId="41A8013D" w:rsidR="00C01C47" w:rsidRPr="00C01C47" w:rsidRDefault="00C01C47" w:rsidP="00C01C47">
            <w:pPr>
              <w:rPr>
                <w:b/>
                <w:bCs/>
                <w:color w:val="FF0000"/>
                <w:lang w:val="en-IN"/>
              </w:rPr>
            </w:pPr>
            <w:r>
              <w:rPr>
                <w:noProof/>
              </w:rPr>
              <w:drawing>
                <wp:anchor distT="0" distB="0" distL="114300" distR="114300" simplePos="0" relativeHeight="251703296" behindDoc="1" locked="0" layoutInCell="1" allowOverlap="1" wp14:anchorId="60FD7BCB" wp14:editId="747C1349">
                  <wp:simplePos x="0" y="0"/>
                  <wp:positionH relativeFrom="column">
                    <wp:posOffset>1615440</wp:posOffset>
                  </wp:positionH>
                  <wp:positionV relativeFrom="paragraph">
                    <wp:posOffset>56515</wp:posOffset>
                  </wp:positionV>
                  <wp:extent cx="131445" cy="1428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674A14">
              <w:rPr>
                <w:b/>
                <w:bCs/>
                <w:lang w:val="en-IN"/>
              </w:rPr>
              <w:t xml:space="preserve">Company </w:t>
            </w:r>
            <w:r w:rsidRPr="00270A81">
              <w:rPr>
                <w:b/>
                <w:bCs/>
                <w:lang w:val="en-IN"/>
              </w:rPr>
              <w:t>Balance</w:t>
            </w:r>
            <w:r w:rsidR="00674A14">
              <w:rPr>
                <w:b/>
                <w:bCs/>
                <w:lang w:val="en-IN"/>
              </w:rPr>
              <w:t xml:space="preserve">  </w:t>
            </w:r>
            <w:r w:rsidRPr="00270A81">
              <w:rPr>
                <w:b/>
                <w:bCs/>
                <w:lang w:val="en-IN"/>
              </w:rPr>
              <w:t xml:space="preserve">: </w:t>
            </w:r>
            <w:r>
              <w:rPr>
                <w:b/>
                <w:bCs/>
                <w:lang w:val="en-IN"/>
              </w:rPr>
              <w:t xml:space="preserve">                             </w:t>
            </w:r>
            <w:r w:rsidRPr="00C01C47">
              <w:rPr>
                <w:b/>
                <w:bCs/>
                <w:color w:val="FF0000"/>
                <w:lang w:val="en-IN"/>
              </w:rPr>
              <w:t>-</w:t>
            </w:r>
            <w:r w:rsidRPr="00C01C47">
              <w:rPr>
                <w:b/>
                <w:bCs/>
                <w:color w:val="FF0000"/>
                <w:sz w:val="28"/>
                <w:szCs w:val="28"/>
                <w:lang w:val="en-IN"/>
              </w:rPr>
              <w:t>11,000.0</w:t>
            </w:r>
          </w:p>
          <w:p w14:paraId="644BBB95" w14:textId="77777777" w:rsidR="00C01C47" w:rsidRDefault="00C01C47" w:rsidP="004A7D48">
            <w:pPr>
              <w:rPr>
                <w:b/>
                <w:bCs/>
                <w:lang w:val="en-IN"/>
              </w:rPr>
            </w:pPr>
          </w:p>
          <w:p w14:paraId="5AC538AC" w14:textId="77777777" w:rsidR="00D80C8E" w:rsidRPr="00270A81" w:rsidRDefault="00D80C8E" w:rsidP="00D80C8E">
            <w:pPr>
              <w:rPr>
                <w:b/>
                <w:bCs/>
                <w:lang w:val="en-IN"/>
              </w:rPr>
            </w:pPr>
          </w:p>
          <w:p w14:paraId="10F5839D" w14:textId="563217BB" w:rsidR="00D80C8E" w:rsidRPr="00270A81" w:rsidRDefault="00D80C8E" w:rsidP="00D80C8E">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35C6D628" w14:textId="77777777" w:rsidR="00D80C8E" w:rsidRPr="00270A81" w:rsidRDefault="00D80C8E" w:rsidP="00D80C8E">
            <w:pPr>
              <w:rPr>
                <w:b/>
                <w:bCs/>
                <w:lang w:val="en-IN"/>
              </w:rPr>
            </w:pPr>
            <w:r w:rsidRPr="00270A81">
              <w:rPr>
                <w:b/>
                <w:bCs/>
                <w:lang w:val="en-IN"/>
              </w:rPr>
              <w:t>loginUserName</w:t>
            </w:r>
            <w:r w:rsidRPr="00270A81">
              <w:rPr>
                <w:b/>
                <w:bCs/>
                <w:sz w:val="28"/>
                <w:szCs w:val="28"/>
                <w:lang w:val="en-IN"/>
              </w:rPr>
              <w:t xml:space="preserve">: </w:t>
            </w:r>
            <w:r w:rsidRPr="00270A81">
              <w:rPr>
                <w:b/>
                <w:bCs/>
                <w:lang w:val="en-IN"/>
              </w:rPr>
              <w:t>9893012547</w:t>
            </w:r>
          </w:p>
          <w:p w14:paraId="1472BAAD" w14:textId="0DFBB6B0" w:rsidR="00C01C47" w:rsidRDefault="00C01C47" w:rsidP="00C01C47">
            <w:pPr>
              <w:rPr>
                <w:b/>
                <w:bCs/>
                <w:lang w:val="en-IN"/>
              </w:rPr>
            </w:pPr>
            <w:r w:rsidRPr="00270A81">
              <w:rPr>
                <w:b/>
                <w:bCs/>
                <w:lang w:val="en-IN"/>
              </w:rPr>
              <w:t>Salary To be Paid: 9000.0</w:t>
            </w:r>
          </w:p>
          <w:p w14:paraId="0C9C44D3" w14:textId="79C5118E" w:rsidR="00BD6161" w:rsidRDefault="00BD6161" w:rsidP="00C01C47">
            <w:pPr>
              <w:rPr>
                <w:b/>
                <w:bCs/>
                <w:lang w:val="en-IN"/>
              </w:rPr>
            </w:pPr>
          </w:p>
          <w:p w14:paraId="183F7936" w14:textId="5619D393" w:rsidR="00D362A4" w:rsidRDefault="00D362A4" w:rsidP="00C01C47">
            <w:pPr>
              <w:rPr>
                <w:b/>
                <w:bCs/>
                <w:lang w:val="en-IN"/>
              </w:rPr>
            </w:pPr>
          </w:p>
          <w:p w14:paraId="37D688C4" w14:textId="77777777" w:rsidR="00D362A4" w:rsidRPr="00270A81" w:rsidRDefault="00D362A4" w:rsidP="00C01C47">
            <w:pPr>
              <w:rPr>
                <w:b/>
                <w:bCs/>
                <w:lang w:val="en-IN"/>
              </w:rPr>
            </w:pPr>
          </w:p>
          <w:p w14:paraId="58F5B067" w14:textId="3584D815" w:rsidR="00D80C8E" w:rsidRPr="000F42DB" w:rsidRDefault="00D80C8E" w:rsidP="004A7D48">
            <w:pPr>
              <w:rPr>
                <w:b/>
                <w:bCs/>
                <w:lang w:val="en-IN"/>
              </w:rPr>
            </w:pPr>
          </w:p>
        </w:tc>
      </w:tr>
      <w:tr w:rsidR="005755C2" w14:paraId="38837C50" w14:textId="77777777" w:rsidTr="001F5EED">
        <w:trPr>
          <w:trHeight w:val="928"/>
        </w:trPr>
        <w:tc>
          <w:tcPr>
            <w:tcW w:w="7508" w:type="dxa"/>
            <w:shd w:val="clear" w:color="auto" w:fill="E2EFD9" w:themeFill="accent6" w:themeFillTint="33"/>
          </w:tcPr>
          <w:p w14:paraId="0B122505" w14:textId="1E23F743" w:rsidR="006943E8" w:rsidRDefault="00E61372" w:rsidP="001C74DA">
            <w:pPr>
              <w:rPr>
                <w:b/>
                <w:bCs/>
                <w:color w:val="FF0000"/>
                <w:sz w:val="20"/>
                <w:szCs w:val="20"/>
                <w:lang w:val="en-IN"/>
              </w:rPr>
            </w:pPr>
            <w:r w:rsidRPr="00C01C47">
              <w:rPr>
                <w:b/>
                <w:bCs/>
                <w:sz w:val="28"/>
                <w:szCs w:val="28"/>
                <w:lang w:val="en-IN"/>
              </w:rPr>
              <w:t>Nitesh Yadav</w:t>
            </w:r>
            <w:r w:rsidR="0031689F" w:rsidRPr="00C01C47">
              <w:rPr>
                <w:b/>
                <w:bCs/>
                <w:sz w:val="28"/>
                <w:szCs w:val="28"/>
                <w:lang w:val="en-IN"/>
              </w:rPr>
              <w:t xml:space="preserve"> </w:t>
            </w:r>
            <w:r w:rsidR="0031689F" w:rsidRPr="00C01C47">
              <w:rPr>
                <w:b/>
                <w:bCs/>
                <w:lang w:val="en-IN"/>
              </w:rPr>
              <w:t>(9158900658)</w:t>
            </w:r>
            <w:r w:rsidR="0031689F" w:rsidRPr="00C01C47">
              <w:rPr>
                <w:b/>
                <w:bCs/>
                <w:color w:val="FF0000"/>
                <w:sz w:val="20"/>
                <w:szCs w:val="20"/>
                <w:lang w:val="en-IN"/>
              </w:rPr>
              <w:t xml:space="preserve">   </w:t>
            </w:r>
          </w:p>
          <w:p w14:paraId="64D19702" w14:textId="77777777" w:rsidR="008D4970" w:rsidRPr="00C01C47" w:rsidRDefault="008D4970" w:rsidP="001C74DA">
            <w:pPr>
              <w:rPr>
                <w:b/>
                <w:bCs/>
                <w:color w:val="FF0000"/>
                <w:sz w:val="20"/>
                <w:szCs w:val="20"/>
                <w:lang w:val="en-IN"/>
              </w:rPr>
            </w:pPr>
          </w:p>
          <w:p w14:paraId="2F4B54BE" w14:textId="3E83297F" w:rsidR="001C74DA" w:rsidRPr="00C01C47" w:rsidRDefault="00C01C47" w:rsidP="001C74DA">
            <w:pPr>
              <w:rPr>
                <w:b/>
                <w:bCs/>
                <w:color w:val="70AD47" w:themeColor="accent6"/>
                <w:lang w:val="en-IN"/>
              </w:rPr>
            </w:pPr>
            <w:r>
              <w:rPr>
                <w:noProof/>
              </w:rPr>
              <w:drawing>
                <wp:anchor distT="0" distB="0" distL="114300" distR="114300" simplePos="0" relativeHeight="251701248" behindDoc="1" locked="0" layoutInCell="1" allowOverlap="1" wp14:anchorId="4108BF78" wp14:editId="17420227">
                  <wp:simplePos x="0" y="0"/>
                  <wp:positionH relativeFrom="column">
                    <wp:posOffset>1546860</wp:posOffset>
                  </wp:positionH>
                  <wp:positionV relativeFrom="paragraph">
                    <wp:posOffset>85090</wp:posOffset>
                  </wp:positionV>
                  <wp:extent cx="131445" cy="14287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1C74DA" w:rsidRPr="00270A81">
              <w:rPr>
                <w:b/>
                <w:bCs/>
                <w:lang w:val="en-IN"/>
              </w:rPr>
              <w:t xml:space="preserve">Company Balance: </w:t>
            </w:r>
            <w:r>
              <w:rPr>
                <w:b/>
                <w:bCs/>
                <w:lang w:val="en-IN"/>
              </w:rPr>
              <w:t xml:space="preserve">                             </w:t>
            </w:r>
            <w:r w:rsidRPr="00C01C47">
              <w:rPr>
                <w:b/>
                <w:bCs/>
                <w:color w:val="70AD47" w:themeColor="accent6"/>
                <w:sz w:val="28"/>
                <w:szCs w:val="28"/>
                <w:lang w:val="en-IN"/>
              </w:rPr>
              <w:t>1,9,0000.0</w:t>
            </w:r>
          </w:p>
          <w:p w14:paraId="77FED3A3" w14:textId="618408FF" w:rsidR="001C74DA" w:rsidRPr="00270A81" w:rsidRDefault="001C74DA" w:rsidP="001C74DA">
            <w:pPr>
              <w:rPr>
                <w:b/>
                <w:bCs/>
                <w:lang w:val="en-IN"/>
              </w:rPr>
            </w:pPr>
          </w:p>
          <w:p w14:paraId="060A1386" w14:textId="77777777" w:rsidR="001C74DA" w:rsidRPr="00270A81" w:rsidRDefault="001C74DA" w:rsidP="001C74DA">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4B9BA02B" w14:textId="79ED6BE4" w:rsidR="001C74DA" w:rsidRPr="00270A81" w:rsidRDefault="001C74DA" w:rsidP="001C74DA">
            <w:pPr>
              <w:rPr>
                <w:b/>
                <w:bCs/>
                <w:lang w:val="en-IN"/>
              </w:rPr>
            </w:pPr>
            <w:r w:rsidRPr="00270A81">
              <w:rPr>
                <w:b/>
                <w:bCs/>
                <w:lang w:val="en-IN"/>
              </w:rPr>
              <w:t>loginUserName</w:t>
            </w:r>
            <w:r w:rsidRPr="00270A81">
              <w:rPr>
                <w:b/>
                <w:bCs/>
                <w:sz w:val="28"/>
                <w:szCs w:val="28"/>
                <w:lang w:val="en-IN"/>
              </w:rPr>
              <w:t xml:space="preserve">: </w:t>
            </w:r>
            <w:r w:rsidR="000B01F6" w:rsidRPr="00D57566">
              <w:rPr>
                <w:b/>
                <w:bCs/>
                <w:lang w:val="en-IN"/>
              </w:rPr>
              <w:t>9158900658</w:t>
            </w:r>
          </w:p>
          <w:p w14:paraId="5101099A" w14:textId="3C49A34A" w:rsidR="00556A01" w:rsidRDefault="00556A01" w:rsidP="00556A01">
            <w:pPr>
              <w:rPr>
                <w:b/>
                <w:bCs/>
                <w:lang w:val="en-IN"/>
              </w:rPr>
            </w:pPr>
            <w:r>
              <w:rPr>
                <w:b/>
                <w:bCs/>
                <w:lang w:val="en-IN"/>
              </w:rPr>
              <w:t>S</w:t>
            </w:r>
            <w:r w:rsidRPr="00270A81">
              <w:rPr>
                <w:b/>
                <w:bCs/>
                <w:lang w:val="en-IN"/>
              </w:rPr>
              <w:t>alary To be Paid: 9000.0</w:t>
            </w:r>
          </w:p>
          <w:p w14:paraId="700A30C9" w14:textId="51FE863B" w:rsidR="00D362A4" w:rsidRDefault="00D362A4" w:rsidP="00556A01">
            <w:pPr>
              <w:rPr>
                <w:b/>
                <w:bCs/>
                <w:lang w:val="en-IN"/>
              </w:rPr>
            </w:pPr>
          </w:p>
          <w:p w14:paraId="2C705EF9" w14:textId="6DF8529E" w:rsidR="00D362A4" w:rsidRDefault="00D362A4" w:rsidP="00556A01">
            <w:pPr>
              <w:rPr>
                <w:b/>
                <w:bCs/>
                <w:lang w:val="en-IN"/>
              </w:rPr>
            </w:pPr>
          </w:p>
          <w:p w14:paraId="6A866145" w14:textId="77777777" w:rsidR="00D362A4" w:rsidRDefault="00D362A4" w:rsidP="00556A01">
            <w:pPr>
              <w:rPr>
                <w:b/>
                <w:bCs/>
                <w:lang w:val="en-IN"/>
              </w:rPr>
            </w:pPr>
          </w:p>
          <w:p w14:paraId="794A6399" w14:textId="35DBE430" w:rsidR="00BD6161" w:rsidRDefault="00BD6161" w:rsidP="00556A01">
            <w:pPr>
              <w:rPr>
                <w:b/>
                <w:bCs/>
                <w:lang w:val="en-IN"/>
              </w:rPr>
            </w:pPr>
          </w:p>
          <w:p w14:paraId="4FCDC5CD" w14:textId="77777777" w:rsidR="00BD6161" w:rsidRPr="00270A81" w:rsidRDefault="00BD6161" w:rsidP="00556A01">
            <w:pPr>
              <w:rPr>
                <w:b/>
                <w:bCs/>
                <w:lang w:val="en-IN"/>
              </w:rPr>
            </w:pPr>
          </w:p>
          <w:p w14:paraId="7FA00241" w14:textId="537F03A8" w:rsidR="005755C2" w:rsidRPr="000F42DB" w:rsidRDefault="005755C2" w:rsidP="0031689F">
            <w:pPr>
              <w:rPr>
                <w:b/>
                <w:bCs/>
                <w:lang w:val="en-IN"/>
              </w:rPr>
            </w:pPr>
          </w:p>
        </w:tc>
      </w:tr>
    </w:tbl>
    <w:p w14:paraId="02F3C818" w14:textId="77777777" w:rsidR="005755C2" w:rsidRDefault="005755C2" w:rsidP="00442E97">
      <w:pPr>
        <w:rPr>
          <w:noProof/>
        </w:rPr>
      </w:pPr>
    </w:p>
    <w:p w14:paraId="5D4FFFBB" w14:textId="77777777" w:rsidR="005755C2" w:rsidRDefault="005755C2" w:rsidP="00442E97">
      <w:pPr>
        <w:rPr>
          <w:noProof/>
        </w:rPr>
      </w:pPr>
    </w:p>
    <w:p w14:paraId="61129FEC" w14:textId="77777777" w:rsidR="005755C2" w:rsidRDefault="005755C2" w:rsidP="00442E97">
      <w:pPr>
        <w:rPr>
          <w:noProof/>
        </w:rPr>
      </w:pPr>
    </w:p>
    <w:p w14:paraId="228DFC4D" w14:textId="77777777" w:rsidR="005755C2" w:rsidRDefault="005755C2" w:rsidP="00442E97">
      <w:pPr>
        <w:rPr>
          <w:noProof/>
        </w:rPr>
      </w:pPr>
    </w:p>
    <w:p w14:paraId="3C14C81A" w14:textId="77777777" w:rsidR="005755C2" w:rsidRDefault="005755C2" w:rsidP="00442E97">
      <w:pPr>
        <w:rPr>
          <w:noProof/>
        </w:rPr>
      </w:pPr>
    </w:p>
    <w:p w14:paraId="044D54C8" w14:textId="77777777" w:rsidR="005755C2" w:rsidRDefault="005755C2" w:rsidP="00442E97">
      <w:pPr>
        <w:rPr>
          <w:noProof/>
        </w:rPr>
      </w:pPr>
    </w:p>
    <w:p w14:paraId="25BA2D23" w14:textId="77777777" w:rsidR="005755C2" w:rsidRDefault="005755C2" w:rsidP="00442E97">
      <w:pPr>
        <w:rPr>
          <w:noProof/>
        </w:rPr>
      </w:pPr>
    </w:p>
    <w:p w14:paraId="72625F32" w14:textId="77777777" w:rsidR="005755C2" w:rsidRDefault="005755C2" w:rsidP="00442E97">
      <w:pPr>
        <w:rPr>
          <w:noProof/>
        </w:rPr>
      </w:pPr>
    </w:p>
    <w:p w14:paraId="42EAE5F1" w14:textId="77777777" w:rsidR="009E68EF" w:rsidRDefault="009E68EF" w:rsidP="00442E97">
      <w:pPr>
        <w:rPr>
          <w:noProof/>
        </w:rPr>
      </w:pPr>
    </w:p>
    <w:p w14:paraId="4884343A" w14:textId="77777777" w:rsidR="009E68EF" w:rsidRDefault="009E68EF" w:rsidP="00442E97">
      <w:pPr>
        <w:rPr>
          <w:noProof/>
        </w:rPr>
      </w:pPr>
    </w:p>
    <w:p w14:paraId="12D48192" w14:textId="77777777" w:rsidR="009E68EF" w:rsidRDefault="009E68EF" w:rsidP="00442E97">
      <w:pPr>
        <w:rPr>
          <w:noProof/>
        </w:rPr>
      </w:pPr>
    </w:p>
    <w:p w14:paraId="7D7B721C" w14:textId="24682730" w:rsidR="009E68EF" w:rsidRDefault="009E68EF" w:rsidP="00442E97">
      <w:pPr>
        <w:rPr>
          <w:noProof/>
        </w:rPr>
      </w:pPr>
    </w:p>
    <w:p w14:paraId="4AB430CE" w14:textId="77777777" w:rsidR="00BD6161" w:rsidRDefault="00BD6161" w:rsidP="00442E97">
      <w:pPr>
        <w:rPr>
          <w:noProof/>
        </w:rPr>
      </w:pPr>
    </w:p>
    <w:p w14:paraId="03D5A598" w14:textId="7244568A" w:rsidR="009E68EF" w:rsidRDefault="009E68EF" w:rsidP="00442E97">
      <w:pPr>
        <w:rPr>
          <w:noProof/>
        </w:rPr>
      </w:pPr>
    </w:p>
    <w:p w14:paraId="363E70CA" w14:textId="77777777" w:rsidR="009E68EF" w:rsidRDefault="009E68EF" w:rsidP="00442E97">
      <w:pPr>
        <w:rPr>
          <w:noProof/>
        </w:rPr>
      </w:pPr>
    </w:p>
    <w:p w14:paraId="1479D48B" w14:textId="77777777" w:rsidR="009E68EF" w:rsidRDefault="009E68EF" w:rsidP="00442E97">
      <w:pPr>
        <w:rPr>
          <w:noProof/>
        </w:rPr>
      </w:pPr>
    </w:p>
    <w:p w14:paraId="20DBA633" w14:textId="77777777" w:rsidR="009E68EF" w:rsidRDefault="009E68EF" w:rsidP="00442E97">
      <w:pPr>
        <w:rPr>
          <w:noProof/>
        </w:rPr>
      </w:pPr>
    </w:p>
    <w:p w14:paraId="2583B3DE" w14:textId="77777777" w:rsidR="009E68EF" w:rsidRDefault="009E68EF" w:rsidP="00442E97">
      <w:pPr>
        <w:rPr>
          <w:noProof/>
        </w:rPr>
      </w:pPr>
    </w:p>
    <w:p w14:paraId="48980E1C" w14:textId="77777777" w:rsidR="00CF087A" w:rsidRPr="00F40DB0" w:rsidRDefault="00CF087A" w:rsidP="00442E97">
      <w:pPr>
        <w:rPr>
          <w:b/>
          <w:bCs/>
          <w:noProof/>
        </w:rPr>
      </w:pPr>
      <w:r w:rsidRPr="00F40DB0">
        <w:rPr>
          <w:b/>
          <w:bCs/>
          <w:noProof/>
        </w:rPr>
        <w:t>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087A" w14:paraId="6F98BF1D" w14:textId="77777777" w:rsidTr="004A7D48">
        <w:trPr>
          <w:trHeight w:val="981"/>
        </w:trPr>
        <w:tc>
          <w:tcPr>
            <w:tcW w:w="4508" w:type="dxa"/>
            <w:shd w:val="clear" w:color="auto" w:fill="EDEDED" w:themeFill="accent3" w:themeFillTint="33"/>
          </w:tcPr>
          <w:p w14:paraId="0C62266F" w14:textId="77777777" w:rsidR="00CF087A" w:rsidRDefault="00CF087A" w:rsidP="004A7D48">
            <w:pPr>
              <w:rPr>
                <w:b/>
                <w:bCs/>
                <w:lang w:val="en-IN"/>
              </w:rPr>
            </w:pPr>
            <w:r>
              <w:rPr>
                <w:b/>
                <w:bCs/>
                <w:lang w:val="en-IN"/>
              </w:rPr>
              <w:t xml:space="preserve">Foo Enterprise Pune    </w:t>
            </w:r>
          </w:p>
          <w:p w14:paraId="2C693722" w14:textId="77777777" w:rsidR="00CF087A" w:rsidRDefault="00CF087A" w:rsidP="004A7D48">
            <w:pPr>
              <w:rPr>
                <w:b/>
                <w:bCs/>
                <w:color w:val="FF0000"/>
                <w:sz w:val="20"/>
                <w:szCs w:val="20"/>
                <w:lang w:val="en-IN"/>
              </w:rPr>
            </w:pPr>
            <w:r>
              <w:rPr>
                <w:noProof/>
              </w:rPr>
              <w:drawing>
                <wp:anchor distT="0" distB="0" distL="114300" distR="114300" simplePos="0" relativeHeight="251673600" behindDoc="1" locked="0" layoutInCell="1" allowOverlap="1" wp14:anchorId="4AAF5CF4" wp14:editId="448DE4DE">
                  <wp:simplePos x="0" y="0"/>
                  <wp:positionH relativeFrom="column">
                    <wp:posOffset>1837080</wp:posOffset>
                  </wp:positionH>
                  <wp:positionV relativeFrom="paragraph">
                    <wp:posOffset>26111</wp:posOffset>
                  </wp:positionV>
                  <wp:extent cx="87630" cy="9525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A47E99">
              <w:rPr>
                <w:b/>
                <w:bCs/>
                <w:color w:val="FF0000"/>
                <w:sz w:val="20"/>
                <w:szCs w:val="20"/>
                <w:lang w:val="en-IN"/>
              </w:rPr>
              <w:t>4</w:t>
            </w:r>
            <w:r>
              <w:rPr>
                <w:b/>
                <w:bCs/>
                <w:color w:val="FF0000"/>
                <w:sz w:val="20"/>
                <w:szCs w:val="20"/>
                <w:lang w:val="en-IN"/>
              </w:rPr>
              <w:t>2</w:t>
            </w:r>
            <w:r w:rsidRPr="00F512FD">
              <w:rPr>
                <w:b/>
                <w:bCs/>
                <w:color w:val="FF0000"/>
                <w:sz w:val="20"/>
                <w:szCs w:val="20"/>
                <w:lang w:val="en-IN"/>
              </w:rPr>
              <w:t>00.0</w:t>
            </w:r>
          </w:p>
          <w:p w14:paraId="5B74DFC7" w14:textId="77777777" w:rsidR="00A47E99" w:rsidRDefault="00A47E99" w:rsidP="004A7D48">
            <w:pPr>
              <w:rPr>
                <w:b/>
                <w:bCs/>
                <w:color w:val="FF0000"/>
                <w:sz w:val="20"/>
                <w:szCs w:val="20"/>
                <w:lang w:val="en-IN"/>
              </w:rPr>
            </w:pPr>
          </w:p>
          <w:p w14:paraId="2DB9B9A0" w14:textId="77777777" w:rsidR="00A47E99" w:rsidRDefault="00A47E99" w:rsidP="004A7D48">
            <w:pPr>
              <w:rPr>
                <w:sz w:val="18"/>
                <w:szCs w:val="18"/>
                <w:lang w:val="en-IN"/>
              </w:rPr>
            </w:pPr>
            <w:r w:rsidRPr="00A47E99">
              <w:rPr>
                <w:b/>
                <w:bCs/>
                <w:sz w:val="18"/>
                <w:szCs w:val="18"/>
                <w:lang w:val="en-IN"/>
              </w:rPr>
              <w:t>Received By:</w:t>
            </w:r>
            <w:r w:rsidRPr="00A47E99">
              <w:rPr>
                <w:b/>
                <w:bCs/>
                <w:color w:val="FF0000"/>
                <w:lang w:val="en-IN"/>
              </w:rPr>
              <w:t xml:space="preserve"> </w:t>
            </w:r>
            <w:r w:rsidRPr="009A2481">
              <w:rPr>
                <w:sz w:val="20"/>
                <w:szCs w:val="20"/>
                <w:lang w:val="en-IN"/>
              </w:rPr>
              <w:t>Nilesh Yadav</w:t>
            </w:r>
          </w:p>
          <w:p w14:paraId="4912EAEB" w14:textId="77777777" w:rsidR="009E68EF" w:rsidRPr="00F512FD" w:rsidRDefault="009E68EF" w:rsidP="004A7D48">
            <w:pPr>
              <w:rPr>
                <w:b/>
                <w:bCs/>
                <w:color w:val="FF0000"/>
                <w:sz w:val="20"/>
                <w:szCs w:val="20"/>
                <w:lang w:val="en-IN"/>
              </w:rPr>
            </w:pPr>
          </w:p>
          <w:p w14:paraId="75CB1142" w14:textId="77777777" w:rsidR="00CF087A" w:rsidRDefault="00CF087A"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w:t>
            </w:r>
            <w:r w:rsidR="00A47E99">
              <w:rPr>
                <w:sz w:val="18"/>
                <w:szCs w:val="18"/>
                <w:lang w:val="en-IN"/>
              </w:rPr>
              <w:t>Raw material</w:t>
            </w:r>
            <w:r w:rsidRPr="000F42DB">
              <w:rPr>
                <w:b/>
                <w:bCs/>
                <w:lang w:val="en-IN"/>
              </w:rPr>
              <w:t xml:space="preserve"> </w:t>
            </w:r>
          </w:p>
          <w:p w14:paraId="0A6213A8" w14:textId="77777777" w:rsidR="00CF087A" w:rsidRPr="000F42DB" w:rsidRDefault="00CF087A" w:rsidP="004A7D48">
            <w:pPr>
              <w:rPr>
                <w:b/>
                <w:bCs/>
                <w:lang w:val="en-IN"/>
              </w:rPr>
            </w:pPr>
          </w:p>
        </w:tc>
      </w:tr>
      <w:tr w:rsidR="00CF087A" w14:paraId="70793456" w14:textId="77777777" w:rsidTr="004A7D48">
        <w:trPr>
          <w:trHeight w:val="928"/>
        </w:trPr>
        <w:tc>
          <w:tcPr>
            <w:tcW w:w="4508" w:type="dxa"/>
            <w:shd w:val="clear" w:color="auto" w:fill="E2EFD9" w:themeFill="accent6" w:themeFillTint="33"/>
          </w:tcPr>
          <w:p w14:paraId="51E8A662" w14:textId="77777777" w:rsidR="00CF087A" w:rsidRDefault="00CF087A" w:rsidP="004A7D48">
            <w:pPr>
              <w:rPr>
                <w:b/>
                <w:bCs/>
                <w:lang w:val="en-IN"/>
              </w:rPr>
            </w:pPr>
            <w:r>
              <w:rPr>
                <w:b/>
                <w:bCs/>
                <w:lang w:val="en-IN"/>
              </w:rPr>
              <w:t>Bar</w:t>
            </w:r>
            <w:r w:rsidRPr="000F42DB">
              <w:rPr>
                <w:b/>
                <w:bCs/>
                <w:lang w:val="en-IN"/>
              </w:rPr>
              <w:t xml:space="preserve"> </w:t>
            </w:r>
            <w:r>
              <w:rPr>
                <w:b/>
                <w:bCs/>
                <w:lang w:val="en-IN"/>
              </w:rPr>
              <w:t>Corporation Indore</w:t>
            </w:r>
          </w:p>
          <w:p w14:paraId="6543D856" w14:textId="77777777" w:rsidR="00CF087A" w:rsidRDefault="00CF087A" w:rsidP="004A7D48">
            <w:pPr>
              <w:rPr>
                <w:b/>
                <w:bCs/>
                <w:color w:val="FF0000"/>
                <w:sz w:val="20"/>
                <w:szCs w:val="20"/>
                <w:lang w:val="en-IN"/>
              </w:rPr>
            </w:pPr>
            <w:r>
              <w:rPr>
                <w:noProof/>
              </w:rPr>
              <w:drawing>
                <wp:anchor distT="0" distB="0" distL="114300" distR="114300" simplePos="0" relativeHeight="251674624" behindDoc="1" locked="0" layoutInCell="1" allowOverlap="1" wp14:anchorId="1291E587" wp14:editId="021F2D76">
                  <wp:simplePos x="0" y="0"/>
                  <wp:positionH relativeFrom="column">
                    <wp:posOffset>1836140</wp:posOffset>
                  </wp:positionH>
                  <wp:positionV relativeFrom="paragraph">
                    <wp:posOffset>29769</wp:posOffset>
                  </wp:positionV>
                  <wp:extent cx="87630" cy="9525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A47E99">
              <w:rPr>
                <w:b/>
                <w:bCs/>
                <w:color w:val="FF0000"/>
                <w:sz w:val="20"/>
                <w:szCs w:val="20"/>
                <w:lang w:val="en-IN"/>
              </w:rPr>
              <w:t>8</w:t>
            </w:r>
            <w:r>
              <w:rPr>
                <w:b/>
                <w:bCs/>
                <w:color w:val="FF0000"/>
                <w:sz w:val="20"/>
                <w:szCs w:val="20"/>
                <w:lang w:val="en-IN"/>
              </w:rPr>
              <w:t>200</w:t>
            </w:r>
            <w:r w:rsidRPr="00BF1664">
              <w:rPr>
                <w:b/>
                <w:bCs/>
                <w:color w:val="FF0000"/>
                <w:sz w:val="20"/>
                <w:szCs w:val="20"/>
                <w:lang w:val="en-IN"/>
              </w:rPr>
              <w:t>.5</w:t>
            </w:r>
          </w:p>
          <w:p w14:paraId="76CF5A2B" w14:textId="77777777" w:rsidR="009E68EF" w:rsidRDefault="009E68EF" w:rsidP="009E68EF">
            <w:pPr>
              <w:rPr>
                <w:b/>
                <w:bCs/>
                <w:sz w:val="18"/>
                <w:szCs w:val="18"/>
                <w:lang w:val="en-IN"/>
              </w:rPr>
            </w:pPr>
          </w:p>
          <w:p w14:paraId="0BC3184A" w14:textId="77777777" w:rsidR="009E68EF" w:rsidRPr="009A2481" w:rsidRDefault="009E68EF" w:rsidP="009E68EF">
            <w:pPr>
              <w:rPr>
                <w:sz w:val="20"/>
                <w:szCs w:val="20"/>
                <w:lang w:val="en-IN"/>
              </w:rPr>
            </w:pPr>
            <w:r w:rsidRPr="00A47E99">
              <w:rPr>
                <w:b/>
                <w:bCs/>
                <w:sz w:val="18"/>
                <w:szCs w:val="18"/>
                <w:lang w:val="en-IN"/>
              </w:rPr>
              <w:t>Received By:</w:t>
            </w:r>
            <w:r w:rsidRPr="00A47E99">
              <w:rPr>
                <w:b/>
                <w:bCs/>
                <w:color w:val="FF0000"/>
                <w:lang w:val="en-IN"/>
              </w:rPr>
              <w:t xml:space="preserve"> </w:t>
            </w:r>
            <w:r w:rsidR="004C5C73">
              <w:rPr>
                <w:sz w:val="20"/>
                <w:szCs w:val="20"/>
                <w:lang w:val="en-IN"/>
              </w:rPr>
              <w:t>Ashok</w:t>
            </w:r>
            <w:r w:rsidRPr="009A2481">
              <w:rPr>
                <w:sz w:val="20"/>
                <w:szCs w:val="20"/>
                <w:lang w:val="en-IN"/>
              </w:rPr>
              <w:t xml:space="preserve"> </w:t>
            </w:r>
            <w:r w:rsidR="004C5C73">
              <w:rPr>
                <w:sz w:val="20"/>
                <w:szCs w:val="20"/>
                <w:lang w:val="en-IN"/>
              </w:rPr>
              <w:t>Suradakar</w:t>
            </w:r>
          </w:p>
          <w:p w14:paraId="56877B50" w14:textId="77777777" w:rsidR="009E68EF" w:rsidRPr="00F512FD" w:rsidRDefault="009E68EF" w:rsidP="009E68EF">
            <w:pPr>
              <w:rPr>
                <w:b/>
                <w:bCs/>
                <w:color w:val="FF0000"/>
                <w:sz w:val="20"/>
                <w:szCs w:val="20"/>
                <w:lang w:val="en-IN"/>
              </w:rPr>
            </w:pPr>
          </w:p>
          <w:p w14:paraId="2692A141" w14:textId="77777777" w:rsidR="009E68EF" w:rsidRDefault="009E68EF" w:rsidP="009E68EF">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240F162" w14:textId="77777777" w:rsidR="00CF087A" w:rsidRPr="000F42DB" w:rsidRDefault="00CF087A" w:rsidP="004A7D48">
            <w:pPr>
              <w:rPr>
                <w:b/>
                <w:bCs/>
                <w:lang w:val="en-IN"/>
              </w:rPr>
            </w:pPr>
          </w:p>
        </w:tc>
      </w:tr>
    </w:tbl>
    <w:p w14:paraId="74D9AB1E" w14:textId="77777777" w:rsidR="00CF087A" w:rsidRDefault="00CF087A" w:rsidP="00442E97">
      <w:pPr>
        <w:rPr>
          <w:noProof/>
        </w:rPr>
      </w:pPr>
    </w:p>
    <w:p w14:paraId="5D86A30B" w14:textId="77777777" w:rsidR="005755C2" w:rsidRDefault="005755C2" w:rsidP="00442E97">
      <w:pPr>
        <w:rPr>
          <w:noProof/>
        </w:rPr>
      </w:pPr>
    </w:p>
    <w:p w14:paraId="1129D4A9" w14:textId="77777777" w:rsidR="005755C2" w:rsidRDefault="005755C2" w:rsidP="00442E97">
      <w:pPr>
        <w:rPr>
          <w:noProof/>
        </w:rPr>
      </w:pPr>
    </w:p>
    <w:p w14:paraId="0CD00DF2" w14:textId="77777777" w:rsidR="005755C2" w:rsidRDefault="005755C2" w:rsidP="00442E97">
      <w:pPr>
        <w:rPr>
          <w:noProof/>
        </w:rPr>
      </w:pPr>
    </w:p>
    <w:p w14:paraId="24B3B962" w14:textId="77777777" w:rsidR="005755C2" w:rsidRDefault="005755C2" w:rsidP="00442E97">
      <w:pPr>
        <w:rPr>
          <w:noProof/>
        </w:rPr>
      </w:pPr>
    </w:p>
    <w:p w14:paraId="1DDBAE7C" w14:textId="77777777" w:rsidR="005755C2" w:rsidRDefault="005755C2" w:rsidP="00442E97">
      <w:pPr>
        <w:rPr>
          <w:noProof/>
        </w:rPr>
      </w:pPr>
    </w:p>
    <w:p w14:paraId="0FC18246" w14:textId="77777777" w:rsidR="005755C2" w:rsidRDefault="005755C2" w:rsidP="00442E97">
      <w:pPr>
        <w:rPr>
          <w:noProof/>
        </w:rPr>
      </w:pPr>
    </w:p>
    <w:p w14:paraId="0DAF65E3" w14:textId="77777777" w:rsidR="009E68EF" w:rsidRDefault="009E68EF" w:rsidP="00442E97">
      <w:pPr>
        <w:rPr>
          <w:noProof/>
        </w:rPr>
      </w:pPr>
    </w:p>
    <w:p w14:paraId="1CE4809F" w14:textId="77777777" w:rsidR="009E68EF" w:rsidRDefault="009E68EF" w:rsidP="00442E97">
      <w:pPr>
        <w:rPr>
          <w:noProof/>
        </w:rPr>
      </w:pPr>
    </w:p>
    <w:p w14:paraId="05270E5C" w14:textId="77777777" w:rsidR="00FE4292" w:rsidRDefault="00FE4292" w:rsidP="00442E97">
      <w:pPr>
        <w:rPr>
          <w:noProof/>
        </w:rPr>
      </w:pPr>
    </w:p>
    <w:p w14:paraId="465E948C" w14:textId="77777777" w:rsidR="00FE4292" w:rsidRDefault="00FE4292" w:rsidP="00442E97">
      <w:pPr>
        <w:rPr>
          <w:noProof/>
        </w:rPr>
      </w:pPr>
    </w:p>
    <w:p w14:paraId="35759062" w14:textId="77777777" w:rsidR="00FE4292" w:rsidRDefault="00FE4292" w:rsidP="00442E97">
      <w:pPr>
        <w:rPr>
          <w:noProof/>
        </w:rPr>
      </w:pPr>
    </w:p>
    <w:p w14:paraId="7A30CB0D" w14:textId="77777777" w:rsidR="00FE4292" w:rsidRDefault="00FE4292" w:rsidP="00442E97">
      <w:pPr>
        <w:rPr>
          <w:noProof/>
        </w:rPr>
      </w:pPr>
    </w:p>
    <w:p w14:paraId="3CEAAE8E" w14:textId="77777777" w:rsidR="009E68EF" w:rsidRDefault="00CF7DF6" w:rsidP="00442E97">
      <w:pPr>
        <w:rPr>
          <w:noProof/>
        </w:rPr>
      </w:pPr>
      <w:r>
        <w:rPr>
          <w:noProof/>
        </w:rPr>
        <w:t>List Vendor Invoices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7DF6" w14:paraId="6793BDB5" w14:textId="77777777" w:rsidTr="004A7D48">
        <w:trPr>
          <w:trHeight w:val="981"/>
        </w:trPr>
        <w:tc>
          <w:tcPr>
            <w:tcW w:w="4508" w:type="dxa"/>
            <w:shd w:val="clear" w:color="auto" w:fill="EDEDED" w:themeFill="accent3" w:themeFillTint="33"/>
          </w:tcPr>
          <w:p w14:paraId="123748BE" w14:textId="77777777" w:rsidR="00CF7DF6" w:rsidRDefault="00CF7DF6" w:rsidP="004A7D48">
            <w:pPr>
              <w:rPr>
                <w:sz w:val="16"/>
                <w:szCs w:val="16"/>
                <w:lang w:val="en-IN"/>
              </w:rPr>
            </w:pPr>
            <w:r>
              <w:rPr>
                <w:b/>
                <w:bCs/>
                <w:lang w:val="en-IN"/>
              </w:rPr>
              <w:t xml:space="preserve">National Chemical Ltd.  </w:t>
            </w:r>
            <w:r w:rsidRPr="00CF7DF6">
              <w:rPr>
                <w:sz w:val="16"/>
                <w:szCs w:val="16"/>
                <w:lang w:val="en-IN"/>
              </w:rPr>
              <w:t>Ahmadabad</w:t>
            </w:r>
          </w:p>
          <w:p w14:paraId="6DEE5B9D" w14:textId="77777777" w:rsidR="00CF7DF6" w:rsidRPr="00F512FD" w:rsidRDefault="00CF7DF6" w:rsidP="004A7D48">
            <w:pPr>
              <w:rPr>
                <w:b/>
                <w:bCs/>
                <w:color w:val="FF0000"/>
                <w:sz w:val="20"/>
                <w:szCs w:val="20"/>
                <w:lang w:val="en-IN"/>
              </w:rPr>
            </w:pPr>
            <w:r>
              <w:rPr>
                <w:noProof/>
              </w:rPr>
              <w:drawing>
                <wp:anchor distT="0" distB="0" distL="114300" distR="114300" simplePos="0" relativeHeight="251676672" behindDoc="1" locked="0" layoutInCell="1" allowOverlap="1" wp14:anchorId="011FAAF0" wp14:editId="36ED6CF7">
                  <wp:simplePos x="0" y="0"/>
                  <wp:positionH relativeFrom="column">
                    <wp:posOffset>1837080</wp:posOffset>
                  </wp:positionH>
                  <wp:positionV relativeFrom="paragraph">
                    <wp:posOffset>26111</wp:posOffset>
                  </wp:positionV>
                  <wp:extent cx="87630" cy="9525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04860F31" w14:textId="77777777" w:rsidR="00630D55" w:rsidRDefault="00630D55" w:rsidP="004A7D48">
            <w:pPr>
              <w:rPr>
                <w:sz w:val="18"/>
                <w:szCs w:val="18"/>
                <w:lang w:val="en-IN"/>
              </w:rPr>
            </w:pPr>
          </w:p>
          <w:p w14:paraId="6C3D97E2" w14:textId="03739775" w:rsidR="00CF7DF6" w:rsidRDefault="001478C5" w:rsidP="004A7D48">
            <w:pPr>
              <w:rPr>
                <w:sz w:val="18"/>
                <w:szCs w:val="18"/>
                <w:lang w:val="en-IN"/>
              </w:rPr>
            </w:pPr>
            <w:r w:rsidRPr="00F512FD">
              <w:rPr>
                <w:sz w:val="18"/>
                <w:szCs w:val="18"/>
                <w:lang w:val="en-IN"/>
              </w:rPr>
              <w:t>Net: 3300.0</w:t>
            </w:r>
            <w:r>
              <w:rPr>
                <w:sz w:val="18"/>
                <w:szCs w:val="18"/>
                <w:lang w:val="en-IN"/>
              </w:rPr>
              <w:t xml:space="preserve">, </w:t>
            </w:r>
            <w:r w:rsidR="00CF7DF6" w:rsidRPr="00F512FD">
              <w:rPr>
                <w:sz w:val="18"/>
                <w:szCs w:val="18"/>
                <w:lang w:val="en-IN"/>
              </w:rPr>
              <w:t xml:space="preserve">CGST: 0.0 , SGST: 0.0, IGST: 0.0, </w:t>
            </w:r>
            <w:r w:rsidR="00CF7DF6">
              <w:rPr>
                <w:sz w:val="18"/>
                <w:szCs w:val="18"/>
                <w:lang w:val="en-IN"/>
              </w:rPr>
              <w:t>Extra:0.0</w:t>
            </w:r>
          </w:p>
          <w:p w14:paraId="59D2B4EC" w14:textId="77777777" w:rsidR="00630D55" w:rsidRDefault="00630D55" w:rsidP="004A7D48">
            <w:pPr>
              <w:rPr>
                <w:sz w:val="18"/>
                <w:szCs w:val="18"/>
                <w:lang w:val="en-IN"/>
              </w:rPr>
            </w:pPr>
          </w:p>
          <w:p w14:paraId="11F8B111" w14:textId="77777777" w:rsidR="00CF7DF6" w:rsidRDefault="00CF7DF6" w:rsidP="004A7D48">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0632CA34" w14:textId="77777777" w:rsidR="00630D55" w:rsidRDefault="00630D55" w:rsidP="004A7D48">
            <w:pPr>
              <w:rPr>
                <w:b/>
                <w:bCs/>
                <w:sz w:val="16"/>
                <w:szCs w:val="16"/>
                <w:lang w:val="en-IN"/>
              </w:rPr>
            </w:pPr>
          </w:p>
          <w:p w14:paraId="0CAD8550" w14:textId="457CF80E" w:rsidR="00057C45" w:rsidRDefault="00057C45"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6644F7E4" w14:textId="77777777" w:rsidR="00630D55" w:rsidRDefault="00630D55" w:rsidP="004A7D48">
            <w:pPr>
              <w:rPr>
                <w:b/>
                <w:bCs/>
                <w:lang w:val="en-IN"/>
              </w:rPr>
            </w:pPr>
          </w:p>
          <w:p w14:paraId="52446BC2" w14:textId="77777777" w:rsidR="00630D55" w:rsidRDefault="00630D55" w:rsidP="00630D55">
            <w:pPr>
              <w:rPr>
                <w:b/>
                <w:bCs/>
                <w:lang w:val="en-IN"/>
              </w:rPr>
            </w:pPr>
            <w:r w:rsidRPr="00FE4292">
              <w:rPr>
                <w:b/>
                <w:bCs/>
                <w:sz w:val="16"/>
                <w:szCs w:val="16"/>
                <w:lang w:val="en-IN"/>
              </w:rPr>
              <w:t>Include in CA Report</w:t>
            </w:r>
            <w:r>
              <w:rPr>
                <w:b/>
                <w:bCs/>
                <w:lang w:val="en-IN"/>
              </w:rPr>
              <w:t>: No</w:t>
            </w:r>
          </w:p>
          <w:p w14:paraId="77E00103" w14:textId="5C74E4AC" w:rsidR="00C82572" w:rsidRPr="000F42DB" w:rsidRDefault="00FE4292" w:rsidP="004A7D48">
            <w:pPr>
              <w:rPr>
                <w:b/>
                <w:bCs/>
                <w:lang w:val="en-IN"/>
              </w:rPr>
            </w:pPr>
            <w:r w:rsidRPr="00FE4292">
              <w:rPr>
                <w:b/>
                <w:bCs/>
                <w:sz w:val="16"/>
                <w:szCs w:val="16"/>
                <w:lang w:val="en-IN"/>
              </w:rPr>
              <w:t>e in CA Report</w:t>
            </w:r>
            <w:r>
              <w:rPr>
                <w:b/>
                <w:bCs/>
                <w:lang w:val="en-IN"/>
              </w:rPr>
              <w:t>: Yes</w:t>
            </w:r>
            <w:r w:rsidR="00C82572">
              <w:rPr>
                <w:b/>
                <w:bCs/>
                <w:sz w:val="16"/>
                <w:szCs w:val="16"/>
                <w:lang w:val="en-IN"/>
              </w:rPr>
              <w:t>Bill No</w:t>
            </w:r>
            <w:r w:rsidR="00C82572">
              <w:rPr>
                <w:b/>
                <w:bCs/>
                <w:lang w:val="en-IN"/>
              </w:rPr>
              <w:t>: C103</w:t>
            </w:r>
          </w:p>
        </w:tc>
      </w:tr>
      <w:tr w:rsidR="00CF7DF6" w14:paraId="62BF83A7" w14:textId="77777777" w:rsidTr="004A7D48">
        <w:trPr>
          <w:trHeight w:val="928"/>
        </w:trPr>
        <w:tc>
          <w:tcPr>
            <w:tcW w:w="4508" w:type="dxa"/>
            <w:shd w:val="clear" w:color="auto" w:fill="E2EFD9" w:themeFill="accent6" w:themeFillTint="33"/>
          </w:tcPr>
          <w:p w14:paraId="29E1BF11" w14:textId="77777777" w:rsidR="006D7FC1" w:rsidRDefault="00CF7DF6" w:rsidP="004A7D48">
            <w:pPr>
              <w:rPr>
                <w:sz w:val="16"/>
                <w:szCs w:val="16"/>
                <w:lang w:val="en-IN"/>
              </w:rPr>
            </w:pPr>
            <w:r>
              <w:rPr>
                <w:b/>
                <w:bCs/>
                <w:lang w:val="en-IN"/>
              </w:rPr>
              <w:t xml:space="preserve">Aardhya Agro Ltd </w:t>
            </w:r>
            <w:r w:rsidR="00CA1117">
              <w:rPr>
                <w:b/>
                <w:bCs/>
                <w:lang w:val="en-IN"/>
              </w:rPr>
              <w:t xml:space="preserve">   </w:t>
            </w:r>
            <w:r w:rsidRPr="00CF7DF6">
              <w:rPr>
                <w:sz w:val="16"/>
                <w:szCs w:val="16"/>
                <w:lang w:val="en-IN"/>
              </w:rPr>
              <w:t>Pune</w:t>
            </w:r>
            <w:r>
              <w:rPr>
                <w:sz w:val="16"/>
                <w:szCs w:val="16"/>
                <w:lang w:val="en-IN"/>
              </w:rPr>
              <w:t xml:space="preserve"> </w:t>
            </w:r>
          </w:p>
          <w:p w14:paraId="546BC1BF" w14:textId="77777777" w:rsidR="00CF7DF6" w:rsidRDefault="00CF7DF6" w:rsidP="004A7D48">
            <w:pPr>
              <w:rPr>
                <w:b/>
                <w:bCs/>
                <w:color w:val="FF0000"/>
                <w:sz w:val="20"/>
                <w:szCs w:val="20"/>
                <w:lang w:val="en-IN"/>
              </w:rPr>
            </w:pPr>
            <w:r>
              <w:rPr>
                <w:noProof/>
              </w:rPr>
              <w:drawing>
                <wp:anchor distT="0" distB="0" distL="114300" distR="114300" simplePos="0" relativeHeight="251677696" behindDoc="1" locked="0" layoutInCell="1" allowOverlap="1" wp14:anchorId="4D7A1DE9" wp14:editId="60DA46BD">
                  <wp:simplePos x="0" y="0"/>
                  <wp:positionH relativeFrom="column">
                    <wp:posOffset>1836140</wp:posOffset>
                  </wp:positionH>
                  <wp:positionV relativeFrom="paragraph">
                    <wp:posOffset>29769</wp:posOffset>
                  </wp:positionV>
                  <wp:extent cx="87630" cy="9525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44F49CAB" w14:textId="0CA0316B" w:rsidR="00CF7DF6" w:rsidRDefault="001478C5" w:rsidP="004A7D48">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00CF7DF6" w:rsidRPr="00F512FD">
              <w:rPr>
                <w:sz w:val="18"/>
                <w:szCs w:val="18"/>
                <w:lang w:val="en-IN"/>
              </w:rPr>
              <w:t xml:space="preserve">CGST: </w:t>
            </w:r>
            <w:r w:rsidR="00CF7DF6">
              <w:rPr>
                <w:sz w:val="18"/>
                <w:szCs w:val="18"/>
                <w:lang w:val="en-IN"/>
              </w:rPr>
              <w:t>900</w:t>
            </w:r>
            <w:r w:rsidR="00CF7DF6" w:rsidRPr="00F512FD">
              <w:rPr>
                <w:sz w:val="18"/>
                <w:szCs w:val="18"/>
                <w:lang w:val="en-IN"/>
              </w:rPr>
              <w:t xml:space="preserve">.0 , SGST: </w:t>
            </w:r>
            <w:r w:rsidR="00CF7DF6">
              <w:rPr>
                <w:sz w:val="18"/>
                <w:szCs w:val="18"/>
                <w:lang w:val="en-IN"/>
              </w:rPr>
              <w:t>900</w:t>
            </w:r>
            <w:r w:rsidR="00CF7DF6" w:rsidRPr="00F512FD">
              <w:rPr>
                <w:sz w:val="18"/>
                <w:szCs w:val="18"/>
                <w:lang w:val="en-IN"/>
              </w:rPr>
              <w:t xml:space="preserve">.0, IGST: 0.0, </w:t>
            </w:r>
            <w:r w:rsidR="00CF7DF6">
              <w:rPr>
                <w:sz w:val="18"/>
                <w:szCs w:val="18"/>
                <w:lang w:val="en-IN"/>
              </w:rPr>
              <w:t>Extra:10.5</w:t>
            </w:r>
          </w:p>
          <w:p w14:paraId="7894903D" w14:textId="77777777" w:rsidR="00630D55" w:rsidRDefault="00630D55" w:rsidP="004A7D48">
            <w:pPr>
              <w:rPr>
                <w:sz w:val="18"/>
                <w:szCs w:val="18"/>
                <w:lang w:val="en-IN"/>
              </w:rPr>
            </w:pPr>
          </w:p>
          <w:p w14:paraId="772B359E" w14:textId="26017A4F" w:rsidR="00CF7DF6" w:rsidRDefault="00CF7DF6" w:rsidP="004A7D48">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21BDE252" w14:textId="77777777" w:rsidR="00630D55" w:rsidRDefault="00630D55" w:rsidP="004A7D48">
            <w:pPr>
              <w:rPr>
                <w:sz w:val="20"/>
                <w:szCs w:val="20"/>
                <w:lang w:val="en-IN"/>
              </w:rPr>
            </w:pPr>
          </w:p>
          <w:p w14:paraId="4FB4E502" w14:textId="70B00F04" w:rsidR="00934EF1" w:rsidRDefault="00934EF1"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2D3D0EA4" w14:textId="77777777" w:rsidR="00630D55" w:rsidRDefault="00630D55" w:rsidP="004A7D48">
            <w:pPr>
              <w:rPr>
                <w:b/>
                <w:bCs/>
                <w:lang w:val="en-IN"/>
              </w:rPr>
            </w:pPr>
          </w:p>
          <w:p w14:paraId="362D2757" w14:textId="77777777" w:rsidR="00FE4292" w:rsidRDefault="00FE4292" w:rsidP="004A7D48">
            <w:pPr>
              <w:rPr>
                <w:b/>
                <w:bCs/>
                <w:lang w:val="en-IN"/>
              </w:rPr>
            </w:pPr>
            <w:r w:rsidRPr="00FE4292">
              <w:rPr>
                <w:b/>
                <w:bCs/>
                <w:sz w:val="16"/>
                <w:szCs w:val="16"/>
                <w:lang w:val="en-IN"/>
              </w:rPr>
              <w:t>Include in CA Report</w:t>
            </w:r>
            <w:r>
              <w:rPr>
                <w:b/>
                <w:bCs/>
                <w:lang w:val="en-IN"/>
              </w:rPr>
              <w:t>: No</w:t>
            </w:r>
          </w:p>
          <w:p w14:paraId="69C26C3E" w14:textId="0DF24F74" w:rsidR="00C82572" w:rsidRPr="000F42DB" w:rsidRDefault="00C82572" w:rsidP="004A7D48">
            <w:pPr>
              <w:rPr>
                <w:b/>
                <w:bCs/>
                <w:lang w:val="en-IN"/>
              </w:rPr>
            </w:pPr>
            <w:r>
              <w:rPr>
                <w:b/>
                <w:bCs/>
                <w:sz w:val="16"/>
                <w:szCs w:val="16"/>
                <w:lang w:val="en-IN"/>
              </w:rPr>
              <w:t>Bill No</w:t>
            </w:r>
            <w:r>
              <w:rPr>
                <w:b/>
                <w:bCs/>
                <w:lang w:val="en-IN"/>
              </w:rPr>
              <w:t xml:space="preserve">: </w:t>
            </w:r>
          </w:p>
        </w:tc>
      </w:tr>
    </w:tbl>
    <w:p w14:paraId="682A848B" w14:textId="77777777" w:rsidR="00CF7DF6" w:rsidRDefault="00CF7DF6" w:rsidP="00442E97">
      <w:pPr>
        <w:rPr>
          <w:noProof/>
        </w:rPr>
      </w:pPr>
    </w:p>
    <w:p w14:paraId="422BB165" w14:textId="77777777" w:rsidR="009E68EF" w:rsidRDefault="009E68EF" w:rsidP="00442E97">
      <w:pPr>
        <w:rPr>
          <w:noProof/>
        </w:rPr>
      </w:pPr>
    </w:p>
    <w:p w14:paraId="214154EC" w14:textId="77777777" w:rsidR="009E68EF" w:rsidRDefault="009E68EF" w:rsidP="00442E97">
      <w:pPr>
        <w:rPr>
          <w:noProof/>
        </w:rPr>
      </w:pPr>
    </w:p>
    <w:p w14:paraId="6263A46B" w14:textId="77777777" w:rsidR="009E68EF" w:rsidRDefault="009E68EF" w:rsidP="00442E97">
      <w:pPr>
        <w:rPr>
          <w:noProof/>
        </w:rPr>
      </w:pPr>
    </w:p>
    <w:p w14:paraId="23A7900A" w14:textId="77777777" w:rsidR="009E68EF" w:rsidRDefault="009E68EF" w:rsidP="00442E97">
      <w:pPr>
        <w:rPr>
          <w:noProof/>
        </w:rPr>
      </w:pPr>
    </w:p>
    <w:p w14:paraId="6E4D8A13" w14:textId="77777777" w:rsidR="00A814ED" w:rsidRDefault="00A814ED" w:rsidP="00442E97">
      <w:pPr>
        <w:rPr>
          <w:noProof/>
        </w:rPr>
      </w:pPr>
    </w:p>
    <w:p w14:paraId="2FB6EED1" w14:textId="77777777" w:rsidR="00A814ED" w:rsidRDefault="00A814ED" w:rsidP="00442E97">
      <w:pPr>
        <w:rPr>
          <w:noProof/>
        </w:rPr>
      </w:pPr>
    </w:p>
    <w:p w14:paraId="17F4A1C4" w14:textId="77777777" w:rsidR="00A814ED" w:rsidRDefault="00A814ED" w:rsidP="00442E97">
      <w:pPr>
        <w:rPr>
          <w:noProof/>
        </w:rPr>
      </w:pPr>
    </w:p>
    <w:p w14:paraId="1EEEADE1" w14:textId="77777777" w:rsidR="00D4428B" w:rsidRDefault="00D4428B" w:rsidP="00442E97">
      <w:pPr>
        <w:rPr>
          <w:noProof/>
        </w:rPr>
      </w:pPr>
    </w:p>
    <w:p w14:paraId="42D858F5" w14:textId="77777777" w:rsidR="00630D55" w:rsidRDefault="00630D55" w:rsidP="00442E97">
      <w:pPr>
        <w:rPr>
          <w:noProof/>
        </w:rPr>
      </w:pPr>
    </w:p>
    <w:p w14:paraId="352CCF17" w14:textId="77777777" w:rsidR="00630D55" w:rsidRDefault="00630D55" w:rsidP="00442E97">
      <w:pPr>
        <w:rPr>
          <w:noProof/>
        </w:rPr>
      </w:pPr>
    </w:p>
    <w:p w14:paraId="1E3BA184" w14:textId="0DAB1A30" w:rsidR="00630D55" w:rsidRDefault="00630D55" w:rsidP="00442E97">
      <w:pPr>
        <w:rPr>
          <w:noProof/>
        </w:rPr>
      </w:pPr>
    </w:p>
    <w:p w14:paraId="78186034" w14:textId="77777777" w:rsidR="00630D55" w:rsidRDefault="00630D55" w:rsidP="00442E97">
      <w:pPr>
        <w:rPr>
          <w:noProof/>
        </w:rPr>
      </w:pPr>
    </w:p>
    <w:p w14:paraId="459143C4" w14:textId="13116AD1" w:rsidR="00D4428B" w:rsidRDefault="00D4428B" w:rsidP="00442E97">
      <w:pPr>
        <w:rPr>
          <w:noProof/>
        </w:rPr>
      </w:pPr>
      <w:r>
        <w:rPr>
          <w:noProof/>
        </w:rPr>
        <w:t>List Vendor 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4428B" w14:paraId="11AA9440" w14:textId="77777777" w:rsidTr="004A7D48">
        <w:trPr>
          <w:trHeight w:val="981"/>
        </w:trPr>
        <w:tc>
          <w:tcPr>
            <w:tcW w:w="4508" w:type="dxa"/>
            <w:shd w:val="clear" w:color="auto" w:fill="EDEDED" w:themeFill="accent3" w:themeFillTint="33"/>
          </w:tcPr>
          <w:p w14:paraId="70E1846D" w14:textId="77777777" w:rsidR="00B66ACA" w:rsidRDefault="00B66ACA" w:rsidP="00B66ACA">
            <w:pPr>
              <w:rPr>
                <w:sz w:val="16"/>
                <w:szCs w:val="16"/>
                <w:lang w:val="en-IN"/>
              </w:rPr>
            </w:pPr>
            <w:r>
              <w:rPr>
                <w:b/>
                <w:bCs/>
                <w:lang w:val="en-IN"/>
              </w:rPr>
              <w:t xml:space="preserve">National Chemical Ltd.  </w:t>
            </w:r>
            <w:r w:rsidRPr="00CF7DF6">
              <w:rPr>
                <w:sz w:val="16"/>
                <w:szCs w:val="16"/>
                <w:lang w:val="en-IN"/>
              </w:rPr>
              <w:t>Ahmadabad</w:t>
            </w:r>
          </w:p>
          <w:p w14:paraId="16A23BB7" w14:textId="77777777" w:rsidR="00D4428B" w:rsidRDefault="00D4428B" w:rsidP="004A7D48">
            <w:pPr>
              <w:rPr>
                <w:b/>
                <w:bCs/>
                <w:color w:val="FF0000"/>
                <w:sz w:val="20"/>
                <w:szCs w:val="20"/>
                <w:lang w:val="en-IN"/>
              </w:rPr>
            </w:pPr>
            <w:r>
              <w:rPr>
                <w:noProof/>
              </w:rPr>
              <w:drawing>
                <wp:anchor distT="0" distB="0" distL="114300" distR="114300" simplePos="0" relativeHeight="251679744" behindDoc="1" locked="0" layoutInCell="1" allowOverlap="1" wp14:anchorId="30D8AB5C" wp14:editId="0332B514">
                  <wp:simplePos x="0" y="0"/>
                  <wp:positionH relativeFrom="column">
                    <wp:posOffset>1837080</wp:posOffset>
                  </wp:positionH>
                  <wp:positionV relativeFrom="paragraph">
                    <wp:posOffset>26111</wp:posOffset>
                  </wp:positionV>
                  <wp:extent cx="87630" cy="9525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4F31E9">
              <w:rPr>
                <w:b/>
                <w:bCs/>
                <w:color w:val="FF0000"/>
                <w:sz w:val="20"/>
                <w:szCs w:val="20"/>
                <w:lang w:val="en-IN"/>
              </w:rPr>
              <w:t>33</w:t>
            </w:r>
            <w:r w:rsidRPr="00F512FD">
              <w:rPr>
                <w:b/>
                <w:bCs/>
                <w:color w:val="FF0000"/>
                <w:sz w:val="20"/>
                <w:szCs w:val="20"/>
                <w:lang w:val="en-IN"/>
              </w:rPr>
              <w:t>00.0</w:t>
            </w:r>
          </w:p>
          <w:p w14:paraId="68D9A788" w14:textId="77777777" w:rsidR="00D4428B" w:rsidRDefault="00D4428B" w:rsidP="004A7D48">
            <w:pPr>
              <w:rPr>
                <w:b/>
                <w:bCs/>
                <w:color w:val="FF0000"/>
                <w:sz w:val="20"/>
                <w:szCs w:val="20"/>
                <w:lang w:val="en-IN"/>
              </w:rPr>
            </w:pPr>
          </w:p>
          <w:p w14:paraId="00FCF443" w14:textId="77777777" w:rsidR="00D4428B" w:rsidRDefault="004F31E9" w:rsidP="004A7D48">
            <w:pPr>
              <w:rPr>
                <w:sz w:val="18"/>
                <w:szCs w:val="18"/>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sidRPr="009A2481">
              <w:rPr>
                <w:sz w:val="20"/>
                <w:szCs w:val="20"/>
                <w:lang w:val="en-IN"/>
              </w:rPr>
              <w:t>Nilesh Yadav</w:t>
            </w:r>
          </w:p>
          <w:p w14:paraId="03335861" w14:textId="77777777" w:rsidR="00D4428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3D230E4" w14:textId="77777777" w:rsidR="00D4428B" w:rsidRPr="000F42DB" w:rsidRDefault="00D4428B" w:rsidP="004A7D48">
            <w:pPr>
              <w:rPr>
                <w:b/>
                <w:bCs/>
                <w:lang w:val="en-IN"/>
              </w:rPr>
            </w:pPr>
          </w:p>
        </w:tc>
      </w:tr>
      <w:tr w:rsidR="00D4428B" w14:paraId="2B9C0D1E" w14:textId="77777777" w:rsidTr="004A7D48">
        <w:trPr>
          <w:trHeight w:val="928"/>
        </w:trPr>
        <w:tc>
          <w:tcPr>
            <w:tcW w:w="4508" w:type="dxa"/>
            <w:shd w:val="clear" w:color="auto" w:fill="E2EFD9" w:themeFill="accent6" w:themeFillTint="33"/>
          </w:tcPr>
          <w:p w14:paraId="58061851" w14:textId="77777777" w:rsidR="00E16F2E" w:rsidRDefault="00E16F2E" w:rsidP="00E16F2E">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CDFB6AF" w14:textId="77777777" w:rsidR="00D4428B" w:rsidRDefault="00D4428B" w:rsidP="004A7D48">
            <w:pPr>
              <w:rPr>
                <w:b/>
                <w:bCs/>
                <w:color w:val="FF0000"/>
                <w:sz w:val="20"/>
                <w:szCs w:val="20"/>
                <w:lang w:val="en-IN"/>
              </w:rPr>
            </w:pPr>
            <w:r>
              <w:rPr>
                <w:noProof/>
              </w:rPr>
              <w:drawing>
                <wp:anchor distT="0" distB="0" distL="114300" distR="114300" simplePos="0" relativeHeight="251680768" behindDoc="1" locked="0" layoutInCell="1" allowOverlap="1" wp14:anchorId="4B596CC6" wp14:editId="40AEBDBA">
                  <wp:simplePos x="0" y="0"/>
                  <wp:positionH relativeFrom="column">
                    <wp:posOffset>1836140</wp:posOffset>
                  </wp:positionH>
                  <wp:positionV relativeFrom="paragraph">
                    <wp:posOffset>29769</wp:posOffset>
                  </wp:positionV>
                  <wp:extent cx="87630" cy="9525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4F31E9">
              <w:rPr>
                <w:b/>
                <w:bCs/>
                <w:color w:val="FF0000"/>
                <w:sz w:val="20"/>
                <w:szCs w:val="20"/>
                <w:lang w:val="en-IN"/>
              </w:rPr>
              <w:t>581</w:t>
            </w:r>
            <w:r>
              <w:rPr>
                <w:b/>
                <w:bCs/>
                <w:color w:val="FF0000"/>
                <w:sz w:val="20"/>
                <w:szCs w:val="20"/>
                <w:lang w:val="en-IN"/>
              </w:rPr>
              <w:t>0</w:t>
            </w:r>
            <w:r w:rsidRPr="00BF1664">
              <w:rPr>
                <w:b/>
                <w:bCs/>
                <w:color w:val="FF0000"/>
                <w:sz w:val="20"/>
                <w:szCs w:val="20"/>
                <w:lang w:val="en-IN"/>
              </w:rPr>
              <w:t>.5</w:t>
            </w:r>
          </w:p>
          <w:p w14:paraId="2D7060EB" w14:textId="77777777" w:rsidR="00D4428B" w:rsidRDefault="00D4428B" w:rsidP="004A7D48">
            <w:pPr>
              <w:rPr>
                <w:b/>
                <w:bCs/>
                <w:sz w:val="18"/>
                <w:szCs w:val="18"/>
                <w:lang w:val="en-IN"/>
              </w:rPr>
            </w:pPr>
          </w:p>
          <w:p w14:paraId="4B42EF43" w14:textId="77777777" w:rsidR="00D4428B" w:rsidRPr="009A2481" w:rsidRDefault="004F31E9" w:rsidP="004A7D48">
            <w:pPr>
              <w:rPr>
                <w:sz w:val="20"/>
                <w:szCs w:val="20"/>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Pr>
                <w:sz w:val="20"/>
                <w:szCs w:val="20"/>
                <w:lang w:val="en-IN"/>
              </w:rPr>
              <w:t>Ashok</w:t>
            </w:r>
            <w:r w:rsidR="00D4428B" w:rsidRPr="009A2481">
              <w:rPr>
                <w:sz w:val="20"/>
                <w:szCs w:val="20"/>
                <w:lang w:val="en-IN"/>
              </w:rPr>
              <w:t xml:space="preserve"> </w:t>
            </w:r>
            <w:r w:rsidR="00D4428B">
              <w:rPr>
                <w:sz w:val="20"/>
                <w:szCs w:val="20"/>
                <w:lang w:val="en-IN"/>
              </w:rPr>
              <w:t>Suradakar</w:t>
            </w:r>
          </w:p>
          <w:p w14:paraId="61E1B9A6" w14:textId="77777777" w:rsidR="0098473E" w:rsidRPr="000F42D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1CAFFC63" w14:textId="766E611A" w:rsidR="00D4428B" w:rsidRDefault="00D4428B" w:rsidP="00442E97">
      <w:pPr>
        <w:rPr>
          <w:noProof/>
        </w:rPr>
      </w:pPr>
    </w:p>
    <w:p w14:paraId="039026D9" w14:textId="77777777" w:rsidR="00630D55" w:rsidRDefault="00630D55" w:rsidP="00442E97">
      <w:pPr>
        <w:rPr>
          <w:noProof/>
        </w:rPr>
      </w:pPr>
    </w:p>
    <w:p w14:paraId="26721631" w14:textId="77777777" w:rsidR="00A814ED" w:rsidRDefault="00A814ED" w:rsidP="00442E97">
      <w:pPr>
        <w:rPr>
          <w:noProof/>
        </w:rPr>
      </w:pPr>
    </w:p>
    <w:p w14:paraId="01CA206F" w14:textId="77777777" w:rsidR="00A814ED" w:rsidRDefault="00A814ED" w:rsidP="00442E97">
      <w:pPr>
        <w:rPr>
          <w:noProof/>
        </w:rPr>
      </w:pPr>
    </w:p>
    <w:p w14:paraId="424AF281" w14:textId="77777777" w:rsidR="0098473E" w:rsidRDefault="0098473E" w:rsidP="00442E97">
      <w:pPr>
        <w:rPr>
          <w:noProof/>
        </w:rPr>
      </w:pPr>
    </w:p>
    <w:p w14:paraId="504610D6" w14:textId="77777777" w:rsidR="0098473E" w:rsidRDefault="0098473E" w:rsidP="00442E97">
      <w:pPr>
        <w:rPr>
          <w:noProof/>
        </w:rPr>
      </w:pPr>
    </w:p>
    <w:p w14:paraId="2B00C7A5" w14:textId="77777777" w:rsidR="0098473E" w:rsidRDefault="0098473E" w:rsidP="00442E97">
      <w:pPr>
        <w:rPr>
          <w:noProof/>
        </w:rPr>
      </w:pPr>
    </w:p>
    <w:p w14:paraId="57F7DFFA" w14:textId="24A11C06" w:rsidR="0098473E" w:rsidRDefault="0098473E" w:rsidP="00442E97">
      <w:pPr>
        <w:rPr>
          <w:noProof/>
        </w:rPr>
      </w:pPr>
    </w:p>
    <w:p w14:paraId="53BCDDEE" w14:textId="540DE49D" w:rsidR="00A5360C" w:rsidRDefault="00A5360C" w:rsidP="00442E97">
      <w:pPr>
        <w:rPr>
          <w:noProof/>
        </w:rPr>
      </w:pPr>
      <w:r>
        <w:rPr>
          <w:noProof/>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5360C" w14:paraId="3F601FA6" w14:textId="77777777" w:rsidTr="009836D5">
        <w:trPr>
          <w:trHeight w:val="981"/>
        </w:trPr>
        <w:tc>
          <w:tcPr>
            <w:tcW w:w="4508" w:type="dxa"/>
            <w:shd w:val="clear" w:color="auto" w:fill="EDEDED" w:themeFill="accent3" w:themeFillTint="33"/>
          </w:tcPr>
          <w:p w14:paraId="054D8C84" w14:textId="77777777" w:rsidR="00D7361A" w:rsidRDefault="00A5360C"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3D6ABE4F" w14:textId="3ADB2CAC" w:rsidR="00A5360C" w:rsidRPr="00C01C47" w:rsidRDefault="00A5360C" w:rsidP="009836D5">
            <w:pPr>
              <w:rPr>
                <w:b/>
                <w:bCs/>
                <w:lang w:val="en-IN"/>
              </w:rPr>
            </w:pPr>
            <w:r w:rsidRPr="00C01C47">
              <w:rPr>
                <w:b/>
                <w:bCs/>
                <w:color w:val="FF0000"/>
                <w:sz w:val="20"/>
                <w:szCs w:val="20"/>
                <w:lang w:val="en-IN"/>
              </w:rPr>
              <w:t xml:space="preserve">                           </w:t>
            </w:r>
            <w:r w:rsidRPr="00C01C47">
              <w:rPr>
                <w:b/>
                <w:bCs/>
                <w:lang w:val="en-IN"/>
              </w:rPr>
              <w:t xml:space="preserve">          </w:t>
            </w:r>
          </w:p>
          <w:p w14:paraId="3AB7F322" w14:textId="53201697" w:rsidR="00D7361A" w:rsidRDefault="00D7361A" w:rsidP="00D7361A">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sidR="00E46C22">
              <w:rPr>
                <w:b/>
                <w:bCs/>
                <w:color w:val="000000" w:themeColor="text1"/>
                <w:sz w:val="20"/>
                <w:szCs w:val="20"/>
                <w:lang w:val="en-IN"/>
              </w:rPr>
              <w:t>3</w:t>
            </w:r>
            <w:r w:rsidRPr="00BF14CB">
              <w:rPr>
                <w:b/>
                <w:bCs/>
                <w:color w:val="000000" w:themeColor="text1"/>
                <w:sz w:val="20"/>
                <w:szCs w:val="20"/>
                <w:lang w:val="en-IN"/>
              </w:rPr>
              <w:t>, 2020</w:t>
            </w:r>
          </w:p>
          <w:p w14:paraId="3DF728EE" w14:textId="77777777" w:rsidR="00D7361A" w:rsidRDefault="00D7361A" w:rsidP="00D7361A">
            <w:pPr>
              <w:rPr>
                <w:b/>
                <w:bCs/>
                <w:lang w:val="en-IN"/>
              </w:rPr>
            </w:pPr>
            <w:r w:rsidRPr="00D0669E">
              <w:rPr>
                <w:b/>
                <w:bCs/>
                <w:noProof/>
                <w:sz w:val="18"/>
                <w:szCs w:val="18"/>
                <w:lang w:val="en-IN"/>
              </w:rPr>
              <w:drawing>
                <wp:anchor distT="0" distB="0" distL="114300" distR="114300" simplePos="0" relativeHeight="251707392" behindDoc="1" locked="0" layoutInCell="1" allowOverlap="1" wp14:anchorId="5462A58E" wp14:editId="677627A1">
                  <wp:simplePos x="0" y="0"/>
                  <wp:positionH relativeFrom="column">
                    <wp:posOffset>1546860</wp:posOffset>
                  </wp:positionH>
                  <wp:positionV relativeFrom="paragraph">
                    <wp:posOffset>21590</wp:posOffset>
                  </wp:positionV>
                  <wp:extent cx="131445" cy="142875"/>
                  <wp:effectExtent l="0" t="0" r="190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4DEA1A89" w14:textId="77777777" w:rsidR="00D7361A" w:rsidRDefault="00D7361A" w:rsidP="00D7361A">
            <w:pPr>
              <w:rPr>
                <w:b/>
                <w:bCs/>
                <w:lang w:val="en-IN"/>
              </w:rPr>
            </w:pPr>
          </w:p>
          <w:p w14:paraId="2908DF13" w14:textId="77777777" w:rsidR="00D7361A" w:rsidRDefault="00D7361A" w:rsidP="00D7361A">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6299BFCE" w14:textId="77777777" w:rsidR="00A5360C" w:rsidRPr="000F42DB" w:rsidRDefault="00A5360C" w:rsidP="00FC6957">
            <w:pPr>
              <w:rPr>
                <w:b/>
                <w:bCs/>
                <w:lang w:val="en-IN"/>
              </w:rPr>
            </w:pPr>
          </w:p>
        </w:tc>
      </w:tr>
      <w:tr w:rsidR="00A5360C" w14:paraId="1777358D" w14:textId="77777777" w:rsidTr="009836D5">
        <w:trPr>
          <w:trHeight w:val="928"/>
        </w:trPr>
        <w:tc>
          <w:tcPr>
            <w:tcW w:w="4508" w:type="dxa"/>
            <w:shd w:val="clear" w:color="auto" w:fill="E2EFD9" w:themeFill="accent6" w:themeFillTint="33"/>
          </w:tcPr>
          <w:p w14:paraId="65AAE6AA" w14:textId="77777777" w:rsidR="00A5360C" w:rsidRDefault="00A5360C" w:rsidP="009836D5">
            <w:pPr>
              <w:rPr>
                <w:b/>
                <w:bCs/>
                <w:color w:val="FF0000"/>
                <w:sz w:val="20"/>
                <w:szCs w:val="20"/>
                <w:lang w:val="en-IN"/>
              </w:rPr>
            </w:pPr>
            <w:r w:rsidRPr="00C01C47">
              <w:rPr>
                <w:b/>
                <w:bCs/>
                <w:sz w:val="28"/>
                <w:szCs w:val="28"/>
                <w:lang w:val="en-IN"/>
              </w:rPr>
              <w:lastRenderedPageBreak/>
              <w:t xml:space="preserve">Nitesh Yadav </w:t>
            </w:r>
            <w:r w:rsidRPr="00C01C47">
              <w:rPr>
                <w:b/>
                <w:bCs/>
                <w:lang w:val="en-IN"/>
              </w:rPr>
              <w:t>(9158900658)</w:t>
            </w:r>
            <w:r w:rsidRPr="00C01C47">
              <w:rPr>
                <w:b/>
                <w:bCs/>
                <w:color w:val="FF0000"/>
                <w:sz w:val="20"/>
                <w:szCs w:val="20"/>
                <w:lang w:val="en-IN"/>
              </w:rPr>
              <w:t xml:space="preserve">   </w:t>
            </w:r>
          </w:p>
          <w:p w14:paraId="685FECE9" w14:textId="6A2F6C15" w:rsidR="00A5360C" w:rsidRDefault="00A5360C" w:rsidP="009836D5">
            <w:pPr>
              <w:rPr>
                <w:b/>
                <w:bCs/>
                <w:color w:val="FF0000"/>
                <w:sz w:val="20"/>
                <w:szCs w:val="20"/>
                <w:lang w:val="en-IN"/>
              </w:rPr>
            </w:pPr>
          </w:p>
          <w:p w14:paraId="385250D3" w14:textId="666D287F" w:rsidR="00BF14CB" w:rsidRDefault="00BF14CB" w:rsidP="009836D5">
            <w:pPr>
              <w:rPr>
                <w:b/>
                <w:bCs/>
                <w:color w:val="000000" w:themeColor="text1"/>
                <w:sz w:val="20"/>
                <w:szCs w:val="20"/>
                <w:lang w:val="en-IN"/>
              </w:rPr>
            </w:pPr>
            <w:r w:rsidRPr="00CB28F6">
              <w:rPr>
                <w:b/>
                <w:bCs/>
                <w:sz w:val="18"/>
                <w:szCs w:val="18"/>
                <w:lang w:val="en-IN"/>
              </w:rPr>
              <w:t>Date</w:t>
            </w:r>
            <w:r w:rsidR="00667820">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431088BA" w14:textId="276EA917" w:rsidR="00A5360C" w:rsidRDefault="00A5360C" w:rsidP="009836D5">
            <w:pPr>
              <w:rPr>
                <w:b/>
                <w:bCs/>
                <w:lang w:val="en-IN"/>
              </w:rPr>
            </w:pPr>
            <w:r w:rsidRPr="00D0669E">
              <w:rPr>
                <w:b/>
                <w:bCs/>
                <w:noProof/>
                <w:sz w:val="18"/>
                <w:szCs w:val="18"/>
                <w:lang w:val="en-IN"/>
              </w:rPr>
              <w:drawing>
                <wp:anchor distT="0" distB="0" distL="114300" distR="114300" simplePos="0" relativeHeight="251705344" behindDoc="1" locked="0" layoutInCell="1" allowOverlap="1" wp14:anchorId="1B514DAD" wp14:editId="7C511BF8">
                  <wp:simplePos x="0" y="0"/>
                  <wp:positionH relativeFrom="column">
                    <wp:posOffset>1546860</wp:posOffset>
                  </wp:positionH>
                  <wp:positionV relativeFrom="paragraph">
                    <wp:posOffset>21590</wp:posOffset>
                  </wp:positionV>
                  <wp:extent cx="131445" cy="1428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FC6957" w:rsidRPr="00D0669E">
              <w:rPr>
                <w:b/>
                <w:bCs/>
                <w:sz w:val="18"/>
                <w:szCs w:val="18"/>
                <w:lang w:val="en-IN"/>
              </w:rPr>
              <w:t>Salary</w:t>
            </w:r>
            <w:r w:rsidR="00667820">
              <w:rPr>
                <w:b/>
                <w:bCs/>
                <w:sz w:val="18"/>
                <w:szCs w:val="18"/>
                <w:lang w:val="en-IN"/>
              </w:rPr>
              <w:t>:</w:t>
            </w:r>
            <w:r w:rsidR="00FC6957" w:rsidRPr="00D0669E">
              <w:rPr>
                <w:b/>
                <w:bCs/>
                <w:sz w:val="18"/>
                <w:szCs w:val="18"/>
                <w:lang w:val="en-IN"/>
              </w:rPr>
              <w:t xml:space="preserve"> </w:t>
            </w:r>
            <w:r w:rsidRPr="00D0669E">
              <w:rPr>
                <w:b/>
                <w:bCs/>
                <w:sz w:val="18"/>
                <w:szCs w:val="18"/>
                <w:lang w:val="en-IN"/>
              </w:rPr>
              <w:t xml:space="preserve"> </w:t>
            </w:r>
            <w:r>
              <w:rPr>
                <w:b/>
                <w:bCs/>
                <w:lang w:val="en-IN"/>
              </w:rPr>
              <w:t xml:space="preserve">                             </w:t>
            </w:r>
            <w:r w:rsidR="00FC6957">
              <w:rPr>
                <w:b/>
                <w:bCs/>
                <w:lang w:val="en-IN"/>
              </w:rPr>
              <w:t>15000.0</w:t>
            </w:r>
          </w:p>
          <w:p w14:paraId="0E92B043" w14:textId="77777777" w:rsidR="00FC6957" w:rsidRDefault="00FC6957" w:rsidP="009836D5">
            <w:pPr>
              <w:rPr>
                <w:b/>
                <w:bCs/>
                <w:lang w:val="en-IN"/>
              </w:rPr>
            </w:pPr>
          </w:p>
          <w:p w14:paraId="129929D8" w14:textId="74C65AB0" w:rsidR="00FC6957" w:rsidRDefault="00FC6957"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sidR="005C7CDA">
              <w:rPr>
                <w:sz w:val="20"/>
                <w:szCs w:val="20"/>
                <w:lang w:val="en-IN"/>
              </w:rPr>
              <w:t xml:space="preserve"> 2020</w:t>
            </w:r>
          </w:p>
          <w:p w14:paraId="789214AF" w14:textId="2E357F45" w:rsidR="00BF14CB" w:rsidRPr="00C01C47" w:rsidRDefault="00BF14CB" w:rsidP="009836D5">
            <w:pPr>
              <w:rPr>
                <w:b/>
                <w:bCs/>
                <w:color w:val="70AD47" w:themeColor="accent6"/>
                <w:lang w:val="en-IN"/>
              </w:rPr>
            </w:pPr>
          </w:p>
          <w:p w14:paraId="6C5A187E" w14:textId="77777777" w:rsidR="00A5360C" w:rsidRPr="00270A81" w:rsidRDefault="00A5360C" w:rsidP="009836D5">
            <w:pPr>
              <w:rPr>
                <w:b/>
                <w:bCs/>
                <w:lang w:val="en-IN"/>
              </w:rPr>
            </w:pPr>
          </w:p>
          <w:p w14:paraId="6C7D2166" w14:textId="77777777" w:rsidR="00A5360C" w:rsidRPr="000F42DB" w:rsidRDefault="00A5360C" w:rsidP="00FC6957">
            <w:pPr>
              <w:rPr>
                <w:b/>
                <w:bCs/>
                <w:lang w:val="en-IN"/>
              </w:rPr>
            </w:pPr>
          </w:p>
        </w:tc>
      </w:tr>
    </w:tbl>
    <w:p w14:paraId="34084C7A" w14:textId="77777777" w:rsidR="00A5360C" w:rsidRDefault="00A5360C" w:rsidP="00442E97">
      <w:pPr>
        <w:rPr>
          <w:noProof/>
        </w:rPr>
      </w:pPr>
    </w:p>
    <w:p w14:paraId="5B586E42" w14:textId="77777777" w:rsidR="0098473E" w:rsidRDefault="0098473E" w:rsidP="00442E97">
      <w:pPr>
        <w:rPr>
          <w:noProof/>
        </w:rPr>
      </w:pPr>
    </w:p>
    <w:p w14:paraId="6A8ABE27" w14:textId="77777777" w:rsidR="0098473E" w:rsidRDefault="0098473E" w:rsidP="00442E97">
      <w:pPr>
        <w:rPr>
          <w:noProof/>
        </w:rPr>
      </w:pPr>
    </w:p>
    <w:p w14:paraId="67ADD8C0" w14:textId="77777777" w:rsidR="0098473E" w:rsidRDefault="0098473E" w:rsidP="00442E97">
      <w:pPr>
        <w:rPr>
          <w:noProof/>
        </w:rPr>
      </w:pPr>
    </w:p>
    <w:p w14:paraId="13611DE3" w14:textId="77777777" w:rsidR="0098473E" w:rsidRDefault="0098473E" w:rsidP="00442E97">
      <w:pPr>
        <w:rPr>
          <w:noProof/>
        </w:rPr>
      </w:pPr>
    </w:p>
    <w:p w14:paraId="0FC442AB" w14:textId="77777777" w:rsidR="0098473E" w:rsidRDefault="0098473E" w:rsidP="00442E97">
      <w:pPr>
        <w:rPr>
          <w:noProof/>
        </w:rPr>
      </w:pPr>
    </w:p>
    <w:p w14:paraId="773E4C3F" w14:textId="77777777" w:rsidR="0098473E" w:rsidRDefault="0098473E" w:rsidP="00442E97">
      <w:pPr>
        <w:rPr>
          <w:noProof/>
        </w:rPr>
      </w:pPr>
    </w:p>
    <w:p w14:paraId="51A882F4" w14:textId="77777777" w:rsidR="00031220" w:rsidRDefault="00031220" w:rsidP="00442E97">
      <w:pPr>
        <w:rPr>
          <w:noProof/>
        </w:rPr>
      </w:pPr>
    </w:p>
    <w:p w14:paraId="57419B65" w14:textId="77777777" w:rsidR="00031220" w:rsidRDefault="00031220" w:rsidP="00442E97">
      <w:pPr>
        <w:rPr>
          <w:noProof/>
        </w:rPr>
      </w:pPr>
    </w:p>
    <w:p w14:paraId="341E0123" w14:textId="79BD3545" w:rsidR="00031220" w:rsidRDefault="00031220" w:rsidP="00442E97">
      <w:pPr>
        <w:rPr>
          <w:noProof/>
        </w:rPr>
      </w:pPr>
    </w:p>
    <w:p w14:paraId="6AB18CA7" w14:textId="5FB601C3" w:rsidR="00031220" w:rsidRDefault="00031220" w:rsidP="00442E97">
      <w:pPr>
        <w:rPr>
          <w:noProof/>
        </w:rPr>
      </w:pPr>
      <w:r>
        <w:rPr>
          <w:noProof/>
        </w:rPr>
        <w:t>Attendance View</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31220" w14:paraId="17DD8C7D" w14:textId="77777777" w:rsidTr="00630D55">
        <w:trPr>
          <w:trHeight w:val="981"/>
        </w:trPr>
        <w:tc>
          <w:tcPr>
            <w:tcW w:w="4508" w:type="dxa"/>
            <w:shd w:val="clear" w:color="auto" w:fill="EDEDED" w:themeFill="accent3" w:themeFillTint="33"/>
          </w:tcPr>
          <w:p w14:paraId="7741F714" w14:textId="77777777" w:rsidR="007B1F4C" w:rsidRDefault="007B1F4C" w:rsidP="00031220">
            <w:pPr>
              <w:rPr>
                <w:b/>
                <w:bCs/>
                <w:lang w:val="en-IN"/>
              </w:rPr>
            </w:pPr>
          </w:p>
          <w:p w14:paraId="6C6FD2E1" w14:textId="0F4AB210" w:rsidR="00031220" w:rsidRDefault="00031220" w:rsidP="00031220">
            <w:pPr>
              <w:rPr>
                <w:b/>
                <w:bCs/>
                <w:color w:val="000000" w:themeColor="text1"/>
                <w:sz w:val="20"/>
                <w:szCs w:val="20"/>
                <w:lang w:val="en-IN"/>
              </w:rPr>
            </w:pPr>
            <w:r w:rsidRPr="001F4A22">
              <w:rPr>
                <w:b/>
                <w:bCs/>
                <w:lang w:val="en-IN"/>
              </w:rPr>
              <w:t>Entry</w:t>
            </w:r>
            <w:r w:rsidRPr="001F4A22">
              <w:rPr>
                <w:b/>
                <w:bCs/>
                <w:sz w:val="20"/>
                <w:szCs w:val="20"/>
                <w:lang w:val="en-IN"/>
              </w:rPr>
              <w:t>:</w:t>
            </w:r>
            <w:r w:rsidRPr="001F4A22">
              <w:rPr>
                <w:sz w:val="20"/>
                <w:szCs w:val="20"/>
                <w:lang w:val="en-IN"/>
              </w:rPr>
              <w:t xml:space="preserve">  </w:t>
            </w:r>
            <w:r w:rsidRPr="001F4A22">
              <w:rPr>
                <w:b/>
                <w:bCs/>
                <w:color w:val="000000" w:themeColor="text1"/>
                <w:sz w:val="20"/>
                <w:szCs w:val="20"/>
                <w:lang w:val="en-IN"/>
              </w:rPr>
              <w:t xml:space="preserve">Tue  Mar 31, 2020 </w:t>
            </w:r>
            <w:r w:rsidR="003A3AA9">
              <w:rPr>
                <w:b/>
                <w:bCs/>
                <w:color w:val="000000" w:themeColor="text1"/>
                <w:sz w:val="20"/>
                <w:szCs w:val="20"/>
                <w:lang w:val="en-IN"/>
              </w:rPr>
              <w:t>(Auto)</w:t>
            </w:r>
            <w:r w:rsidRPr="001F4A22">
              <w:rPr>
                <w:b/>
                <w:bCs/>
                <w:color w:val="000000" w:themeColor="text1"/>
                <w:sz w:val="20"/>
                <w:szCs w:val="20"/>
                <w:lang w:val="en-IN"/>
              </w:rPr>
              <w:t xml:space="preserve">    </w:t>
            </w:r>
            <w:r w:rsidR="00740CA8">
              <w:rPr>
                <w:b/>
                <w:bCs/>
                <w:color w:val="000000" w:themeColor="text1"/>
                <w:sz w:val="20"/>
                <w:szCs w:val="20"/>
                <w:lang w:val="en-IN"/>
              </w:rPr>
              <w:t xml:space="preserve"> </w:t>
            </w:r>
          </w:p>
          <w:p w14:paraId="2EC45F02" w14:textId="4475D307" w:rsidR="00031220" w:rsidRDefault="00031220" w:rsidP="00031220">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w:t>
            </w:r>
            <w:r w:rsidR="00740CA8">
              <w:rPr>
                <w:b/>
                <w:bCs/>
                <w:color w:val="000000" w:themeColor="text1"/>
                <w:sz w:val="20"/>
                <w:szCs w:val="20"/>
                <w:lang w:val="en-IN"/>
              </w:rPr>
              <w:t>Rajendra Nagar Indore</w:t>
            </w:r>
          </w:p>
          <w:p w14:paraId="772D9852" w14:textId="207CBE57" w:rsidR="00740CA8" w:rsidRDefault="00740CA8" w:rsidP="00031220">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6C9ECB8C" w14:textId="77777777" w:rsidR="007B1F4C" w:rsidRDefault="007B1F4C" w:rsidP="00031220">
            <w:pPr>
              <w:rPr>
                <w:b/>
                <w:bCs/>
                <w:color w:val="000000" w:themeColor="text1"/>
                <w:sz w:val="20"/>
                <w:szCs w:val="20"/>
                <w:lang w:val="en-IN"/>
              </w:rPr>
            </w:pPr>
          </w:p>
          <w:p w14:paraId="617C5CF3" w14:textId="53529430" w:rsidR="00031220" w:rsidRDefault="00031220" w:rsidP="00031220">
            <w:pPr>
              <w:rPr>
                <w:b/>
                <w:bCs/>
                <w:color w:val="000000" w:themeColor="text1"/>
                <w:sz w:val="20"/>
                <w:szCs w:val="20"/>
                <w:lang w:val="en-IN"/>
              </w:rPr>
            </w:pPr>
            <w:r>
              <w:rPr>
                <w:b/>
                <w:bCs/>
                <w:color w:val="000000" w:themeColor="text1"/>
                <w:sz w:val="20"/>
                <w:szCs w:val="20"/>
                <w:lang w:val="en-IN"/>
              </w:rPr>
              <w:t>----------------------------------</w:t>
            </w:r>
            <w:r w:rsidR="007B1F4C">
              <w:rPr>
                <w:b/>
                <w:bCs/>
                <w:color w:val="000000" w:themeColor="text1"/>
                <w:sz w:val="20"/>
                <w:szCs w:val="20"/>
                <w:lang w:val="en-IN"/>
              </w:rPr>
              <w:t xml:space="preserve"> Hours Worked: </w:t>
            </w:r>
            <w:r w:rsidR="00AB1219">
              <w:rPr>
                <w:b/>
                <w:bCs/>
                <w:color w:val="000000" w:themeColor="text1"/>
                <w:sz w:val="20"/>
                <w:szCs w:val="20"/>
                <w:lang w:val="en-IN"/>
              </w:rPr>
              <w:t xml:space="preserve">2 </w:t>
            </w:r>
          </w:p>
          <w:p w14:paraId="01A29EA2" w14:textId="77777777" w:rsidR="00031220" w:rsidRDefault="00031220" w:rsidP="00031220">
            <w:pPr>
              <w:rPr>
                <w:b/>
                <w:bCs/>
                <w:color w:val="000000" w:themeColor="text1"/>
                <w:sz w:val="20"/>
                <w:szCs w:val="20"/>
                <w:lang w:val="en-IN"/>
              </w:rPr>
            </w:pPr>
          </w:p>
          <w:p w14:paraId="62184ADE" w14:textId="0B60C083" w:rsidR="00031220" w:rsidRPr="001F4A22" w:rsidRDefault="00031220" w:rsidP="00031220">
            <w:pPr>
              <w:rPr>
                <w:b/>
                <w:bCs/>
                <w:color w:val="000000" w:themeColor="text1"/>
                <w:sz w:val="20"/>
                <w:szCs w:val="20"/>
                <w:lang w:val="en-IN"/>
              </w:rPr>
            </w:pPr>
            <w:r w:rsidRPr="00574836">
              <w:rPr>
                <w:b/>
                <w:bCs/>
                <w:lang w:val="en-IN"/>
              </w:rPr>
              <w:t>E</w:t>
            </w:r>
            <w:r>
              <w:rPr>
                <w:b/>
                <w:bCs/>
                <w:lang w:val="en-IN"/>
              </w:rPr>
              <w:t>xit  :</w:t>
            </w:r>
            <w:r w:rsidRPr="00031220">
              <w:rPr>
                <w:b/>
                <w:bCs/>
                <w:color w:val="000000" w:themeColor="text1"/>
                <w:sz w:val="20"/>
                <w:szCs w:val="20"/>
                <w:lang w:val="en-IN"/>
              </w:rPr>
              <w:t xml:space="preserve"> </w:t>
            </w:r>
            <w:r w:rsidRPr="001F4A22">
              <w:rPr>
                <w:b/>
                <w:bCs/>
                <w:color w:val="000000" w:themeColor="text1"/>
                <w:sz w:val="20"/>
                <w:szCs w:val="20"/>
                <w:lang w:val="en-IN"/>
              </w:rPr>
              <w:t xml:space="preserve"> </w:t>
            </w:r>
            <w:r w:rsidRPr="001F4A22">
              <w:rPr>
                <w:color w:val="000000" w:themeColor="text1"/>
                <w:sz w:val="16"/>
                <w:szCs w:val="16"/>
                <w:lang w:val="en-IN"/>
              </w:rPr>
              <w:t xml:space="preserve"> </w:t>
            </w:r>
            <w:r w:rsidRPr="001F4A22">
              <w:rPr>
                <w:b/>
                <w:bCs/>
                <w:color w:val="000000" w:themeColor="text1"/>
                <w:sz w:val="20"/>
                <w:szCs w:val="20"/>
                <w:lang w:val="en-IN"/>
              </w:rPr>
              <w:t>Tue  Mar 31, 2020</w:t>
            </w:r>
            <w:r w:rsidR="003A3AA9">
              <w:rPr>
                <w:b/>
                <w:bCs/>
                <w:color w:val="000000" w:themeColor="text1"/>
                <w:sz w:val="20"/>
                <w:szCs w:val="20"/>
                <w:lang w:val="en-IN"/>
              </w:rPr>
              <w:t xml:space="preserve"> (Auto)</w:t>
            </w:r>
          </w:p>
          <w:p w14:paraId="4725C50C" w14:textId="19BD2D8D" w:rsidR="00740CA8" w:rsidRDefault="00740CA8" w:rsidP="00740CA8">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Rajendra Nagar Indore</w:t>
            </w:r>
          </w:p>
          <w:p w14:paraId="377C4535" w14:textId="77777777" w:rsidR="00740CA8" w:rsidRDefault="00740CA8" w:rsidP="00740CA8">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71E96FD9" w14:textId="00309031" w:rsidR="00031220" w:rsidRPr="00EC7F10" w:rsidRDefault="00031220" w:rsidP="00630D55">
            <w:pPr>
              <w:rPr>
                <w:b/>
                <w:bCs/>
                <w:sz w:val="20"/>
                <w:szCs w:val="20"/>
                <w:lang w:val="en-IN"/>
              </w:rPr>
            </w:pPr>
          </w:p>
          <w:p w14:paraId="523A0BA5" w14:textId="77777777" w:rsidR="00031220" w:rsidRPr="000F42DB" w:rsidRDefault="00031220" w:rsidP="00971A13">
            <w:pPr>
              <w:rPr>
                <w:b/>
                <w:bCs/>
                <w:lang w:val="en-IN"/>
              </w:rPr>
            </w:pPr>
          </w:p>
        </w:tc>
      </w:tr>
      <w:tr w:rsidR="00031220" w14:paraId="1280F0FD" w14:textId="77777777" w:rsidTr="00630D55">
        <w:trPr>
          <w:trHeight w:val="928"/>
        </w:trPr>
        <w:tc>
          <w:tcPr>
            <w:tcW w:w="4508" w:type="dxa"/>
            <w:shd w:val="clear" w:color="auto" w:fill="E2EFD9" w:themeFill="accent6" w:themeFillTint="33"/>
          </w:tcPr>
          <w:p w14:paraId="0F8000F5" w14:textId="2298FCB6" w:rsidR="003A3AA9" w:rsidRDefault="003A3AA9" w:rsidP="003A3AA9">
            <w:pPr>
              <w:rPr>
                <w:b/>
                <w:bCs/>
                <w:color w:val="000000" w:themeColor="text1"/>
                <w:sz w:val="20"/>
                <w:szCs w:val="20"/>
                <w:lang w:val="en-IN"/>
              </w:rPr>
            </w:pPr>
            <w:r w:rsidRPr="00574836">
              <w:rPr>
                <w:b/>
                <w:bCs/>
                <w:lang w:val="en-IN"/>
              </w:rPr>
              <w:t>Entry</w:t>
            </w:r>
            <w:r w:rsidRPr="00574836">
              <w:rPr>
                <w:b/>
                <w:bCs/>
                <w:sz w:val="20"/>
                <w:szCs w:val="20"/>
                <w:lang w:val="en-IN"/>
              </w:rPr>
              <w:t>:</w:t>
            </w:r>
            <w:r w:rsidRPr="00574836">
              <w:rPr>
                <w:sz w:val="20"/>
                <w:szCs w:val="20"/>
                <w:lang w:val="en-IN"/>
              </w:rPr>
              <w:t xml:space="preserve">  </w:t>
            </w:r>
            <w:r w:rsidRPr="00574836">
              <w:rPr>
                <w:b/>
                <w:bCs/>
                <w:color w:val="000000" w:themeColor="text1"/>
                <w:sz w:val="20"/>
                <w:szCs w:val="20"/>
                <w:lang w:val="en-IN"/>
              </w:rPr>
              <w:t xml:space="preserve">Tue  Mar 31, 2020     </w:t>
            </w:r>
            <w:r>
              <w:rPr>
                <w:b/>
                <w:bCs/>
                <w:color w:val="000000" w:themeColor="text1"/>
                <w:sz w:val="20"/>
                <w:szCs w:val="20"/>
                <w:lang w:val="en-IN"/>
              </w:rPr>
              <w:t xml:space="preserve"> (Auto)</w:t>
            </w:r>
          </w:p>
          <w:p w14:paraId="3CB17486"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ED00806"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0DD0DC19" w14:textId="77777777" w:rsidR="003A3AA9" w:rsidRDefault="003A3AA9" w:rsidP="003A3AA9">
            <w:pPr>
              <w:rPr>
                <w:b/>
                <w:bCs/>
                <w:color w:val="000000" w:themeColor="text1"/>
                <w:sz w:val="20"/>
                <w:szCs w:val="20"/>
                <w:lang w:val="en-IN"/>
              </w:rPr>
            </w:pPr>
          </w:p>
          <w:p w14:paraId="20985FC2" w14:textId="77777777" w:rsidR="003A3AA9" w:rsidRDefault="003A3AA9" w:rsidP="003A3AA9">
            <w:pPr>
              <w:rPr>
                <w:b/>
                <w:bCs/>
                <w:color w:val="000000" w:themeColor="text1"/>
                <w:sz w:val="20"/>
                <w:szCs w:val="20"/>
                <w:lang w:val="en-IN"/>
              </w:rPr>
            </w:pPr>
            <w:r>
              <w:rPr>
                <w:b/>
                <w:bCs/>
                <w:color w:val="000000" w:themeColor="text1"/>
                <w:sz w:val="20"/>
                <w:szCs w:val="20"/>
                <w:lang w:val="en-IN"/>
              </w:rPr>
              <w:t xml:space="preserve">---------------------------------- Hours Worked: 2 </w:t>
            </w:r>
          </w:p>
          <w:p w14:paraId="109E638E" w14:textId="77777777" w:rsidR="003A3AA9" w:rsidRDefault="003A3AA9" w:rsidP="003A3AA9">
            <w:pPr>
              <w:rPr>
                <w:b/>
                <w:bCs/>
                <w:color w:val="000000" w:themeColor="text1"/>
                <w:sz w:val="20"/>
                <w:szCs w:val="20"/>
                <w:lang w:val="en-IN"/>
              </w:rPr>
            </w:pPr>
          </w:p>
          <w:p w14:paraId="275DFC67" w14:textId="4F73A04B" w:rsidR="003A3AA9" w:rsidRPr="001F4A22" w:rsidRDefault="003A3AA9" w:rsidP="003A3AA9">
            <w:pPr>
              <w:rPr>
                <w:b/>
                <w:bCs/>
                <w:color w:val="FF0000"/>
                <w:sz w:val="20"/>
                <w:szCs w:val="20"/>
                <w:lang w:val="en-IN"/>
              </w:rPr>
            </w:pPr>
            <w:r w:rsidRPr="00574836">
              <w:rPr>
                <w:b/>
                <w:bCs/>
                <w:lang w:val="en-IN"/>
              </w:rPr>
              <w:t>E</w:t>
            </w:r>
            <w:r>
              <w:rPr>
                <w:b/>
                <w:bCs/>
                <w:lang w:val="en-IN"/>
              </w:rPr>
              <w:t>xit  :</w:t>
            </w:r>
            <w:r w:rsidRPr="00574836">
              <w:rPr>
                <w:b/>
                <w:bCs/>
                <w:color w:val="000000" w:themeColor="text1"/>
                <w:sz w:val="20"/>
                <w:szCs w:val="20"/>
                <w:lang w:val="en-IN"/>
              </w:rPr>
              <w:t xml:space="preserve">  </w:t>
            </w:r>
            <w:r w:rsidRPr="00574836">
              <w:rPr>
                <w:color w:val="000000" w:themeColor="text1"/>
                <w:sz w:val="16"/>
                <w:szCs w:val="16"/>
                <w:lang w:val="en-IN"/>
              </w:rPr>
              <w:t xml:space="preserve"> </w:t>
            </w:r>
            <w:r w:rsidRPr="00574836">
              <w:rPr>
                <w:b/>
                <w:bCs/>
                <w:color w:val="000000" w:themeColor="text1"/>
                <w:sz w:val="20"/>
                <w:szCs w:val="20"/>
                <w:lang w:val="en-IN"/>
              </w:rPr>
              <w:t>Tue  Mar 31, 2020</w:t>
            </w:r>
            <w:r>
              <w:rPr>
                <w:b/>
                <w:bCs/>
                <w:color w:val="000000" w:themeColor="text1"/>
                <w:sz w:val="20"/>
                <w:szCs w:val="20"/>
                <w:lang w:val="en-IN"/>
              </w:rPr>
              <w:t xml:space="preserve"> </w:t>
            </w:r>
            <w:r w:rsidRPr="001F4A22">
              <w:rPr>
                <w:b/>
                <w:bCs/>
                <w:color w:val="FF0000"/>
                <w:sz w:val="20"/>
                <w:szCs w:val="20"/>
                <w:lang w:val="en-IN"/>
              </w:rPr>
              <w:t>(Manual)</w:t>
            </w:r>
          </w:p>
          <w:p w14:paraId="5BA8CFA3"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6328058"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2DFB087A" w14:textId="64494AF2" w:rsidR="00031220" w:rsidRPr="000F42DB" w:rsidRDefault="00031220" w:rsidP="00630D55">
            <w:pPr>
              <w:rPr>
                <w:b/>
                <w:bCs/>
                <w:lang w:val="en-IN"/>
              </w:rPr>
            </w:pPr>
          </w:p>
        </w:tc>
      </w:tr>
    </w:tbl>
    <w:p w14:paraId="7114FFD1" w14:textId="77777777" w:rsidR="00031220" w:rsidRDefault="00031220" w:rsidP="00442E97">
      <w:pPr>
        <w:rPr>
          <w:noProof/>
        </w:rPr>
      </w:pPr>
    </w:p>
    <w:p w14:paraId="16D7DE9A" w14:textId="77777777" w:rsidR="00031220" w:rsidRDefault="00031220" w:rsidP="00442E97">
      <w:pPr>
        <w:rPr>
          <w:noProof/>
        </w:rPr>
      </w:pPr>
    </w:p>
    <w:p w14:paraId="3ACC8E95" w14:textId="77777777" w:rsidR="00031220" w:rsidRDefault="00031220" w:rsidP="00442E97">
      <w:pPr>
        <w:rPr>
          <w:noProof/>
        </w:rPr>
      </w:pPr>
    </w:p>
    <w:p w14:paraId="511E9282" w14:textId="7A443258" w:rsidR="00031220" w:rsidRDefault="00031220" w:rsidP="00442E97">
      <w:pPr>
        <w:rPr>
          <w:noProof/>
        </w:rPr>
      </w:pPr>
    </w:p>
    <w:p w14:paraId="254C4D10" w14:textId="7B351249" w:rsidR="00031220" w:rsidRDefault="00031220" w:rsidP="00442E97">
      <w:pPr>
        <w:rPr>
          <w:noProof/>
        </w:rPr>
      </w:pPr>
    </w:p>
    <w:p w14:paraId="3E0B728E" w14:textId="58368B20" w:rsidR="00031220" w:rsidRDefault="00031220" w:rsidP="00442E97">
      <w:pPr>
        <w:rPr>
          <w:noProof/>
        </w:rPr>
      </w:pPr>
    </w:p>
    <w:p w14:paraId="3F8426CA" w14:textId="4BD0D6E5" w:rsidR="00031220" w:rsidRDefault="00031220" w:rsidP="00442E97">
      <w:pPr>
        <w:rPr>
          <w:noProof/>
        </w:rPr>
      </w:pPr>
    </w:p>
    <w:p w14:paraId="25D0DBEB" w14:textId="5891A035" w:rsidR="00031220" w:rsidRDefault="00031220" w:rsidP="00442E97">
      <w:pPr>
        <w:rPr>
          <w:noProof/>
        </w:rPr>
      </w:pPr>
    </w:p>
    <w:p w14:paraId="65BC0949" w14:textId="77777777" w:rsidR="00031220" w:rsidRDefault="00031220" w:rsidP="00442E97">
      <w:pPr>
        <w:rPr>
          <w:noProof/>
        </w:rPr>
      </w:pPr>
    </w:p>
    <w:p w14:paraId="6D1F76D4" w14:textId="77777777" w:rsidR="003A3AA9" w:rsidRDefault="003A3AA9" w:rsidP="00442E97">
      <w:pPr>
        <w:rPr>
          <w:noProof/>
        </w:rPr>
      </w:pPr>
    </w:p>
    <w:p w14:paraId="10B9150F" w14:textId="77777777" w:rsidR="003A3AA9" w:rsidRDefault="003A3AA9" w:rsidP="00442E97">
      <w:pPr>
        <w:rPr>
          <w:noProof/>
        </w:rPr>
      </w:pPr>
    </w:p>
    <w:p w14:paraId="17D2C2FB" w14:textId="77777777" w:rsidR="003A3AA9" w:rsidRDefault="003A3AA9" w:rsidP="00442E97">
      <w:pPr>
        <w:rPr>
          <w:noProof/>
        </w:rPr>
      </w:pPr>
    </w:p>
    <w:p w14:paraId="00D63D80" w14:textId="77777777" w:rsidR="003A3AA9" w:rsidRDefault="003A3AA9" w:rsidP="00442E97">
      <w:pPr>
        <w:rPr>
          <w:noProof/>
        </w:rPr>
      </w:pPr>
    </w:p>
    <w:p w14:paraId="07A567E9" w14:textId="77777777" w:rsidR="003A3AA9" w:rsidRDefault="003A3AA9" w:rsidP="00442E97">
      <w:pPr>
        <w:rPr>
          <w:noProof/>
        </w:rPr>
      </w:pPr>
    </w:p>
    <w:p w14:paraId="0486D2C1" w14:textId="77777777" w:rsidR="003A3AA9" w:rsidRDefault="003A3AA9" w:rsidP="00442E97">
      <w:pPr>
        <w:rPr>
          <w:noProof/>
        </w:rPr>
      </w:pPr>
    </w:p>
    <w:p w14:paraId="6DD7BF78" w14:textId="77777777" w:rsidR="003A3AA9" w:rsidRDefault="003A3AA9" w:rsidP="00442E97">
      <w:pPr>
        <w:rPr>
          <w:noProof/>
        </w:rPr>
      </w:pPr>
    </w:p>
    <w:p w14:paraId="16220957" w14:textId="77777777" w:rsidR="003A3AA9" w:rsidRDefault="003A3AA9" w:rsidP="00442E97">
      <w:pPr>
        <w:rPr>
          <w:noProof/>
        </w:rPr>
      </w:pPr>
    </w:p>
    <w:p w14:paraId="0217204A" w14:textId="77777777" w:rsidR="003A3AA9" w:rsidRDefault="003A3AA9" w:rsidP="00442E97">
      <w:pPr>
        <w:rPr>
          <w:noProof/>
        </w:rPr>
      </w:pPr>
    </w:p>
    <w:p w14:paraId="13186ADD" w14:textId="77777777" w:rsidR="003A3AA9" w:rsidRDefault="003A3AA9" w:rsidP="00442E97">
      <w:pPr>
        <w:rPr>
          <w:noProof/>
        </w:rPr>
      </w:pPr>
    </w:p>
    <w:p w14:paraId="64CBD448" w14:textId="77777777" w:rsidR="003A3AA9" w:rsidRDefault="003A3AA9" w:rsidP="00442E97">
      <w:pPr>
        <w:rPr>
          <w:noProof/>
        </w:rPr>
      </w:pPr>
    </w:p>
    <w:p w14:paraId="449F043C" w14:textId="77777777" w:rsidR="003A3AA9" w:rsidRDefault="003A3AA9" w:rsidP="00442E97">
      <w:pPr>
        <w:rPr>
          <w:noProof/>
        </w:rPr>
      </w:pPr>
    </w:p>
    <w:p w14:paraId="722B8520" w14:textId="77777777" w:rsidR="003A3AA9" w:rsidRDefault="003A3AA9" w:rsidP="00442E97">
      <w:pPr>
        <w:rPr>
          <w:noProof/>
        </w:rPr>
      </w:pPr>
    </w:p>
    <w:p w14:paraId="15278282" w14:textId="77777777" w:rsidR="003A3AA9" w:rsidRDefault="003A3AA9" w:rsidP="00442E97">
      <w:pPr>
        <w:rPr>
          <w:noProof/>
        </w:rPr>
      </w:pPr>
    </w:p>
    <w:p w14:paraId="0169760B" w14:textId="77777777" w:rsidR="003A3AA9" w:rsidRDefault="003A3AA9" w:rsidP="00442E97">
      <w:pPr>
        <w:rPr>
          <w:noProof/>
        </w:rPr>
      </w:pPr>
    </w:p>
    <w:p w14:paraId="0F5AB275" w14:textId="77777777" w:rsidR="003A3AA9" w:rsidRDefault="003A3AA9" w:rsidP="00442E97">
      <w:pPr>
        <w:rPr>
          <w:noProof/>
        </w:rPr>
      </w:pPr>
    </w:p>
    <w:p w14:paraId="2BFFFA95" w14:textId="45E222B7" w:rsidR="00727D7B" w:rsidRDefault="00727D7B" w:rsidP="00442E97">
      <w:pPr>
        <w:rPr>
          <w:lang w:val="en-IN"/>
        </w:rPr>
      </w:pPr>
      <w:r>
        <w:rPr>
          <w:noProof/>
        </w:rPr>
        <w:drawing>
          <wp:inline distT="0" distB="0" distL="0" distR="0" wp14:anchorId="0AB1523A" wp14:editId="4FAC43C0">
            <wp:extent cx="4259356" cy="335799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6425" cy="3363572"/>
                    </a:xfrm>
                    <a:prstGeom prst="rect">
                      <a:avLst/>
                    </a:prstGeom>
                  </pic:spPr>
                </pic:pic>
              </a:graphicData>
            </a:graphic>
          </wp:inline>
        </w:drawing>
      </w:r>
    </w:p>
    <w:p w14:paraId="163CFCF9" w14:textId="77777777" w:rsidR="00442E97" w:rsidRPr="00AE0F38" w:rsidRDefault="00442E97" w:rsidP="00442E97">
      <w:pPr>
        <w:rPr>
          <w:lang w:val="en-IN"/>
        </w:rPr>
      </w:pPr>
    </w:p>
    <w:p w14:paraId="3CC1A3F0" w14:textId="77777777" w:rsidR="00442E97" w:rsidRPr="00AE0F38" w:rsidRDefault="00442E97" w:rsidP="00442E97">
      <w:pPr>
        <w:rPr>
          <w:u w:val="single"/>
          <w:lang w:val="en-IN"/>
        </w:rPr>
      </w:pPr>
    </w:p>
    <w:p w14:paraId="6BBB12F7" w14:textId="77777777" w:rsidR="00442E97" w:rsidRDefault="00442E97" w:rsidP="00442E97">
      <w:pPr>
        <w:rPr>
          <w:lang w:val="en-IN"/>
        </w:rPr>
      </w:pPr>
    </w:p>
    <w:p w14:paraId="02D37356" w14:textId="77777777" w:rsidR="00442E97" w:rsidRDefault="00442E97" w:rsidP="00442E97">
      <w:pPr>
        <w:rPr>
          <w:lang w:val="en-IN"/>
        </w:rPr>
      </w:pPr>
    </w:p>
    <w:p w14:paraId="04FC6969" w14:textId="77777777" w:rsidR="00442E97" w:rsidRDefault="00442E97" w:rsidP="00442E97">
      <w:pPr>
        <w:rPr>
          <w:lang w:val="en-IN"/>
        </w:rPr>
      </w:pPr>
    </w:p>
    <w:p w14:paraId="62649957" w14:textId="77777777" w:rsidR="00442E97" w:rsidRPr="00AE0F38" w:rsidRDefault="00442E97" w:rsidP="00442E97">
      <w:pPr>
        <w:rPr>
          <w:lang w:val="en-IN"/>
        </w:rPr>
      </w:pPr>
    </w:p>
    <w:p w14:paraId="485B9848" w14:textId="77777777" w:rsidR="004A7D48" w:rsidRDefault="004A7D48"/>
    <w:sectPr w:rsidR="004A7D48" w:rsidSect="002A6F93">
      <w:footerReference w:type="default" r:id="rId4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9" w:author="nyadav.idmworks@outlook.com" w:date="2020-05-04T19:36:00Z" w:initials="n">
    <w:p w14:paraId="17878C8D" w14:textId="77777777" w:rsidR="007864DF" w:rsidRDefault="007864DF">
      <w:pPr>
        <w:pStyle w:val="CommentText"/>
        <w:rPr>
          <w:noProof/>
        </w:rPr>
      </w:pPr>
      <w:r>
        <w:rPr>
          <w:rStyle w:val="CommentReference"/>
        </w:rPr>
        <w:annotationRef/>
      </w:r>
      <w:r>
        <w:rPr>
          <w:noProof/>
        </w:rPr>
        <w:t>Need Updated</w:t>
      </w:r>
    </w:p>
    <w:p w14:paraId="1B2C23C7" w14:textId="17E717C5" w:rsidR="007864DF" w:rsidRDefault="007864DF">
      <w:pPr>
        <w:pStyle w:val="CommentText"/>
      </w:pPr>
    </w:p>
  </w:comment>
  <w:comment w:id="341" w:author="nyadav.idmworks@outlook.com" w:date="2020-05-09T23:01:00Z" w:initials="n">
    <w:p w14:paraId="38A2FB2F" w14:textId="2197D894" w:rsidR="007864DF" w:rsidRDefault="007864DF">
      <w:pPr>
        <w:pStyle w:val="CommentText"/>
      </w:pPr>
      <w:r>
        <w:rPr>
          <w:rStyle w:val="CommentReference"/>
        </w:rPr>
        <w:annotationRef/>
      </w:r>
      <w:r>
        <w:rPr>
          <w:noProof/>
        </w:rPr>
        <w:t>Add JSON</w:t>
      </w:r>
    </w:p>
  </w:comment>
  <w:comment w:id="346" w:author="nyadav.idmworks@outlook.com" w:date="2020-05-09T23:01:00Z" w:initials="n">
    <w:p w14:paraId="1ADD08A6" w14:textId="2CA1897E" w:rsidR="007864DF" w:rsidRDefault="007864DF">
      <w:pPr>
        <w:pStyle w:val="CommentText"/>
      </w:pPr>
      <w:r>
        <w:rPr>
          <w:rStyle w:val="CommentReference"/>
        </w:rPr>
        <w:annotationRef/>
      </w:r>
    </w:p>
  </w:comment>
  <w:comment w:id="347" w:author="nyadav.idmworks@outlook.com" w:date="2020-05-09T23:01:00Z" w:initials="n">
    <w:p w14:paraId="22D206B7" w14:textId="6E5872AB" w:rsidR="007864DF" w:rsidRDefault="007864DF">
      <w:pPr>
        <w:pStyle w:val="CommentText"/>
      </w:pPr>
      <w:r>
        <w:rPr>
          <w:rStyle w:val="CommentReference"/>
        </w:rPr>
        <w:annotationRef/>
      </w:r>
    </w:p>
  </w:comment>
  <w:comment w:id="428" w:author="nyadav.idmworks@outlook.com" w:date="2020-05-09T23:20:00Z" w:initials="n">
    <w:p w14:paraId="41996DE6" w14:textId="5911BC32" w:rsidR="007864DF" w:rsidRDefault="007864DF">
      <w:pPr>
        <w:pStyle w:val="CommentText"/>
      </w:pPr>
      <w:r>
        <w:rPr>
          <w:rStyle w:val="CommentReference"/>
        </w:rPr>
        <w:annotationRef/>
      </w:r>
      <w:r>
        <w:rPr>
          <w:noProof/>
        </w:rPr>
        <w:t>Complete i</w:t>
      </w:r>
    </w:p>
  </w:comment>
  <w:comment w:id="434" w:author="nyadav.idmworks@outlook.com" w:date="2020-05-09T23:01:00Z" w:initials="n">
    <w:p w14:paraId="0794211C" w14:textId="77777777" w:rsidR="007864DF" w:rsidRDefault="007864DF" w:rsidP="00980802">
      <w:pPr>
        <w:pStyle w:val="CommentText"/>
      </w:pPr>
      <w:r>
        <w:rPr>
          <w:rStyle w:val="CommentReference"/>
        </w:rPr>
        <w:annotationRef/>
      </w:r>
      <w:r>
        <w:rPr>
          <w:noProof/>
        </w:rPr>
        <w:t>Add JSON</w:t>
      </w:r>
    </w:p>
  </w:comment>
  <w:comment w:id="438" w:author="nyadav.idmworks@outlook.com" w:date="2020-05-09T23:01:00Z" w:initials="n">
    <w:p w14:paraId="58C6DEAD" w14:textId="77777777" w:rsidR="007864DF" w:rsidRDefault="007864DF" w:rsidP="00980802">
      <w:pPr>
        <w:pStyle w:val="CommentText"/>
      </w:pPr>
      <w:r>
        <w:rPr>
          <w:rStyle w:val="CommentReference"/>
        </w:rPr>
        <w:annotationRef/>
      </w:r>
    </w:p>
  </w:comment>
  <w:comment w:id="439" w:author="nyadav.idmworks@outlook.com" w:date="2020-05-09T23:01:00Z" w:initials="n">
    <w:p w14:paraId="605972D4" w14:textId="77777777" w:rsidR="007864DF" w:rsidRDefault="007864DF" w:rsidP="00980802">
      <w:pPr>
        <w:pStyle w:val="CommentText"/>
      </w:pPr>
      <w:r>
        <w:rPr>
          <w:rStyle w:val="CommentReference"/>
        </w:rPr>
        <w:annotationRef/>
      </w:r>
    </w:p>
  </w:comment>
  <w:comment w:id="516" w:author="nyadav.idmworks@outlook.com" w:date="2020-05-09T23:01:00Z" w:initials="n">
    <w:p w14:paraId="4FD42234" w14:textId="77777777" w:rsidR="007864DF" w:rsidRDefault="007864DF" w:rsidP="00972DB9">
      <w:pPr>
        <w:pStyle w:val="CommentText"/>
      </w:pPr>
      <w:r>
        <w:rPr>
          <w:rStyle w:val="CommentReference"/>
        </w:rPr>
        <w:annotationRef/>
      </w:r>
      <w:r>
        <w:rPr>
          <w:noProof/>
        </w:rPr>
        <w:t>Add JSON</w:t>
      </w:r>
    </w:p>
  </w:comment>
  <w:comment w:id="520" w:author="nyadav.idmworks@outlook.com" w:date="2020-05-09T23:01:00Z" w:initials="n">
    <w:p w14:paraId="1830FCDC" w14:textId="77777777" w:rsidR="007864DF" w:rsidRDefault="007864DF" w:rsidP="00972DB9">
      <w:pPr>
        <w:pStyle w:val="CommentText"/>
      </w:pPr>
      <w:r>
        <w:rPr>
          <w:rStyle w:val="CommentReference"/>
        </w:rPr>
        <w:annotationRef/>
      </w:r>
    </w:p>
  </w:comment>
  <w:comment w:id="521" w:author="nyadav.idmworks@outlook.com" w:date="2020-05-09T23:01:00Z" w:initials="n">
    <w:p w14:paraId="2A6140D7" w14:textId="77777777" w:rsidR="007864DF" w:rsidRDefault="007864DF" w:rsidP="00972DB9">
      <w:pPr>
        <w:pStyle w:val="CommentText"/>
      </w:pPr>
      <w:r>
        <w:rPr>
          <w:rStyle w:val="CommentReference"/>
        </w:rPr>
        <w:annotationRef/>
      </w:r>
    </w:p>
  </w:comment>
  <w:comment w:id="565" w:author="nyadav.idmworks@outlook.com" w:date="2020-05-09T23:01:00Z" w:initials="n">
    <w:p w14:paraId="00739E0C" w14:textId="77777777" w:rsidR="007864DF" w:rsidRDefault="007864DF" w:rsidP="00972DB9">
      <w:pPr>
        <w:pStyle w:val="CommentText"/>
      </w:pPr>
      <w:r>
        <w:rPr>
          <w:rStyle w:val="CommentReference"/>
        </w:rPr>
        <w:annotationRef/>
      </w:r>
      <w:r>
        <w:rPr>
          <w:noProof/>
        </w:rPr>
        <w:t>Add JSON</w:t>
      </w:r>
    </w:p>
  </w:comment>
  <w:comment w:id="569" w:author="nyadav.idmworks@outlook.com" w:date="2020-05-09T23:01:00Z" w:initials="n">
    <w:p w14:paraId="6E82F412" w14:textId="77777777" w:rsidR="007864DF" w:rsidRDefault="007864DF" w:rsidP="00972DB9">
      <w:pPr>
        <w:pStyle w:val="CommentText"/>
      </w:pPr>
      <w:r>
        <w:rPr>
          <w:rStyle w:val="CommentReference"/>
        </w:rPr>
        <w:annotationRef/>
      </w:r>
    </w:p>
  </w:comment>
  <w:comment w:id="570" w:author="nyadav.idmworks@outlook.com" w:date="2020-05-09T23:01:00Z" w:initials="n">
    <w:p w14:paraId="30DA3BD8" w14:textId="77777777" w:rsidR="007864DF" w:rsidRDefault="007864DF" w:rsidP="00972DB9">
      <w:pPr>
        <w:pStyle w:val="CommentText"/>
      </w:pPr>
      <w:r>
        <w:rPr>
          <w:rStyle w:val="CommentReference"/>
        </w:rPr>
        <w:annotationRef/>
      </w:r>
    </w:p>
  </w:comment>
  <w:comment w:id="634" w:author="nyadav.idmworks@outlook.com" w:date="2020-05-09T23:01:00Z" w:initials="n">
    <w:p w14:paraId="7115A1C9" w14:textId="77777777" w:rsidR="00982B42" w:rsidRDefault="00982B42" w:rsidP="00982B42">
      <w:pPr>
        <w:pStyle w:val="CommentText"/>
      </w:pPr>
      <w:r>
        <w:rPr>
          <w:rStyle w:val="CommentReference"/>
        </w:rPr>
        <w:annotationRef/>
      </w:r>
      <w:r>
        <w:rPr>
          <w:noProof/>
        </w:rPr>
        <w:t>Add JSON</w:t>
      </w:r>
    </w:p>
  </w:comment>
  <w:comment w:id="638" w:author="nyadav.idmworks@outlook.com" w:date="2020-05-09T23:01:00Z" w:initials="n">
    <w:p w14:paraId="65EC9062" w14:textId="77777777" w:rsidR="00982B42" w:rsidRDefault="00982B42" w:rsidP="00982B42">
      <w:pPr>
        <w:pStyle w:val="CommentText"/>
      </w:pPr>
      <w:r>
        <w:rPr>
          <w:rStyle w:val="CommentReference"/>
        </w:rPr>
        <w:annotationRef/>
      </w:r>
    </w:p>
  </w:comment>
  <w:comment w:id="639" w:author="nyadav.idmworks@outlook.com" w:date="2020-05-09T23:01:00Z" w:initials="n">
    <w:p w14:paraId="3F6BDCE3" w14:textId="77777777" w:rsidR="00982B42" w:rsidRDefault="00982B42" w:rsidP="00982B42">
      <w:pPr>
        <w:pStyle w:val="CommentText"/>
      </w:pPr>
      <w:r>
        <w:rPr>
          <w:rStyle w:val="CommentReference"/>
        </w:rPr>
        <w:annotationRef/>
      </w:r>
    </w:p>
  </w:comment>
  <w:comment w:id="669" w:author="nyadav.idmworks@outlook.com" w:date="2020-05-09T23:01:00Z" w:initials="n">
    <w:p w14:paraId="0406F9B5" w14:textId="77777777" w:rsidR="00982B42" w:rsidRDefault="00982B42" w:rsidP="00982B42">
      <w:pPr>
        <w:pStyle w:val="CommentText"/>
      </w:pPr>
      <w:r>
        <w:rPr>
          <w:rStyle w:val="CommentReference"/>
        </w:rPr>
        <w:annotationRef/>
      </w:r>
      <w:r>
        <w:rPr>
          <w:noProof/>
        </w:rPr>
        <w:t>Add JSON</w:t>
      </w:r>
    </w:p>
  </w:comment>
  <w:comment w:id="673" w:author="nyadav.idmworks@outlook.com" w:date="2020-05-09T23:01:00Z" w:initials="n">
    <w:p w14:paraId="1AA6405D" w14:textId="77777777" w:rsidR="00982B42" w:rsidRDefault="00982B42" w:rsidP="00982B42">
      <w:pPr>
        <w:pStyle w:val="CommentText"/>
      </w:pPr>
      <w:r>
        <w:rPr>
          <w:rStyle w:val="CommentReference"/>
        </w:rPr>
        <w:annotationRef/>
      </w:r>
    </w:p>
  </w:comment>
  <w:comment w:id="674" w:author="nyadav.idmworks@outlook.com" w:date="2020-05-09T23:01:00Z" w:initials="n">
    <w:p w14:paraId="76FFFEAE" w14:textId="77777777" w:rsidR="00982B42" w:rsidRDefault="00982B42" w:rsidP="00982B42">
      <w:pPr>
        <w:pStyle w:val="CommentText"/>
      </w:pPr>
      <w:r>
        <w:rPr>
          <w:rStyle w:val="CommentReference"/>
        </w:rPr>
        <w:annotationRef/>
      </w:r>
    </w:p>
  </w:comment>
  <w:comment w:id="693" w:author="nyadav.idmworks@outlook.com" w:date="2020-05-09T23:01:00Z" w:initials="n">
    <w:p w14:paraId="73CDAAC4" w14:textId="77777777" w:rsidR="00982B42" w:rsidRDefault="00982B42" w:rsidP="00982B42">
      <w:pPr>
        <w:pStyle w:val="CommentText"/>
      </w:pPr>
      <w:r>
        <w:rPr>
          <w:rStyle w:val="CommentReference"/>
        </w:rPr>
        <w:annotationRef/>
      </w:r>
      <w:r>
        <w:rPr>
          <w:noProof/>
        </w:rPr>
        <w:t>Add JSON</w:t>
      </w:r>
    </w:p>
  </w:comment>
  <w:comment w:id="697" w:author="nyadav.idmworks@outlook.com" w:date="2020-05-09T23:01:00Z" w:initials="n">
    <w:p w14:paraId="341D0E86" w14:textId="77777777" w:rsidR="00982B42" w:rsidRDefault="00982B42" w:rsidP="00982B42">
      <w:pPr>
        <w:pStyle w:val="CommentText"/>
      </w:pPr>
      <w:r>
        <w:rPr>
          <w:rStyle w:val="CommentReference"/>
        </w:rPr>
        <w:annotationRef/>
      </w:r>
    </w:p>
  </w:comment>
  <w:comment w:id="698" w:author="nyadav.idmworks@outlook.com" w:date="2020-05-09T23:01:00Z" w:initials="n">
    <w:p w14:paraId="59C3051E" w14:textId="77777777" w:rsidR="00982B42" w:rsidRDefault="00982B42" w:rsidP="00982B4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2C23C7" w15:done="0"/>
  <w15:commentEx w15:paraId="38A2FB2F" w15:done="0"/>
  <w15:commentEx w15:paraId="1ADD08A6" w15:done="0"/>
  <w15:commentEx w15:paraId="22D206B7" w15:done="0"/>
  <w15:commentEx w15:paraId="41996DE6" w15:done="0"/>
  <w15:commentEx w15:paraId="0794211C" w15:done="0"/>
  <w15:commentEx w15:paraId="58C6DEAD" w15:done="0"/>
  <w15:commentEx w15:paraId="605972D4" w15:done="0"/>
  <w15:commentEx w15:paraId="4FD42234" w15:done="0"/>
  <w15:commentEx w15:paraId="1830FCDC" w15:done="0"/>
  <w15:commentEx w15:paraId="2A6140D7" w15:done="0"/>
  <w15:commentEx w15:paraId="00739E0C" w15:done="0"/>
  <w15:commentEx w15:paraId="6E82F412" w15:done="0"/>
  <w15:commentEx w15:paraId="30DA3BD8" w15:done="0"/>
  <w15:commentEx w15:paraId="7115A1C9" w15:done="0"/>
  <w15:commentEx w15:paraId="65EC9062" w15:done="0"/>
  <w15:commentEx w15:paraId="3F6BDCE3" w15:done="0"/>
  <w15:commentEx w15:paraId="0406F9B5" w15:done="0"/>
  <w15:commentEx w15:paraId="1AA6405D" w15:done="0"/>
  <w15:commentEx w15:paraId="76FFFEAE" w15:done="0"/>
  <w15:commentEx w15:paraId="73CDAAC4" w15:done="0"/>
  <w15:commentEx w15:paraId="341D0E86" w15:done="0"/>
  <w15:commentEx w15:paraId="59C305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2C23C7" w16cid:durableId="225AED3F"/>
  <w16cid:commentId w16cid:paraId="38A2FB2F" w16cid:durableId="2261B4D6"/>
  <w16cid:commentId w16cid:paraId="1ADD08A6" w16cid:durableId="2261B4C0"/>
  <w16cid:commentId w16cid:paraId="22D206B7" w16cid:durableId="2261B4D2"/>
  <w16cid:commentId w16cid:paraId="41996DE6" w16cid:durableId="2261B94F"/>
  <w16cid:commentId w16cid:paraId="0794211C" w16cid:durableId="2261B7DB"/>
  <w16cid:commentId w16cid:paraId="58C6DEAD" w16cid:durableId="2261B7DA"/>
  <w16cid:commentId w16cid:paraId="605972D4" w16cid:durableId="2261B7D9"/>
  <w16cid:commentId w16cid:paraId="4FD42234" w16cid:durableId="2261C50C"/>
  <w16cid:commentId w16cid:paraId="1830FCDC" w16cid:durableId="2261C50B"/>
  <w16cid:commentId w16cid:paraId="2A6140D7" w16cid:durableId="2261C50A"/>
  <w16cid:commentId w16cid:paraId="00739E0C" w16cid:durableId="2261C509"/>
  <w16cid:commentId w16cid:paraId="6E82F412" w16cid:durableId="2261C508"/>
  <w16cid:commentId w16cid:paraId="30DA3BD8" w16cid:durableId="2261C507"/>
  <w16cid:commentId w16cid:paraId="7115A1C9" w16cid:durableId="22626945"/>
  <w16cid:commentId w16cid:paraId="65EC9062" w16cid:durableId="22626944"/>
  <w16cid:commentId w16cid:paraId="3F6BDCE3" w16cid:durableId="22626943"/>
  <w16cid:commentId w16cid:paraId="0406F9B5" w16cid:durableId="2262694B"/>
  <w16cid:commentId w16cid:paraId="1AA6405D" w16cid:durableId="2262694A"/>
  <w16cid:commentId w16cid:paraId="76FFFEAE" w16cid:durableId="22626949"/>
  <w16cid:commentId w16cid:paraId="73CDAAC4" w16cid:durableId="2262694E"/>
  <w16cid:commentId w16cid:paraId="341D0E86" w16cid:durableId="2262694D"/>
  <w16cid:commentId w16cid:paraId="59C3051E" w16cid:durableId="226269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FE0F8" w14:textId="77777777" w:rsidR="00442D16" w:rsidRDefault="00442D16" w:rsidP="00174C6C">
      <w:pPr>
        <w:spacing w:after="0" w:line="240" w:lineRule="auto"/>
      </w:pPr>
      <w:r>
        <w:separator/>
      </w:r>
    </w:p>
  </w:endnote>
  <w:endnote w:type="continuationSeparator" w:id="0">
    <w:p w14:paraId="0F76087C" w14:textId="77777777" w:rsidR="00442D16" w:rsidRDefault="00442D16" w:rsidP="0017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A1E6" w14:textId="68A035AE" w:rsidR="007864DF" w:rsidRDefault="007864DF">
    <w:pPr>
      <w:pStyle w:val="Footer"/>
      <w:pBdr>
        <w:bottom w:val="single" w:sz="6" w:space="1" w:color="auto"/>
      </w:pBdr>
      <w:rPr>
        <w:sz w:val="16"/>
        <w:szCs w:val="16"/>
      </w:rPr>
    </w:pPr>
  </w:p>
  <w:p w14:paraId="29F2F4A5" w14:textId="77777777" w:rsidR="007864DF" w:rsidRDefault="007864DF">
    <w:pPr>
      <w:pStyle w:val="Footer"/>
      <w:rPr>
        <w:sz w:val="16"/>
        <w:szCs w:val="16"/>
      </w:rPr>
    </w:pPr>
  </w:p>
  <w:p w14:paraId="7C30A6CD" w14:textId="0E49A5FC" w:rsidR="007864DF" w:rsidRPr="00F759A4" w:rsidRDefault="007864DF">
    <w:pPr>
      <w:pStyle w:val="Footer"/>
      <w:rPr>
        <w:sz w:val="16"/>
        <w:szCs w:val="16"/>
      </w:rPr>
    </w:pPr>
    <w:r>
      <w:rPr>
        <w:sz w:val="16"/>
        <w:szCs w:val="16"/>
      </w:rPr>
      <w:t xml:space="preserve">                                                                                           </w:t>
    </w:r>
    <w:r w:rsidRPr="00F759A4">
      <w:rPr>
        <w:sz w:val="16"/>
        <w:szCs w:val="16"/>
      </w:rPr>
      <w:t xml:space="preserve">Document Last Updated: </w:t>
    </w:r>
    <w:sdt>
      <w:sdtPr>
        <w:rPr>
          <w:sz w:val="16"/>
          <w:szCs w:val="16"/>
        </w:rPr>
        <w:alias w:val="Publish Date"/>
        <w:tag w:val=""/>
        <w:id w:val="1880895258"/>
        <w:placeholder>
          <w:docPart w:val="3D6A32CE26AC46AAB2C2662CDDC0FBBE"/>
        </w:placeholder>
        <w:dataBinding w:prefixMappings="xmlns:ns0='http://schemas.microsoft.com/office/2006/coverPageProps' " w:xpath="/ns0:CoverPageProperties[1]/ns0:PublishDate[1]" w:storeItemID="{55AF091B-3C7A-41E3-B477-F2FDAA23CFDA}"/>
        <w:date w:fullDate="2020-04-17T00:00:00Z">
          <w:dateFormat w:val="yyyy-MM-dd"/>
          <w:lid w:val="en-IN"/>
          <w:storeMappedDataAs w:val="dateTime"/>
          <w:calendar w:val="gregorian"/>
        </w:date>
      </w:sdtPr>
      <w:sdtEndPr/>
      <w:sdtContent>
        <w:r w:rsidRPr="00F759A4">
          <w:rPr>
            <w:sz w:val="16"/>
            <w:szCs w:val="16"/>
            <w:lang w:val="en-IN"/>
          </w:rPr>
          <w:t>2020-04-17</w:t>
        </w:r>
      </w:sdtContent>
    </w:sdt>
    <w:r>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B7BA5" w14:textId="77777777" w:rsidR="00442D16" w:rsidRDefault="00442D16" w:rsidP="00174C6C">
      <w:pPr>
        <w:spacing w:after="0" w:line="240" w:lineRule="auto"/>
      </w:pPr>
      <w:r>
        <w:separator/>
      </w:r>
    </w:p>
  </w:footnote>
  <w:footnote w:type="continuationSeparator" w:id="0">
    <w:p w14:paraId="1239F3FB" w14:textId="77777777" w:rsidR="00442D16" w:rsidRDefault="00442D16" w:rsidP="0017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7A51"/>
    <w:multiLevelType w:val="hybridMultilevel"/>
    <w:tmpl w:val="7456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7EA"/>
    <w:multiLevelType w:val="hybridMultilevel"/>
    <w:tmpl w:val="443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F6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29D0"/>
    <w:multiLevelType w:val="hybridMultilevel"/>
    <w:tmpl w:val="AE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E0B27"/>
    <w:multiLevelType w:val="hybridMultilevel"/>
    <w:tmpl w:val="351A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8529D"/>
    <w:multiLevelType w:val="hybridMultilevel"/>
    <w:tmpl w:val="497C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856C8"/>
    <w:multiLevelType w:val="hybridMultilevel"/>
    <w:tmpl w:val="CA82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D320E"/>
    <w:multiLevelType w:val="hybridMultilevel"/>
    <w:tmpl w:val="BF6C26FA"/>
    <w:lvl w:ilvl="0" w:tplc="BE428BE2">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62F7926"/>
    <w:multiLevelType w:val="hybridMultilevel"/>
    <w:tmpl w:val="CE4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A6BD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9828C4"/>
    <w:multiLevelType w:val="hybridMultilevel"/>
    <w:tmpl w:val="BC76A36E"/>
    <w:lvl w:ilvl="0" w:tplc="530A08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851AF"/>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556E1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818E0"/>
    <w:multiLevelType w:val="hybridMultilevel"/>
    <w:tmpl w:val="E9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A3160C"/>
    <w:multiLevelType w:val="hybridMultilevel"/>
    <w:tmpl w:val="ED48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EB350E"/>
    <w:multiLevelType w:val="hybridMultilevel"/>
    <w:tmpl w:val="2C3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EA3734"/>
    <w:multiLevelType w:val="hybridMultilevel"/>
    <w:tmpl w:val="24C6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92030"/>
    <w:multiLevelType w:val="hybridMultilevel"/>
    <w:tmpl w:val="2A58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34C2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1A3E1E"/>
    <w:multiLevelType w:val="hybridMultilevel"/>
    <w:tmpl w:val="812A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7251D"/>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24CD1"/>
    <w:multiLevelType w:val="hybridMultilevel"/>
    <w:tmpl w:val="63F8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5E6038"/>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08142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0"/>
  </w:num>
  <w:num w:numId="4">
    <w:abstractNumId w:val="3"/>
  </w:num>
  <w:num w:numId="5">
    <w:abstractNumId w:val="5"/>
  </w:num>
  <w:num w:numId="6">
    <w:abstractNumId w:val="16"/>
  </w:num>
  <w:num w:numId="7">
    <w:abstractNumId w:val="10"/>
  </w:num>
  <w:num w:numId="8">
    <w:abstractNumId w:val="8"/>
  </w:num>
  <w:num w:numId="9">
    <w:abstractNumId w:val="1"/>
  </w:num>
  <w:num w:numId="10">
    <w:abstractNumId w:val="13"/>
  </w:num>
  <w:num w:numId="11">
    <w:abstractNumId w:val="23"/>
  </w:num>
  <w:num w:numId="12">
    <w:abstractNumId w:val="9"/>
  </w:num>
  <w:num w:numId="13">
    <w:abstractNumId w:val="20"/>
  </w:num>
  <w:num w:numId="14">
    <w:abstractNumId w:val="12"/>
  </w:num>
  <w:num w:numId="15">
    <w:abstractNumId w:val="2"/>
  </w:num>
  <w:num w:numId="16">
    <w:abstractNumId w:val="22"/>
  </w:num>
  <w:num w:numId="17">
    <w:abstractNumId w:val="11"/>
  </w:num>
  <w:num w:numId="18">
    <w:abstractNumId w:val="6"/>
  </w:num>
  <w:num w:numId="19">
    <w:abstractNumId w:val="18"/>
  </w:num>
  <w:num w:numId="20">
    <w:abstractNumId w:val="4"/>
  </w:num>
  <w:num w:numId="21">
    <w:abstractNumId w:val="7"/>
  </w:num>
  <w:num w:numId="22">
    <w:abstractNumId w:val="17"/>
  </w:num>
  <w:num w:numId="23">
    <w:abstractNumId w:val="19"/>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yadav.idmworks@outlook.com">
    <w15:presenceInfo w15:providerId="Windows Live" w15:userId="f2f2890249420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QztzQztjAxszRQ0lEKTi0uzszPAykwNq4FAFkIFoEtAAAA"/>
  </w:docVars>
  <w:rsids>
    <w:rsidRoot w:val="00442E97"/>
    <w:rsid w:val="00003E9B"/>
    <w:rsid w:val="0000645D"/>
    <w:rsid w:val="0000684C"/>
    <w:rsid w:val="000077BC"/>
    <w:rsid w:val="00011833"/>
    <w:rsid w:val="00012FAB"/>
    <w:rsid w:val="00021D7B"/>
    <w:rsid w:val="00031220"/>
    <w:rsid w:val="0003693F"/>
    <w:rsid w:val="00040909"/>
    <w:rsid w:val="00041EB2"/>
    <w:rsid w:val="000443CB"/>
    <w:rsid w:val="00044E05"/>
    <w:rsid w:val="00050675"/>
    <w:rsid w:val="00053198"/>
    <w:rsid w:val="00057C45"/>
    <w:rsid w:val="00062BB9"/>
    <w:rsid w:val="00064B0F"/>
    <w:rsid w:val="00066D2C"/>
    <w:rsid w:val="00067195"/>
    <w:rsid w:val="000711FA"/>
    <w:rsid w:val="000717EB"/>
    <w:rsid w:val="00075C64"/>
    <w:rsid w:val="00076115"/>
    <w:rsid w:val="00082586"/>
    <w:rsid w:val="00084B27"/>
    <w:rsid w:val="0008607C"/>
    <w:rsid w:val="00087297"/>
    <w:rsid w:val="00087746"/>
    <w:rsid w:val="00087D36"/>
    <w:rsid w:val="00093118"/>
    <w:rsid w:val="00097C0F"/>
    <w:rsid w:val="000A23E3"/>
    <w:rsid w:val="000A2DD9"/>
    <w:rsid w:val="000A3866"/>
    <w:rsid w:val="000A5950"/>
    <w:rsid w:val="000A6799"/>
    <w:rsid w:val="000A7192"/>
    <w:rsid w:val="000B0165"/>
    <w:rsid w:val="000B01F6"/>
    <w:rsid w:val="000B0CD9"/>
    <w:rsid w:val="000B157C"/>
    <w:rsid w:val="000B3E89"/>
    <w:rsid w:val="000B4E58"/>
    <w:rsid w:val="000B6031"/>
    <w:rsid w:val="000C0709"/>
    <w:rsid w:val="000C0A45"/>
    <w:rsid w:val="000C0D1E"/>
    <w:rsid w:val="000C5244"/>
    <w:rsid w:val="000C5A7A"/>
    <w:rsid w:val="000C5DB5"/>
    <w:rsid w:val="000C7102"/>
    <w:rsid w:val="000C7F71"/>
    <w:rsid w:val="000D0B24"/>
    <w:rsid w:val="000D3080"/>
    <w:rsid w:val="000D3EF1"/>
    <w:rsid w:val="000D3F1B"/>
    <w:rsid w:val="000D515A"/>
    <w:rsid w:val="000E0606"/>
    <w:rsid w:val="000E0A4E"/>
    <w:rsid w:val="000E2D0B"/>
    <w:rsid w:val="000E39C6"/>
    <w:rsid w:val="000E5D9E"/>
    <w:rsid w:val="000E7437"/>
    <w:rsid w:val="000F2DC5"/>
    <w:rsid w:val="000F3F90"/>
    <w:rsid w:val="000F42DB"/>
    <w:rsid w:val="000F50E3"/>
    <w:rsid w:val="000F697A"/>
    <w:rsid w:val="0010039D"/>
    <w:rsid w:val="00102DD6"/>
    <w:rsid w:val="001045BA"/>
    <w:rsid w:val="00104B45"/>
    <w:rsid w:val="00106A38"/>
    <w:rsid w:val="0011040F"/>
    <w:rsid w:val="001116C6"/>
    <w:rsid w:val="00112371"/>
    <w:rsid w:val="00112451"/>
    <w:rsid w:val="001127D5"/>
    <w:rsid w:val="00115855"/>
    <w:rsid w:val="001175BB"/>
    <w:rsid w:val="00120DDF"/>
    <w:rsid w:val="00127984"/>
    <w:rsid w:val="00132DDB"/>
    <w:rsid w:val="00133100"/>
    <w:rsid w:val="00136AC1"/>
    <w:rsid w:val="00137040"/>
    <w:rsid w:val="001403E2"/>
    <w:rsid w:val="00142C5C"/>
    <w:rsid w:val="00145CB2"/>
    <w:rsid w:val="001478C5"/>
    <w:rsid w:val="0015175A"/>
    <w:rsid w:val="00153BC8"/>
    <w:rsid w:val="0015721A"/>
    <w:rsid w:val="0016062B"/>
    <w:rsid w:val="00161217"/>
    <w:rsid w:val="001613A9"/>
    <w:rsid w:val="0016219B"/>
    <w:rsid w:val="00162453"/>
    <w:rsid w:val="001654B8"/>
    <w:rsid w:val="00165C32"/>
    <w:rsid w:val="00165C51"/>
    <w:rsid w:val="001667A0"/>
    <w:rsid w:val="00172543"/>
    <w:rsid w:val="00174C6C"/>
    <w:rsid w:val="001800A0"/>
    <w:rsid w:val="0019249D"/>
    <w:rsid w:val="00193B5F"/>
    <w:rsid w:val="00193B63"/>
    <w:rsid w:val="001969BF"/>
    <w:rsid w:val="001A04D4"/>
    <w:rsid w:val="001A11CA"/>
    <w:rsid w:val="001A25F8"/>
    <w:rsid w:val="001A422D"/>
    <w:rsid w:val="001B139A"/>
    <w:rsid w:val="001B39AC"/>
    <w:rsid w:val="001B4158"/>
    <w:rsid w:val="001B460A"/>
    <w:rsid w:val="001C0685"/>
    <w:rsid w:val="001C31BD"/>
    <w:rsid w:val="001C3D97"/>
    <w:rsid w:val="001C74DA"/>
    <w:rsid w:val="001C7EFD"/>
    <w:rsid w:val="001D0590"/>
    <w:rsid w:val="001D1FAF"/>
    <w:rsid w:val="001D55C3"/>
    <w:rsid w:val="001D7F49"/>
    <w:rsid w:val="001E02C5"/>
    <w:rsid w:val="001E067C"/>
    <w:rsid w:val="001E527B"/>
    <w:rsid w:val="001E72DC"/>
    <w:rsid w:val="001F42E2"/>
    <w:rsid w:val="001F4A22"/>
    <w:rsid w:val="001F57C7"/>
    <w:rsid w:val="001F5EED"/>
    <w:rsid w:val="001F79EE"/>
    <w:rsid w:val="00201518"/>
    <w:rsid w:val="00202510"/>
    <w:rsid w:val="0020709C"/>
    <w:rsid w:val="0020753C"/>
    <w:rsid w:val="002108DF"/>
    <w:rsid w:val="00212F22"/>
    <w:rsid w:val="00217A6E"/>
    <w:rsid w:val="00220782"/>
    <w:rsid w:val="002213B2"/>
    <w:rsid w:val="002215F3"/>
    <w:rsid w:val="0022284A"/>
    <w:rsid w:val="00224ED5"/>
    <w:rsid w:val="0022769B"/>
    <w:rsid w:val="00230026"/>
    <w:rsid w:val="002309AF"/>
    <w:rsid w:val="002323EF"/>
    <w:rsid w:val="00241193"/>
    <w:rsid w:val="00242B54"/>
    <w:rsid w:val="00243DE3"/>
    <w:rsid w:val="002468BE"/>
    <w:rsid w:val="0024722A"/>
    <w:rsid w:val="00247E4F"/>
    <w:rsid w:val="00250AC7"/>
    <w:rsid w:val="00250DF4"/>
    <w:rsid w:val="0025154A"/>
    <w:rsid w:val="00253453"/>
    <w:rsid w:val="002542BA"/>
    <w:rsid w:val="00254365"/>
    <w:rsid w:val="00255002"/>
    <w:rsid w:val="0025527B"/>
    <w:rsid w:val="002555C1"/>
    <w:rsid w:val="002571E1"/>
    <w:rsid w:val="0025747A"/>
    <w:rsid w:val="0026032E"/>
    <w:rsid w:val="002608ED"/>
    <w:rsid w:val="00262C56"/>
    <w:rsid w:val="00262ED9"/>
    <w:rsid w:val="00263994"/>
    <w:rsid w:val="00263CB4"/>
    <w:rsid w:val="00263CDF"/>
    <w:rsid w:val="00270A81"/>
    <w:rsid w:val="00271807"/>
    <w:rsid w:val="00276307"/>
    <w:rsid w:val="00284CEE"/>
    <w:rsid w:val="00290123"/>
    <w:rsid w:val="00290CC3"/>
    <w:rsid w:val="0029359A"/>
    <w:rsid w:val="002A2EF5"/>
    <w:rsid w:val="002A3DF0"/>
    <w:rsid w:val="002A4EA4"/>
    <w:rsid w:val="002A55EC"/>
    <w:rsid w:val="002A6F93"/>
    <w:rsid w:val="002B4F78"/>
    <w:rsid w:val="002B502B"/>
    <w:rsid w:val="002B7424"/>
    <w:rsid w:val="002B7A39"/>
    <w:rsid w:val="002C5BED"/>
    <w:rsid w:val="002D153E"/>
    <w:rsid w:val="002D1B39"/>
    <w:rsid w:val="002D4DB5"/>
    <w:rsid w:val="002D6974"/>
    <w:rsid w:val="002E2E76"/>
    <w:rsid w:val="002E4C4F"/>
    <w:rsid w:val="002E4E97"/>
    <w:rsid w:val="002F132B"/>
    <w:rsid w:val="002F39B3"/>
    <w:rsid w:val="002F6999"/>
    <w:rsid w:val="002F72EE"/>
    <w:rsid w:val="00300187"/>
    <w:rsid w:val="00300734"/>
    <w:rsid w:val="00300F26"/>
    <w:rsid w:val="00304337"/>
    <w:rsid w:val="00306B5F"/>
    <w:rsid w:val="00311189"/>
    <w:rsid w:val="003129E1"/>
    <w:rsid w:val="00312C21"/>
    <w:rsid w:val="00314804"/>
    <w:rsid w:val="0031689F"/>
    <w:rsid w:val="00321752"/>
    <w:rsid w:val="00323E35"/>
    <w:rsid w:val="003252CD"/>
    <w:rsid w:val="0032612B"/>
    <w:rsid w:val="00330336"/>
    <w:rsid w:val="0033195A"/>
    <w:rsid w:val="003328F7"/>
    <w:rsid w:val="00340828"/>
    <w:rsid w:val="003452BE"/>
    <w:rsid w:val="003572F6"/>
    <w:rsid w:val="003614DC"/>
    <w:rsid w:val="00361765"/>
    <w:rsid w:val="003640A4"/>
    <w:rsid w:val="00364B12"/>
    <w:rsid w:val="00365171"/>
    <w:rsid w:val="00374DC9"/>
    <w:rsid w:val="00377C51"/>
    <w:rsid w:val="003849F8"/>
    <w:rsid w:val="00386361"/>
    <w:rsid w:val="00386A37"/>
    <w:rsid w:val="003918D8"/>
    <w:rsid w:val="00395867"/>
    <w:rsid w:val="003A34B6"/>
    <w:rsid w:val="003A3709"/>
    <w:rsid w:val="003A3AA9"/>
    <w:rsid w:val="003A468F"/>
    <w:rsid w:val="003A6609"/>
    <w:rsid w:val="003A72C5"/>
    <w:rsid w:val="003B0B09"/>
    <w:rsid w:val="003B25E0"/>
    <w:rsid w:val="003B2A69"/>
    <w:rsid w:val="003B2A8E"/>
    <w:rsid w:val="003B3A36"/>
    <w:rsid w:val="003B702B"/>
    <w:rsid w:val="003B7FBD"/>
    <w:rsid w:val="003C0B9C"/>
    <w:rsid w:val="003C0F9C"/>
    <w:rsid w:val="003C1F75"/>
    <w:rsid w:val="003C2067"/>
    <w:rsid w:val="003C4867"/>
    <w:rsid w:val="003C787C"/>
    <w:rsid w:val="003D073A"/>
    <w:rsid w:val="003D1BE7"/>
    <w:rsid w:val="003D1DF9"/>
    <w:rsid w:val="003D1F13"/>
    <w:rsid w:val="003D23C2"/>
    <w:rsid w:val="003D3143"/>
    <w:rsid w:val="003D3298"/>
    <w:rsid w:val="003D3C01"/>
    <w:rsid w:val="003D7416"/>
    <w:rsid w:val="003E06F1"/>
    <w:rsid w:val="003E1798"/>
    <w:rsid w:val="003E3938"/>
    <w:rsid w:val="003E611C"/>
    <w:rsid w:val="003E617C"/>
    <w:rsid w:val="003F0B26"/>
    <w:rsid w:val="003F2E12"/>
    <w:rsid w:val="003F48C6"/>
    <w:rsid w:val="00400F37"/>
    <w:rsid w:val="00401FEE"/>
    <w:rsid w:val="00402D51"/>
    <w:rsid w:val="00405463"/>
    <w:rsid w:val="00410A0D"/>
    <w:rsid w:val="004154F4"/>
    <w:rsid w:val="00415C83"/>
    <w:rsid w:val="004160EF"/>
    <w:rsid w:val="00416BAA"/>
    <w:rsid w:val="004267C7"/>
    <w:rsid w:val="00426CEC"/>
    <w:rsid w:val="004308B9"/>
    <w:rsid w:val="00431870"/>
    <w:rsid w:val="00431A2D"/>
    <w:rsid w:val="00432022"/>
    <w:rsid w:val="004321F4"/>
    <w:rsid w:val="0043278E"/>
    <w:rsid w:val="00432932"/>
    <w:rsid w:val="00442D16"/>
    <w:rsid w:val="00442E97"/>
    <w:rsid w:val="00443A85"/>
    <w:rsid w:val="00444320"/>
    <w:rsid w:val="004451C7"/>
    <w:rsid w:val="00455553"/>
    <w:rsid w:val="00460FC2"/>
    <w:rsid w:val="00463352"/>
    <w:rsid w:val="00463AD6"/>
    <w:rsid w:val="00472BA5"/>
    <w:rsid w:val="004748DE"/>
    <w:rsid w:val="00475054"/>
    <w:rsid w:val="00481642"/>
    <w:rsid w:val="00483E05"/>
    <w:rsid w:val="004857B7"/>
    <w:rsid w:val="00486ED0"/>
    <w:rsid w:val="00487443"/>
    <w:rsid w:val="004935C7"/>
    <w:rsid w:val="004947F0"/>
    <w:rsid w:val="00494D8F"/>
    <w:rsid w:val="004A0E83"/>
    <w:rsid w:val="004A3422"/>
    <w:rsid w:val="004A3587"/>
    <w:rsid w:val="004A3D9D"/>
    <w:rsid w:val="004A6952"/>
    <w:rsid w:val="004A7D48"/>
    <w:rsid w:val="004B376E"/>
    <w:rsid w:val="004B6F15"/>
    <w:rsid w:val="004C326D"/>
    <w:rsid w:val="004C3343"/>
    <w:rsid w:val="004C5C73"/>
    <w:rsid w:val="004C7687"/>
    <w:rsid w:val="004D2C68"/>
    <w:rsid w:val="004D750B"/>
    <w:rsid w:val="004D7F7B"/>
    <w:rsid w:val="004E0AEB"/>
    <w:rsid w:val="004E40FD"/>
    <w:rsid w:val="004E71B2"/>
    <w:rsid w:val="004F2270"/>
    <w:rsid w:val="004F31E9"/>
    <w:rsid w:val="004F372D"/>
    <w:rsid w:val="004F4E80"/>
    <w:rsid w:val="004F586C"/>
    <w:rsid w:val="004F5AF9"/>
    <w:rsid w:val="00500EE2"/>
    <w:rsid w:val="005015E4"/>
    <w:rsid w:val="005064EC"/>
    <w:rsid w:val="005113F0"/>
    <w:rsid w:val="00511530"/>
    <w:rsid w:val="0051295D"/>
    <w:rsid w:val="00514F48"/>
    <w:rsid w:val="005163B9"/>
    <w:rsid w:val="00516E9D"/>
    <w:rsid w:val="005218B7"/>
    <w:rsid w:val="00521FE2"/>
    <w:rsid w:val="00522873"/>
    <w:rsid w:val="00523944"/>
    <w:rsid w:val="00523997"/>
    <w:rsid w:val="005241E5"/>
    <w:rsid w:val="00526DBD"/>
    <w:rsid w:val="0053030D"/>
    <w:rsid w:val="00530AC9"/>
    <w:rsid w:val="00532296"/>
    <w:rsid w:val="00532B09"/>
    <w:rsid w:val="00534F75"/>
    <w:rsid w:val="005374D3"/>
    <w:rsid w:val="0054042B"/>
    <w:rsid w:val="00546EA3"/>
    <w:rsid w:val="0055043D"/>
    <w:rsid w:val="005505A1"/>
    <w:rsid w:val="00556A01"/>
    <w:rsid w:val="005600A1"/>
    <w:rsid w:val="00564145"/>
    <w:rsid w:val="00565483"/>
    <w:rsid w:val="00565AEA"/>
    <w:rsid w:val="00566441"/>
    <w:rsid w:val="0056703E"/>
    <w:rsid w:val="00571B86"/>
    <w:rsid w:val="00571C85"/>
    <w:rsid w:val="00573A07"/>
    <w:rsid w:val="00573F97"/>
    <w:rsid w:val="00574FB7"/>
    <w:rsid w:val="005750F4"/>
    <w:rsid w:val="005755C2"/>
    <w:rsid w:val="00575CAB"/>
    <w:rsid w:val="00581823"/>
    <w:rsid w:val="0058239A"/>
    <w:rsid w:val="0058278A"/>
    <w:rsid w:val="005921A4"/>
    <w:rsid w:val="005A37A8"/>
    <w:rsid w:val="005A3F70"/>
    <w:rsid w:val="005B11B9"/>
    <w:rsid w:val="005B1769"/>
    <w:rsid w:val="005B2BD4"/>
    <w:rsid w:val="005B4D15"/>
    <w:rsid w:val="005B7107"/>
    <w:rsid w:val="005C02B5"/>
    <w:rsid w:val="005C4C02"/>
    <w:rsid w:val="005C6269"/>
    <w:rsid w:val="005C6937"/>
    <w:rsid w:val="005C7A88"/>
    <w:rsid w:val="005C7CDA"/>
    <w:rsid w:val="005D0797"/>
    <w:rsid w:val="005D07F9"/>
    <w:rsid w:val="005D0D21"/>
    <w:rsid w:val="005D4D8E"/>
    <w:rsid w:val="005D6D3F"/>
    <w:rsid w:val="005D7048"/>
    <w:rsid w:val="005E3C88"/>
    <w:rsid w:val="005E46AB"/>
    <w:rsid w:val="005E6507"/>
    <w:rsid w:val="005F2111"/>
    <w:rsid w:val="005F4E36"/>
    <w:rsid w:val="005F6518"/>
    <w:rsid w:val="006001AA"/>
    <w:rsid w:val="00601BA2"/>
    <w:rsid w:val="00602192"/>
    <w:rsid w:val="0061334B"/>
    <w:rsid w:val="00620C3E"/>
    <w:rsid w:val="00623E95"/>
    <w:rsid w:val="006242DE"/>
    <w:rsid w:val="006248FC"/>
    <w:rsid w:val="006309C0"/>
    <w:rsid w:val="00630D55"/>
    <w:rsid w:val="006316FA"/>
    <w:rsid w:val="006338A9"/>
    <w:rsid w:val="00634315"/>
    <w:rsid w:val="006377A1"/>
    <w:rsid w:val="00637D93"/>
    <w:rsid w:val="00641386"/>
    <w:rsid w:val="00643075"/>
    <w:rsid w:val="00644C06"/>
    <w:rsid w:val="006461E2"/>
    <w:rsid w:val="00653020"/>
    <w:rsid w:val="00655DB9"/>
    <w:rsid w:val="00657363"/>
    <w:rsid w:val="00660CDA"/>
    <w:rsid w:val="0066292F"/>
    <w:rsid w:val="00667136"/>
    <w:rsid w:val="00667820"/>
    <w:rsid w:val="00670FA1"/>
    <w:rsid w:val="006717FE"/>
    <w:rsid w:val="00672388"/>
    <w:rsid w:val="0067284D"/>
    <w:rsid w:val="00674431"/>
    <w:rsid w:val="00674A14"/>
    <w:rsid w:val="00674B06"/>
    <w:rsid w:val="00675252"/>
    <w:rsid w:val="0067729E"/>
    <w:rsid w:val="00677686"/>
    <w:rsid w:val="00677D99"/>
    <w:rsid w:val="00681567"/>
    <w:rsid w:val="0068286E"/>
    <w:rsid w:val="0068308D"/>
    <w:rsid w:val="006832AD"/>
    <w:rsid w:val="00683444"/>
    <w:rsid w:val="00685FFF"/>
    <w:rsid w:val="00686AE1"/>
    <w:rsid w:val="006874FF"/>
    <w:rsid w:val="006900AC"/>
    <w:rsid w:val="006903E6"/>
    <w:rsid w:val="00690D73"/>
    <w:rsid w:val="006916DD"/>
    <w:rsid w:val="00693F9D"/>
    <w:rsid w:val="006943E8"/>
    <w:rsid w:val="006947FC"/>
    <w:rsid w:val="006A041A"/>
    <w:rsid w:val="006A1E3C"/>
    <w:rsid w:val="006A2B90"/>
    <w:rsid w:val="006A2D25"/>
    <w:rsid w:val="006A7B9C"/>
    <w:rsid w:val="006C008F"/>
    <w:rsid w:val="006C7224"/>
    <w:rsid w:val="006D48C8"/>
    <w:rsid w:val="006D6E00"/>
    <w:rsid w:val="006D6EC4"/>
    <w:rsid w:val="006D7FC1"/>
    <w:rsid w:val="006E242A"/>
    <w:rsid w:val="006E381B"/>
    <w:rsid w:val="006F593F"/>
    <w:rsid w:val="006F7F64"/>
    <w:rsid w:val="007032E1"/>
    <w:rsid w:val="0070381B"/>
    <w:rsid w:val="00703988"/>
    <w:rsid w:val="00704350"/>
    <w:rsid w:val="0071134F"/>
    <w:rsid w:val="00723D94"/>
    <w:rsid w:val="007253D0"/>
    <w:rsid w:val="00727160"/>
    <w:rsid w:val="007272AD"/>
    <w:rsid w:val="00727D7B"/>
    <w:rsid w:val="007333C4"/>
    <w:rsid w:val="00734503"/>
    <w:rsid w:val="00736FC5"/>
    <w:rsid w:val="00737257"/>
    <w:rsid w:val="00737960"/>
    <w:rsid w:val="00740CA8"/>
    <w:rsid w:val="00741073"/>
    <w:rsid w:val="007422E8"/>
    <w:rsid w:val="00742C0C"/>
    <w:rsid w:val="00742D22"/>
    <w:rsid w:val="00743E72"/>
    <w:rsid w:val="007458EB"/>
    <w:rsid w:val="007502CA"/>
    <w:rsid w:val="007531A6"/>
    <w:rsid w:val="00760A28"/>
    <w:rsid w:val="00763F10"/>
    <w:rsid w:val="00770F70"/>
    <w:rsid w:val="00775308"/>
    <w:rsid w:val="00775850"/>
    <w:rsid w:val="00777308"/>
    <w:rsid w:val="007779A7"/>
    <w:rsid w:val="0078147F"/>
    <w:rsid w:val="00783BD5"/>
    <w:rsid w:val="00783F43"/>
    <w:rsid w:val="0078486A"/>
    <w:rsid w:val="00785A7F"/>
    <w:rsid w:val="007864DF"/>
    <w:rsid w:val="00786568"/>
    <w:rsid w:val="00787F50"/>
    <w:rsid w:val="00794B79"/>
    <w:rsid w:val="00794E3F"/>
    <w:rsid w:val="00795939"/>
    <w:rsid w:val="007A1788"/>
    <w:rsid w:val="007A2AE4"/>
    <w:rsid w:val="007A7E14"/>
    <w:rsid w:val="007B0B42"/>
    <w:rsid w:val="007B1F4C"/>
    <w:rsid w:val="007B22BA"/>
    <w:rsid w:val="007B2710"/>
    <w:rsid w:val="007B44E2"/>
    <w:rsid w:val="007B45CC"/>
    <w:rsid w:val="007E087E"/>
    <w:rsid w:val="007E2E13"/>
    <w:rsid w:val="007E50C2"/>
    <w:rsid w:val="007E613C"/>
    <w:rsid w:val="007E6E41"/>
    <w:rsid w:val="007E6FA0"/>
    <w:rsid w:val="007E7CF8"/>
    <w:rsid w:val="007F4174"/>
    <w:rsid w:val="007F68AE"/>
    <w:rsid w:val="007F78E2"/>
    <w:rsid w:val="007F7EB8"/>
    <w:rsid w:val="00801AF1"/>
    <w:rsid w:val="00802E8E"/>
    <w:rsid w:val="008038F1"/>
    <w:rsid w:val="00805631"/>
    <w:rsid w:val="00806871"/>
    <w:rsid w:val="008070AA"/>
    <w:rsid w:val="00810D66"/>
    <w:rsid w:val="0081646C"/>
    <w:rsid w:val="00816C4D"/>
    <w:rsid w:val="00820CB6"/>
    <w:rsid w:val="00822A8E"/>
    <w:rsid w:val="00823011"/>
    <w:rsid w:val="0082443A"/>
    <w:rsid w:val="00825580"/>
    <w:rsid w:val="0082565D"/>
    <w:rsid w:val="0082592C"/>
    <w:rsid w:val="00830BE5"/>
    <w:rsid w:val="00831862"/>
    <w:rsid w:val="008321E2"/>
    <w:rsid w:val="008342DF"/>
    <w:rsid w:val="0083442C"/>
    <w:rsid w:val="0083508A"/>
    <w:rsid w:val="0083627B"/>
    <w:rsid w:val="00840414"/>
    <w:rsid w:val="0084360A"/>
    <w:rsid w:val="00845691"/>
    <w:rsid w:val="0085161F"/>
    <w:rsid w:val="008541EB"/>
    <w:rsid w:val="0086302E"/>
    <w:rsid w:val="00863D6C"/>
    <w:rsid w:val="008659E8"/>
    <w:rsid w:val="00866DAE"/>
    <w:rsid w:val="00870C63"/>
    <w:rsid w:val="008710F3"/>
    <w:rsid w:val="00874DE1"/>
    <w:rsid w:val="0087569D"/>
    <w:rsid w:val="0087574F"/>
    <w:rsid w:val="008774E1"/>
    <w:rsid w:val="00881812"/>
    <w:rsid w:val="008868BF"/>
    <w:rsid w:val="0089604C"/>
    <w:rsid w:val="008A100B"/>
    <w:rsid w:val="008A25EE"/>
    <w:rsid w:val="008A7C35"/>
    <w:rsid w:val="008B06D6"/>
    <w:rsid w:val="008B40AA"/>
    <w:rsid w:val="008B45C6"/>
    <w:rsid w:val="008B4ECD"/>
    <w:rsid w:val="008B4FE7"/>
    <w:rsid w:val="008C4C4C"/>
    <w:rsid w:val="008D06E4"/>
    <w:rsid w:val="008D107C"/>
    <w:rsid w:val="008D213C"/>
    <w:rsid w:val="008D2177"/>
    <w:rsid w:val="008D2788"/>
    <w:rsid w:val="008D4970"/>
    <w:rsid w:val="008D5BD6"/>
    <w:rsid w:val="008E1389"/>
    <w:rsid w:val="008E22B4"/>
    <w:rsid w:val="008E2588"/>
    <w:rsid w:val="008E3513"/>
    <w:rsid w:val="008E4BF9"/>
    <w:rsid w:val="008F0D1B"/>
    <w:rsid w:val="008F3531"/>
    <w:rsid w:val="008F3BEE"/>
    <w:rsid w:val="008F5036"/>
    <w:rsid w:val="008F5231"/>
    <w:rsid w:val="008F5C13"/>
    <w:rsid w:val="008F7A2F"/>
    <w:rsid w:val="009013C2"/>
    <w:rsid w:val="0090176B"/>
    <w:rsid w:val="00903163"/>
    <w:rsid w:val="00903D8B"/>
    <w:rsid w:val="00906C5D"/>
    <w:rsid w:val="009139BD"/>
    <w:rsid w:val="00913F95"/>
    <w:rsid w:val="0091435A"/>
    <w:rsid w:val="00914F07"/>
    <w:rsid w:val="00920235"/>
    <w:rsid w:val="00920F54"/>
    <w:rsid w:val="00925469"/>
    <w:rsid w:val="009323FF"/>
    <w:rsid w:val="00933052"/>
    <w:rsid w:val="00934EF1"/>
    <w:rsid w:val="00941D5D"/>
    <w:rsid w:val="00942061"/>
    <w:rsid w:val="009448F8"/>
    <w:rsid w:val="00945C39"/>
    <w:rsid w:val="00950BA0"/>
    <w:rsid w:val="00950DCA"/>
    <w:rsid w:val="00952309"/>
    <w:rsid w:val="0095282A"/>
    <w:rsid w:val="00952EE8"/>
    <w:rsid w:val="00954BC4"/>
    <w:rsid w:val="00954EBC"/>
    <w:rsid w:val="00955CF4"/>
    <w:rsid w:val="00957F82"/>
    <w:rsid w:val="00961A96"/>
    <w:rsid w:val="009621CB"/>
    <w:rsid w:val="00962CC0"/>
    <w:rsid w:val="009636BF"/>
    <w:rsid w:val="00965CE1"/>
    <w:rsid w:val="00966595"/>
    <w:rsid w:val="009708E1"/>
    <w:rsid w:val="009713A5"/>
    <w:rsid w:val="00971A13"/>
    <w:rsid w:val="00972DB9"/>
    <w:rsid w:val="00973DD7"/>
    <w:rsid w:val="0097402E"/>
    <w:rsid w:val="00980802"/>
    <w:rsid w:val="00980B3B"/>
    <w:rsid w:val="00980C8B"/>
    <w:rsid w:val="009823B1"/>
    <w:rsid w:val="00982B42"/>
    <w:rsid w:val="009836D5"/>
    <w:rsid w:val="0098473E"/>
    <w:rsid w:val="009847C4"/>
    <w:rsid w:val="00990FDA"/>
    <w:rsid w:val="00991291"/>
    <w:rsid w:val="009919B9"/>
    <w:rsid w:val="00997895"/>
    <w:rsid w:val="009A0757"/>
    <w:rsid w:val="009A0A6A"/>
    <w:rsid w:val="009A13E4"/>
    <w:rsid w:val="009A213D"/>
    <w:rsid w:val="009A2481"/>
    <w:rsid w:val="009A422F"/>
    <w:rsid w:val="009A494E"/>
    <w:rsid w:val="009A672F"/>
    <w:rsid w:val="009B097D"/>
    <w:rsid w:val="009B1361"/>
    <w:rsid w:val="009B18C6"/>
    <w:rsid w:val="009B50D8"/>
    <w:rsid w:val="009C6683"/>
    <w:rsid w:val="009D0856"/>
    <w:rsid w:val="009D0B87"/>
    <w:rsid w:val="009D4BDD"/>
    <w:rsid w:val="009D4F51"/>
    <w:rsid w:val="009D5399"/>
    <w:rsid w:val="009D5671"/>
    <w:rsid w:val="009D575D"/>
    <w:rsid w:val="009E1439"/>
    <w:rsid w:val="009E3D84"/>
    <w:rsid w:val="009E3F32"/>
    <w:rsid w:val="009E55AB"/>
    <w:rsid w:val="009E68EF"/>
    <w:rsid w:val="009E6D03"/>
    <w:rsid w:val="009F16E7"/>
    <w:rsid w:val="009F24E1"/>
    <w:rsid w:val="009F3C7C"/>
    <w:rsid w:val="009F5E2C"/>
    <w:rsid w:val="00A037D2"/>
    <w:rsid w:val="00A03B99"/>
    <w:rsid w:val="00A065B8"/>
    <w:rsid w:val="00A10373"/>
    <w:rsid w:val="00A11349"/>
    <w:rsid w:val="00A115E9"/>
    <w:rsid w:val="00A11816"/>
    <w:rsid w:val="00A12D98"/>
    <w:rsid w:val="00A130E6"/>
    <w:rsid w:val="00A2001A"/>
    <w:rsid w:val="00A22E5F"/>
    <w:rsid w:val="00A2354D"/>
    <w:rsid w:val="00A238DF"/>
    <w:rsid w:val="00A23FF1"/>
    <w:rsid w:val="00A24677"/>
    <w:rsid w:val="00A271C9"/>
    <w:rsid w:val="00A31894"/>
    <w:rsid w:val="00A3220A"/>
    <w:rsid w:val="00A352DE"/>
    <w:rsid w:val="00A40699"/>
    <w:rsid w:val="00A41914"/>
    <w:rsid w:val="00A42205"/>
    <w:rsid w:val="00A42773"/>
    <w:rsid w:val="00A44C45"/>
    <w:rsid w:val="00A454AF"/>
    <w:rsid w:val="00A47E99"/>
    <w:rsid w:val="00A5360C"/>
    <w:rsid w:val="00A572D9"/>
    <w:rsid w:val="00A57B9E"/>
    <w:rsid w:val="00A60CE0"/>
    <w:rsid w:val="00A6313A"/>
    <w:rsid w:val="00A660E9"/>
    <w:rsid w:val="00A814ED"/>
    <w:rsid w:val="00A83BA8"/>
    <w:rsid w:val="00A87012"/>
    <w:rsid w:val="00A912A8"/>
    <w:rsid w:val="00A91781"/>
    <w:rsid w:val="00A92EE6"/>
    <w:rsid w:val="00A9436A"/>
    <w:rsid w:val="00A95465"/>
    <w:rsid w:val="00A95E0C"/>
    <w:rsid w:val="00A95F64"/>
    <w:rsid w:val="00A962E6"/>
    <w:rsid w:val="00A96946"/>
    <w:rsid w:val="00AA03FF"/>
    <w:rsid w:val="00AA0C19"/>
    <w:rsid w:val="00AA3A59"/>
    <w:rsid w:val="00AB1219"/>
    <w:rsid w:val="00AB2463"/>
    <w:rsid w:val="00AB5EC2"/>
    <w:rsid w:val="00AC0D63"/>
    <w:rsid w:val="00AC1F3F"/>
    <w:rsid w:val="00AC3252"/>
    <w:rsid w:val="00AC340D"/>
    <w:rsid w:val="00AC6BFE"/>
    <w:rsid w:val="00AD2843"/>
    <w:rsid w:val="00AD2C61"/>
    <w:rsid w:val="00AD3D27"/>
    <w:rsid w:val="00AD6813"/>
    <w:rsid w:val="00AE2994"/>
    <w:rsid w:val="00AE4698"/>
    <w:rsid w:val="00AE6A8A"/>
    <w:rsid w:val="00AE747E"/>
    <w:rsid w:val="00AF0E94"/>
    <w:rsid w:val="00AF2DC3"/>
    <w:rsid w:val="00B04C02"/>
    <w:rsid w:val="00B1004A"/>
    <w:rsid w:val="00B11745"/>
    <w:rsid w:val="00B20CE8"/>
    <w:rsid w:val="00B24059"/>
    <w:rsid w:val="00B24CAA"/>
    <w:rsid w:val="00B31E6B"/>
    <w:rsid w:val="00B326A2"/>
    <w:rsid w:val="00B348C2"/>
    <w:rsid w:val="00B37BD5"/>
    <w:rsid w:val="00B43050"/>
    <w:rsid w:val="00B45599"/>
    <w:rsid w:val="00B4629C"/>
    <w:rsid w:val="00B558EC"/>
    <w:rsid w:val="00B61DD0"/>
    <w:rsid w:val="00B66ACA"/>
    <w:rsid w:val="00B70063"/>
    <w:rsid w:val="00B70CE4"/>
    <w:rsid w:val="00B72E8D"/>
    <w:rsid w:val="00B75B02"/>
    <w:rsid w:val="00B76BA1"/>
    <w:rsid w:val="00B815C3"/>
    <w:rsid w:val="00B82B9B"/>
    <w:rsid w:val="00B87D9F"/>
    <w:rsid w:val="00B91467"/>
    <w:rsid w:val="00B91F8D"/>
    <w:rsid w:val="00B939C9"/>
    <w:rsid w:val="00B96FCD"/>
    <w:rsid w:val="00B971BC"/>
    <w:rsid w:val="00B9794A"/>
    <w:rsid w:val="00BA37CE"/>
    <w:rsid w:val="00BB286C"/>
    <w:rsid w:val="00BB394E"/>
    <w:rsid w:val="00BB3EEE"/>
    <w:rsid w:val="00BC1EEF"/>
    <w:rsid w:val="00BC417A"/>
    <w:rsid w:val="00BC425C"/>
    <w:rsid w:val="00BD1AD7"/>
    <w:rsid w:val="00BD288A"/>
    <w:rsid w:val="00BD60A2"/>
    <w:rsid w:val="00BD6161"/>
    <w:rsid w:val="00BD77D3"/>
    <w:rsid w:val="00BE0CA1"/>
    <w:rsid w:val="00BE15B9"/>
    <w:rsid w:val="00BE3D4E"/>
    <w:rsid w:val="00BE4D4C"/>
    <w:rsid w:val="00BE521B"/>
    <w:rsid w:val="00BE5700"/>
    <w:rsid w:val="00BE73A0"/>
    <w:rsid w:val="00BF10D3"/>
    <w:rsid w:val="00BF14CB"/>
    <w:rsid w:val="00BF1664"/>
    <w:rsid w:val="00BF2E6B"/>
    <w:rsid w:val="00BF53BD"/>
    <w:rsid w:val="00C00B0D"/>
    <w:rsid w:val="00C01B34"/>
    <w:rsid w:val="00C01C47"/>
    <w:rsid w:val="00C0627A"/>
    <w:rsid w:val="00C10C7B"/>
    <w:rsid w:val="00C11242"/>
    <w:rsid w:val="00C12E2E"/>
    <w:rsid w:val="00C13DDC"/>
    <w:rsid w:val="00C2218D"/>
    <w:rsid w:val="00C34D1C"/>
    <w:rsid w:val="00C34D68"/>
    <w:rsid w:val="00C36BCA"/>
    <w:rsid w:val="00C44FF8"/>
    <w:rsid w:val="00C46EAF"/>
    <w:rsid w:val="00C505F6"/>
    <w:rsid w:val="00C52E80"/>
    <w:rsid w:val="00C54716"/>
    <w:rsid w:val="00C61DF4"/>
    <w:rsid w:val="00C65BF5"/>
    <w:rsid w:val="00C665FA"/>
    <w:rsid w:val="00C73726"/>
    <w:rsid w:val="00C747D7"/>
    <w:rsid w:val="00C803B1"/>
    <w:rsid w:val="00C82572"/>
    <w:rsid w:val="00C84ED3"/>
    <w:rsid w:val="00C850BB"/>
    <w:rsid w:val="00C85386"/>
    <w:rsid w:val="00C8620B"/>
    <w:rsid w:val="00C8786C"/>
    <w:rsid w:val="00C90D23"/>
    <w:rsid w:val="00C914DA"/>
    <w:rsid w:val="00C91D07"/>
    <w:rsid w:val="00C92A10"/>
    <w:rsid w:val="00C93228"/>
    <w:rsid w:val="00C94792"/>
    <w:rsid w:val="00C958BA"/>
    <w:rsid w:val="00CA0947"/>
    <w:rsid w:val="00CA101E"/>
    <w:rsid w:val="00CA1117"/>
    <w:rsid w:val="00CA2263"/>
    <w:rsid w:val="00CA3BEC"/>
    <w:rsid w:val="00CA3CB9"/>
    <w:rsid w:val="00CA6551"/>
    <w:rsid w:val="00CA6BD4"/>
    <w:rsid w:val="00CB05D1"/>
    <w:rsid w:val="00CB0CCE"/>
    <w:rsid w:val="00CB28F6"/>
    <w:rsid w:val="00CB3BC5"/>
    <w:rsid w:val="00CB40AD"/>
    <w:rsid w:val="00CB5325"/>
    <w:rsid w:val="00CB5DDC"/>
    <w:rsid w:val="00CB62B1"/>
    <w:rsid w:val="00CB7BCC"/>
    <w:rsid w:val="00CB7FF2"/>
    <w:rsid w:val="00CC371D"/>
    <w:rsid w:val="00CC6492"/>
    <w:rsid w:val="00CC6D37"/>
    <w:rsid w:val="00CC6E80"/>
    <w:rsid w:val="00CD46E0"/>
    <w:rsid w:val="00CE15D4"/>
    <w:rsid w:val="00CE17FE"/>
    <w:rsid w:val="00CE4730"/>
    <w:rsid w:val="00CE51EC"/>
    <w:rsid w:val="00CE578D"/>
    <w:rsid w:val="00CF087A"/>
    <w:rsid w:val="00CF0E31"/>
    <w:rsid w:val="00CF4074"/>
    <w:rsid w:val="00CF51A1"/>
    <w:rsid w:val="00CF7DF6"/>
    <w:rsid w:val="00D00480"/>
    <w:rsid w:val="00D006AD"/>
    <w:rsid w:val="00D047AE"/>
    <w:rsid w:val="00D0494C"/>
    <w:rsid w:val="00D051F5"/>
    <w:rsid w:val="00D0669E"/>
    <w:rsid w:val="00D06C62"/>
    <w:rsid w:val="00D11F87"/>
    <w:rsid w:val="00D14C80"/>
    <w:rsid w:val="00D14E22"/>
    <w:rsid w:val="00D16F9D"/>
    <w:rsid w:val="00D20C8E"/>
    <w:rsid w:val="00D22659"/>
    <w:rsid w:val="00D23D37"/>
    <w:rsid w:val="00D3044C"/>
    <w:rsid w:val="00D3337D"/>
    <w:rsid w:val="00D337DB"/>
    <w:rsid w:val="00D33C54"/>
    <w:rsid w:val="00D34147"/>
    <w:rsid w:val="00D362A4"/>
    <w:rsid w:val="00D41346"/>
    <w:rsid w:val="00D423AF"/>
    <w:rsid w:val="00D4428B"/>
    <w:rsid w:val="00D444B7"/>
    <w:rsid w:val="00D45792"/>
    <w:rsid w:val="00D45C79"/>
    <w:rsid w:val="00D46DB0"/>
    <w:rsid w:val="00D50CDC"/>
    <w:rsid w:val="00D53F9D"/>
    <w:rsid w:val="00D541E9"/>
    <w:rsid w:val="00D563F6"/>
    <w:rsid w:val="00D57566"/>
    <w:rsid w:val="00D60FFD"/>
    <w:rsid w:val="00D6130B"/>
    <w:rsid w:val="00D6244B"/>
    <w:rsid w:val="00D64E8C"/>
    <w:rsid w:val="00D6548C"/>
    <w:rsid w:val="00D70584"/>
    <w:rsid w:val="00D7361A"/>
    <w:rsid w:val="00D76E94"/>
    <w:rsid w:val="00D80C8E"/>
    <w:rsid w:val="00D8736F"/>
    <w:rsid w:val="00D935AA"/>
    <w:rsid w:val="00D940C5"/>
    <w:rsid w:val="00D942C9"/>
    <w:rsid w:val="00D9444C"/>
    <w:rsid w:val="00D96A34"/>
    <w:rsid w:val="00D96F26"/>
    <w:rsid w:val="00D9791E"/>
    <w:rsid w:val="00DA2597"/>
    <w:rsid w:val="00DA2828"/>
    <w:rsid w:val="00DA5675"/>
    <w:rsid w:val="00DA6DC7"/>
    <w:rsid w:val="00DA721C"/>
    <w:rsid w:val="00DB03DD"/>
    <w:rsid w:val="00DB1D87"/>
    <w:rsid w:val="00DB2824"/>
    <w:rsid w:val="00DB6C7B"/>
    <w:rsid w:val="00DB7EFD"/>
    <w:rsid w:val="00DC11B6"/>
    <w:rsid w:val="00DC3168"/>
    <w:rsid w:val="00DC3CE0"/>
    <w:rsid w:val="00DC58CD"/>
    <w:rsid w:val="00DC5C6B"/>
    <w:rsid w:val="00DC5D4E"/>
    <w:rsid w:val="00DC5DDE"/>
    <w:rsid w:val="00DC7B86"/>
    <w:rsid w:val="00DD0540"/>
    <w:rsid w:val="00DD1C1A"/>
    <w:rsid w:val="00DD3C29"/>
    <w:rsid w:val="00DD4656"/>
    <w:rsid w:val="00DD4DEF"/>
    <w:rsid w:val="00DD59A0"/>
    <w:rsid w:val="00DE18D7"/>
    <w:rsid w:val="00DE37C2"/>
    <w:rsid w:val="00DE4975"/>
    <w:rsid w:val="00DE5501"/>
    <w:rsid w:val="00DF1875"/>
    <w:rsid w:val="00DF21FB"/>
    <w:rsid w:val="00DF244D"/>
    <w:rsid w:val="00DF319B"/>
    <w:rsid w:val="00DF5987"/>
    <w:rsid w:val="00E00312"/>
    <w:rsid w:val="00E015B6"/>
    <w:rsid w:val="00E01889"/>
    <w:rsid w:val="00E01BBD"/>
    <w:rsid w:val="00E03A38"/>
    <w:rsid w:val="00E056DA"/>
    <w:rsid w:val="00E06120"/>
    <w:rsid w:val="00E10354"/>
    <w:rsid w:val="00E10D4E"/>
    <w:rsid w:val="00E15735"/>
    <w:rsid w:val="00E16F2E"/>
    <w:rsid w:val="00E260E9"/>
    <w:rsid w:val="00E2767F"/>
    <w:rsid w:val="00E33157"/>
    <w:rsid w:val="00E335AA"/>
    <w:rsid w:val="00E34D16"/>
    <w:rsid w:val="00E37667"/>
    <w:rsid w:val="00E45024"/>
    <w:rsid w:val="00E45039"/>
    <w:rsid w:val="00E46C22"/>
    <w:rsid w:val="00E4746E"/>
    <w:rsid w:val="00E50A66"/>
    <w:rsid w:val="00E54D30"/>
    <w:rsid w:val="00E559CB"/>
    <w:rsid w:val="00E57DDA"/>
    <w:rsid w:val="00E6014C"/>
    <w:rsid w:val="00E60F18"/>
    <w:rsid w:val="00E61372"/>
    <w:rsid w:val="00E6294A"/>
    <w:rsid w:val="00E67F0A"/>
    <w:rsid w:val="00E70AF9"/>
    <w:rsid w:val="00E7138F"/>
    <w:rsid w:val="00E71C77"/>
    <w:rsid w:val="00E72493"/>
    <w:rsid w:val="00E73F8A"/>
    <w:rsid w:val="00E80349"/>
    <w:rsid w:val="00E80F6B"/>
    <w:rsid w:val="00E81E61"/>
    <w:rsid w:val="00E82517"/>
    <w:rsid w:val="00E86128"/>
    <w:rsid w:val="00E9412C"/>
    <w:rsid w:val="00E944ED"/>
    <w:rsid w:val="00E95F09"/>
    <w:rsid w:val="00E96A96"/>
    <w:rsid w:val="00E96DA3"/>
    <w:rsid w:val="00E97538"/>
    <w:rsid w:val="00EA26DB"/>
    <w:rsid w:val="00EA30EB"/>
    <w:rsid w:val="00EA4354"/>
    <w:rsid w:val="00EA4A2E"/>
    <w:rsid w:val="00EA72B1"/>
    <w:rsid w:val="00EB095A"/>
    <w:rsid w:val="00EB24A0"/>
    <w:rsid w:val="00EB4263"/>
    <w:rsid w:val="00EC17F6"/>
    <w:rsid w:val="00EC2489"/>
    <w:rsid w:val="00EC55E2"/>
    <w:rsid w:val="00EC580E"/>
    <w:rsid w:val="00EC6394"/>
    <w:rsid w:val="00EC6B51"/>
    <w:rsid w:val="00EC7F10"/>
    <w:rsid w:val="00ED2C88"/>
    <w:rsid w:val="00EE1588"/>
    <w:rsid w:val="00EE1987"/>
    <w:rsid w:val="00EE5CE7"/>
    <w:rsid w:val="00EE6FFE"/>
    <w:rsid w:val="00EF1763"/>
    <w:rsid w:val="00EF264E"/>
    <w:rsid w:val="00EF4055"/>
    <w:rsid w:val="00EF51F5"/>
    <w:rsid w:val="00EF5895"/>
    <w:rsid w:val="00EF6519"/>
    <w:rsid w:val="00EF782A"/>
    <w:rsid w:val="00EF7BD4"/>
    <w:rsid w:val="00EF7F11"/>
    <w:rsid w:val="00F04B43"/>
    <w:rsid w:val="00F05226"/>
    <w:rsid w:val="00F1373A"/>
    <w:rsid w:val="00F13DFB"/>
    <w:rsid w:val="00F15A63"/>
    <w:rsid w:val="00F17140"/>
    <w:rsid w:val="00F17970"/>
    <w:rsid w:val="00F17C1C"/>
    <w:rsid w:val="00F201B6"/>
    <w:rsid w:val="00F205A7"/>
    <w:rsid w:val="00F212E3"/>
    <w:rsid w:val="00F27267"/>
    <w:rsid w:val="00F34B20"/>
    <w:rsid w:val="00F3577A"/>
    <w:rsid w:val="00F40DB0"/>
    <w:rsid w:val="00F42539"/>
    <w:rsid w:val="00F42700"/>
    <w:rsid w:val="00F42933"/>
    <w:rsid w:val="00F50304"/>
    <w:rsid w:val="00F512FD"/>
    <w:rsid w:val="00F54900"/>
    <w:rsid w:val="00F5652B"/>
    <w:rsid w:val="00F56BD7"/>
    <w:rsid w:val="00F620FF"/>
    <w:rsid w:val="00F66304"/>
    <w:rsid w:val="00F66C4C"/>
    <w:rsid w:val="00F7198A"/>
    <w:rsid w:val="00F73047"/>
    <w:rsid w:val="00F735C5"/>
    <w:rsid w:val="00F73689"/>
    <w:rsid w:val="00F759A4"/>
    <w:rsid w:val="00F833BA"/>
    <w:rsid w:val="00F8442C"/>
    <w:rsid w:val="00F93368"/>
    <w:rsid w:val="00F9739F"/>
    <w:rsid w:val="00FA0215"/>
    <w:rsid w:val="00FA584B"/>
    <w:rsid w:val="00FA5B1B"/>
    <w:rsid w:val="00FA69EE"/>
    <w:rsid w:val="00FB753A"/>
    <w:rsid w:val="00FC0305"/>
    <w:rsid w:val="00FC1919"/>
    <w:rsid w:val="00FC2515"/>
    <w:rsid w:val="00FC39DB"/>
    <w:rsid w:val="00FC6957"/>
    <w:rsid w:val="00FC6B7F"/>
    <w:rsid w:val="00FC7FA6"/>
    <w:rsid w:val="00FD18D5"/>
    <w:rsid w:val="00FD29E5"/>
    <w:rsid w:val="00FD6D6E"/>
    <w:rsid w:val="00FD6DD2"/>
    <w:rsid w:val="00FE4292"/>
    <w:rsid w:val="00FE4830"/>
    <w:rsid w:val="00FE5D6B"/>
    <w:rsid w:val="00FE602A"/>
    <w:rsid w:val="00FF3D7F"/>
    <w:rsid w:val="00FF56FF"/>
    <w:rsid w:val="00FF662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B57F"/>
  <w15:chartTrackingRefBased/>
  <w15:docId w15:val="{16D8E2A5-3524-480B-B7A0-F285781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E97"/>
  </w:style>
  <w:style w:type="paragraph" w:styleId="Heading1">
    <w:name w:val="heading 1"/>
    <w:basedOn w:val="Normal"/>
    <w:next w:val="Normal"/>
    <w:link w:val="Heading1Char"/>
    <w:uiPriority w:val="9"/>
    <w:qFormat/>
    <w:rsid w:val="00442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E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2E97"/>
    <w:pPr>
      <w:ind w:left="720"/>
      <w:contextualSpacing/>
    </w:pPr>
  </w:style>
  <w:style w:type="table" w:styleId="TableGrid">
    <w:name w:val="Table Grid"/>
    <w:basedOn w:val="TableNormal"/>
    <w:uiPriority w:val="39"/>
    <w:rsid w:val="0009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0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0D"/>
    <w:rPr>
      <w:rFonts w:ascii="Segoe UI" w:hAnsi="Segoe UI" w:cs="Segoe UI"/>
      <w:sz w:val="18"/>
      <w:szCs w:val="18"/>
    </w:rPr>
  </w:style>
  <w:style w:type="character" w:customStyle="1" w:styleId="Heading2Char">
    <w:name w:val="Heading 2 Char"/>
    <w:basedOn w:val="DefaultParagraphFont"/>
    <w:link w:val="Heading2"/>
    <w:uiPriority w:val="9"/>
    <w:rsid w:val="00C547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1745"/>
    <w:rPr>
      <w:color w:val="0000FF"/>
      <w:u w:val="single"/>
    </w:rPr>
  </w:style>
  <w:style w:type="character" w:styleId="CommentReference">
    <w:name w:val="annotation reference"/>
    <w:basedOn w:val="DefaultParagraphFont"/>
    <w:uiPriority w:val="99"/>
    <w:semiHidden/>
    <w:unhideWhenUsed/>
    <w:rsid w:val="00EF1763"/>
    <w:rPr>
      <w:sz w:val="16"/>
      <w:szCs w:val="16"/>
    </w:rPr>
  </w:style>
  <w:style w:type="paragraph" w:styleId="CommentText">
    <w:name w:val="annotation text"/>
    <w:basedOn w:val="Normal"/>
    <w:link w:val="CommentTextChar"/>
    <w:uiPriority w:val="99"/>
    <w:semiHidden/>
    <w:unhideWhenUsed/>
    <w:rsid w:val="00EF1763"/>
    <w:pPr>
      <w:spacing w:line="240" w:lineRule="auto"/>
    </w:pPr>
    <w:rPr>
      <w:sz w:val="20"/>
      <w:szCs w:val="20"/>
    </w:rPr>
  </w:style>
  <w:style w:type="character" w:customStyle="1" w:styleId="CommentTextChar">
    <w:name w:val="Comment Text Char"/>
    <w:basedOn w:val="DefaultParagraphFont"/>
    <w:link w:val="CommentText"/>
    <w:uiPriority w:val="99"/>
    <w:semiHidden/>
    <w:rsid w:val="00EF1763"/>
    <w:rPr>
      <w:sz w:val="20"/>
      <w:szCs w:val="20"/>
    </w:rPr>
  </w:style>
  <w:style w:type="paragraph" w:styleId="CommentSubject">
    <w:name w:val="annotation subject"/>
    <w:basedOn w:val="CommentText"/>
    <w:next w:val="CommentText"/>
    <w:link w:val="CommentSubjectChar"/>
    <w:uiPriority w:val="99"/>
    <w:semiHidden/>
    <w:unhideWhenUsed/>
    <w:rsid w:val="00EF1763"/>
    <w:rPr>
      <w:b/>
      <w:bCs/>
    </w:rPr>
  </w:style>
  <w:style w:type="character" w:customStyle="1" w:styleId="CommentSubjectChar">
    <w:name w:val="Comment Subject Char"/>
    <w:basedOn w:val="CommentTextChar"/>
    <w:link w:val="CommentSubject"/>
    <w:uiPriority w:val="99"/>
    <w:semiHidden/>
    <w:rsid w:val="00EF1763"/>
    <w:rPr>
      <w:b/>
      <w:bCs/>
      <w:sz w:val="20"/>
      <w:szCs w:val="20"/>
    </w:rPr>
  </w:style>
  <w:style w:type="character" w:styleId="UnresolvedMention">
    <w:name w:val="Unresolved Mention"/>
    <w:basedOn w:val="DefaultParagraphFont"/>
    <w:uiPriority w:val="99"/>
    <w:semiHidden/>
    <w:unhideWhenUsed/>
    <w:rsid w:val="00D60FFD"/>
    <w:rPr>
      <w:color w:val="605E5C"/>
      <w:shd w:val="clear" w:color="auto" w:fill="E1DFDD"/>
    </w:rPr>
  </w:style>
  <w:style w:type="character" w:styleId="FollowedHyperlink">
    <w:name w:val="FollowedHyperlink"/>
    <w:basedOn w:val="DefaultParagraphFont"/>
    <w:uiPriority w:val="99"/>
    <w:semiHidden/>
    <w:unhideWhenUsed/>
    <w:rsid w:val="00D60FFD"/>
    <w:rPr>
      <w:color w:val="954F72" w:themeColor="followedHyperlink"/>
      <w:u w:val="single"/>
    </w:rPr>
  </w:style>
  <w:style w:type="paragraph" w:styleId="NoSpacing">
    <w:name w:val="No Spacing"/>
    <w:uiPriority w:val="1"/>
    <w:qFormat/>
    <w:rsid w:val="00A41914"/>
    <w:pPr>
      <w:spacing w:after="0" w:line="240" w:lineRule="auto"/>
    </w:pPr>
  </w:style>
  <w:style w:type="paragraph" w:styleId="Header">
    <w:name w:val="header"/>
    <w:basedOn w:val="Normal"/>
    <w:link w:val="HeaderChar"/>
    <w:uiPriority w:val="99"/>
    <w:unhideWhenUsed/>
    <w:rsid w:val="0017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C6C"/>
  </w:style>
  <w:style w:type="paragraph" w:styleId="Footer">
    <w:name w:val="footer"/>
    <w:basedOn w:val="Normal"/>
    <w:link w:val="FooterChar"/>
    <w:uiPriority w:val="99"/>
    <w:unhideWhenUsed/>
    <w:rsid w:val="0017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6C"/>
  </w:style>
  <w:style w:type="character" w:styleId="PlaceholderText">
    <w:name w:val="Placeholder Text"/>
    <w:basedOn w:val="DefaultParagraphFont"/>
    <w:uiPriority w:val="99"/>
    <w:semiHidden/>
    <w:rsid w:val="00174C6C"/>
    <w:rPr>
      <w:color w:val="808080"/>
    </w:rPr>
  </w:style>
  <w:style w:type="table" w:styleId="GridTable1Light">
    <w:name w:val="Grid Table 1 Light"/>
    <w:basedOn w:val="TableNormal"/>
    <w:uiPriority w:val="46"/>
    <w:rsid w:val="00D11F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32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220A"/>
    <w:rPr>
      <w:rFonts w:ascii="Courier New" w:eastAsia="Times New Roman" w:hAnsi="Courier New" w:cs="Courier New"/>
      <w:sz w:val="20"/>
      <w:szCs w:val="20"/>
    </w:rPr>
  </w:style>
  <w:style w:type="paragraph" w:styleId="Revision">
    <w:name w:val="Revision"/>
    <w:hidden/>
    <w:uiPriority w:val="99"/>
    <w:semiHidden/>
    <w:rsid w:val="005B71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288">
      <w:bodyDiv w:val="1"/>
      <w:marLeft w:val="0"/>
      <w:marRight w:val="0"/>
      <w:marTop w:val="0"/>
      <w:marBottom w:val="0"/>
      <w:divBdr>
        <w:top w:val="none" w:sz="0" w:space="0" w:color="auto"/>
        <w:left w:val="none" w:sz="0" w:space="0" w:color="auto"/>
        <w:bottom w:val="none" w:sz="0" w:space="0" w:color="auto"/>
        <w:right w:val="none" w:sz="0" w:space="0" w:color="auto"/>
      </w:divBdr>
    </w:div>
    <w:div w:id="61754869">
      <w:bodyDiv w:val="1"/>
      <w:marLeft w:val="0"/>
      <w:marRight w:val="0"/>
      <w:marTop w:val="0"/>
      <w:marBottom w:val="0"/>
      <w:divBdr>
        <w:top w:val="none" w:sz="0" w:space="0" w:color="auto"/>
        <w:left w:val="none" w:sz="0" w:space="0" w:color="auto"/>
        <w:bottom w:val="none" w:sz="0" w:space="0" w:color="auto"/>
        <w:right w:val="none" w:sz="0" w:space="0" w:color="auto"/>
      </w:divBdr>
    </w:div>
    <w:div w:id="65274171">
      <w:bodyDiv w:val="1"/>
      <w:marLeft w:val="0"/>
      <w:marRight w:val="0"/>
      <w:marTop w:val="0"/>
      <w:marBottom w:val="0"/>
      <w:divBdr>
        <w:top w:val="none" w:sz="0" w:space="0" w:color="auto"/>
        <w:left w:val="none" w:sz="0" w:space="0" w:color="auto"/>
        <w:bottom w:val="none" w:sz="0" w:space="0" w:color="auto"/>
        <w:right w:val="none" w:sz="0" w:space="0" w:color="auto"/>
      </w:divBdr>
    </w:div>
    <w:div w:id="116720790">
      <w:bodyDiv w:val="1"/>
      <w:marLeft w:val="0"/>
      <w:marRight w:val="0"/>
      <w:marTop w:val="0"/>
      <w:marBottom w:val="0"/>
      <w:divBdr>
        <w:top w:val="none" w:sz="0" w:space="0" w:color="auto"/>
        <w:left w:val="none" w:sz="0" w:space="0" w:color="auto"/>
        <w:bottom w:val="none" w:sz="0" w:space="0" w:color="auto"/>
        <w:right w:val="none" w:sz="0" w:space="0" w:color="auto"/>
      </w:divBdr>
    </w:div>
    <w:div w:id="162016008">
      <w:bodyDiv w:val="1"/>
      <w:marLeft w:val="0"/>
      <w:marRight w:val="0"/>
      <w:marTop w:val="0"/>
      <w:marBottom w:val="0"/>
      <w:divBdr>
        <w:top w:val="none" w:sz="0" w:space="0" w:color="auto"/>
        <w:left w:val="none" w:sz="0" w:space="0" w:color="auto"/>
        <w:bottom w:val="none" w:sz="0" w:space="0" w:color="auto"/>
        <w:right w:val="none" w:sz="0" w:space="0" w:color="auto"/>
      </w:divBdr>
    </w:div>
    <w:div w:id="176700354">
      <w:bodyDiv w:val="1"/>
      <w:marLeft w:val="0"/>
      <w:marRight w:val="0"/>
      <w:marTop w:val="0"/>
      <w:marBottom w:val="0"/>
      <w:divBdr>
        <w:top w:val="none" w:sz="0" w:space="0" w:color="auto"/>
        <w:left w:val="none" w:sz="0" w:space="0" w:color="auto"/>
        <w:bottom w:val="none" w:sz="0" w:space="0" w:color="auto"/>
        <w:right w:val="none" w:sz="0" w:space="0" w:color="auto"/>
      </w:divBdr>
    </w:div>
    <w:div w:id="194079515">
      <w:bodyDiv w:val="1"/>
      <w:marLeft w:val="0"/>
      <w:marRight w:val="0"/>
      <w:marTop w:val="0"/>
      <w:marBottom w:val="0"/>
      <w:divBdr>
        <w:top w:val="none" w:sz="0" w:space="0" w:color="auto"/>
        <w:left w:val="none" w:sz="0" w:space="0" w:color="auto"/>
        <w:bottom w:val="none" w:sz="0" w:space="0" w:color="auto"/>
        <w:right w:val="none" w:sz="0" w:space="0" w:color="auto"/>
      </w:divBdr>
    </w:div>
    <w:div w:id="210461356">
      <w:bodyDiv w:val="1"/>
      <w:marLeft w:val="0"/>
      <w:marRight w:val="0"/>
      <w:marTop w:val="0"/>
      <w:marBottom w:val="0"/>
      <w:divBdr>
        <w:top w:val="none" w:sz="0" w:space="0" w:color="auto"/>
        <w:left w:val="none" w:sz="0" w:space="0" w:color="auto"/>
        <w:bottom w:val="none" w:sz="0" w:space="0" w:color="auto"/>
        <w:right w:val="none" w:sz="0" w:space="0" w:color="auto"/>
      </w:divBdr>
    </w:div>
    <w:div w:id="267667506">
      <w:bodyDiv w:val="1"/>
      <w:marLeft w:val="0"/>
      <w:marRight w:val="0"/>
      <w:marTop w:val="0"/>
      <w:marBottom w:val="0"/>
      <w:divBdr>
        <w:top w:val="none" w:sz="0" w:space="0" w:color="auto"/>
        <w:left w:val="none" w:sz="0" w:space="0" w:color="auto"/>
        <w:bottom w:val="none" w:sz="0" w:space="0" w:color="auto"/>
        <w:right w:val="none" w:sz="0" w:space="0" w:color="auto"/>
      </w:divBdr>
    </w:div>
    <w:div w:id="301665912">
      <w:bodyDiv w:val="1"/>
      <w:marLeft w:val="0"/>
      <w:marRight w:val="0"/>
      <w:marTop w:val="0"/>
      <w:marBottom w:val="0"/>
      <w:divBdr>
        <w:top w:val="none" w:sz="0" w:space="0" w:color="auto"/>
        <w:left w:val="none" w:sz="0" w:space="0" w:color="auto"/>
        <w:bottom w:val="none" w:sz="0" w:space="0" w:color="auto"/>
        <w:right w:val="none" w:sz="0" w:space="0" w:color="auto"/>
      </w:divBdr>
    </w:div>
    <w:div w:id="438598688">
      <w:bodyDiv w:val="1"/>
      <w:marLeft w:val="0"/>
      <w:marRight w:val="0"/>
      <w:marTop w:val="0"/>
      <w:marBottom w:val="0"/>
      <w:divBdr>
        <w:top w:val="none" w:sz="0" w:space="0" w:color="auto"/>
        <w:left w:val="none" w:sz="0" w:space="0" w:color="auto"/>
        <w:bottom w:val="none" w:sz="0" w:space="0" w:color="auto"/>
        <w:right w:val="none" w:sz="0" w:space="0" w:color="auto"/>
      </w:divBdr>
    </w:div>
    <w:div w:id="466627844">
      <w:bodyDiv w:val="1"/>
      <w:marLeft w:val="0"/>
      <w:marRight w:val="0"/>
      <w:marTop w:val="0"/>
      <w:marBottom w:val="0"/>
      <w:divBdr>
        <w:top w:val="none" w:sz="0" w:space="0" w:color="auto"/>
        <w:left w:val="none" w:sz="0" w:space="0" w:color="auto"/>
        <w:bottom w:val="none" w:sz="0" w:space="0" w:color="auto"/>
        <w:right w:val="none" w:sz="0" w:space="0" w:color="auto"/>
      </w:divBdr>
    </w:div>
    <w:div w:id="491528080">
      <w:bodyDiv w:val="1"/>
      <w:marLeft w:val="0"/>
      <w:marRight w:val="0"/>
      <w:marTop w:val="0"/>
      <w:marBottom w:val="0"/>
      <w:divBdr>
        <w:top w:val="none" w:sz="0" w:space="0" w:color="auto"/>
        <w:left w:val="none" w:sz="0" w:space="0" w:color="auto"/>
        <w:bottom w:val="none" w:sz="0" w:space="0" w:color="auto"/>
        <w:right w:val="none" w:sz="0" w:space="0" w:color="auto"/>
      </w:divBdr>
    </w:div>
    <w:div w:id="521473920">
      <w:bodyDiv w:val="1"/>
      <w:marLeft w:val="0"/>
      <w:marRight w:val="0"/>
      <w:marTop w:val="0"/>
      <w:marBottom w:val="0"/>
      <w:divBdr>
        <w:top w:val="none" w:sz="0" w:space="0" w:color="auto"/>
        <w:left w:val="none" w:sz="0" w:space="0" w:color="auto"/>
        <w:bottom w:val="none" w:sz="0" w:space="0" w:color="auto"/>
        <w:right w:val="none" w:sz="0" w:space="0" w:color="auto"/>
      </w:divBdr>
    </w:div>
    <w:div w:id="687684536">
      <w:bodyDiv w:val="1"/>
      <w:marLeft w:val="0"/>
      <w:marRight w:val="0"/>
      <w:marTop w:val="0"/>
      <w:marBottom w:val="0"/>
      <w:divBdr>
        <w:top w:val="none" w:sz="0" w:space="0" w:color="auto"/>
        <w:left w:val="none" w:sz="0" w:space="0" w:color="auto"/>
        <w:bottom w:val="none" w:sz="0" w:space="0" w:color="auto"/>
        <w:right w:val="none" w:sz="0" w:space="0" w:color="auto"/>
      </w:divBdr>
    </w:div>
    <w:div w:id="759789337">
      <w:bodyDiv w:val="1"/>
      <w:marLeft w:val="0"/>
      <w:marRight w:val="0"/>
      <w:marTop w:val="0"/>
      <w:marBottom w:val="0"/>
      <w:divBdr>
        <w:top w:val="none" w:sz="0" w:space="0" w:color="auto"/>
        <w:left w:val="none" w:sz="0" w:space="0" w:color="auto"/>
        <w:bottom w:val="none" w:sz="0" w:space="0" w:color="auto"/>
        <w:right w:val="none" w:sz="0" w:space="0" w:color="auto"/>
      </w:divBdr>
    </w:div>
    <w:div w:id="794982343">
      <w:bodyDiv w:val="1"/>
      <w:marLeft w:val="0"/>
      <w:marRight w:val="0"/>
      <w:marTop w:val="0"/>
      <w:marBottom w:val="0"/>
      <w:divBdr>
        <w:top w:val="none" w:sz="0" w:space="0" w:color="auto"/>
        <w:left w:val="none" w:sz="0" w:space="0" w:color="auto"/>
        <w:bottom w:val="none" w:sz="0" w:space="0" w:color="auto"/>
        <w:right w:val="none" w:sz="0" w:space="0" w:color="auto"/>
      </w:divBdr>
    </w:div>
    <w:div w:id="843393870">
      <w:bodyDiv w:val="1"/>
      <w:marLeft w:val="0"/>
      <w:marRight w:val="0"/>
      <w:marTop w:val="0"/>
      <w:marBottom w:val="0"/>
      <w:divBdr>
        <w:top w:val="none" w:sz="0" w:space="0" w:color="auto"/>
        <w:left w:val="none" w:sz="0" w:space="0" w:color="auto"/>
        <w:bottom w:val="none" w:sz="0" w:space="0" w:color="auto"/>
        <w:right w:val="none" w:sz="0" w:space="0" w:color="auto"/>
      </w:divBdr>
    </w:div>
    <w:div w:id="867568822">
      <w:bodyDiv w:val="1"/>
      <w:marLeft w:val="0"/>
      <w:marRight w:val="0"/>
      <w:marTop w:val="0"/>
      <w:marBottom w:val="0"/>
      <w:divBdr>
        <w:top w:val="none" w:sz="0" w:space="0" w:color="auto"/>
        <w:left w:val="none" w:sz="0" w:space="0" w:color="auto"/>
        <w:bottom w:val="none" w:sz="0" w:space="0" w:color="auto"/>
        <w:right w:val="none" w:sz="0" w:space="0" w:color="auto"/>
      </w:divBdr>
    </w:div>
    <w:div w:id="914127250">
      <w:bodyDiv w:val="1"/>
      <w:marLeft w:val="0"/>
      <w:marRight w:val="0"/>
      <w:marTop w:val="0"/>
      <w:marBottom w:val="0"/>
      <w:divBdr>
        <w:top w:val="none" w:sz="0" w:space="0" w:color="auto"/>
        <w:left w:val="none" w:sz="0" w:space="0" w:color="auto"/>
        <w:bottom w:val="none" w:sz="0" w:space="0" w:color="auto"/>
        <w:right w:val="none" w:sz="0" w:space="0" w:color="auto"/>
      </w:divBdr>
    </w:div>
    <w:div w:id="936057851">
      <w:bodyDiv w:val="1"/>
      <w:marLeft w:val="0"/>
      <w:marRight w:val="0"/>
      <w:marTop w:val="0"/>
      <w:marBottom w:val="0"/>
      <w:divBdr>
        <w:top w:val="none" w:sz="0" w:space="0" w:color="auto"/>
        <w:left w:val="none" w:sz="0" w:space="0" w:color="auto"/>
        <w:bottom w:val="none" w:sz="0" w:space="0" w:color="auto"/>
        <w:right w:val="none" w:sz="0" w:space="0" w:color="auto"/>
      </w:divBdr>
    </w:div>
    <w:div w:id="1154639894">
      <w:bodyDiv w:val="1"/>
      <w:marLeft w:val="0"/>
      <w:marRight w:val="0"/>
      <w:marTop w:val="0"/>
      <w:marBottom w:val="0"/>
      <w:divBdr>
        <w:top w:val="none" w:sz="0" w:space="0" w:color="auto"/>
        <w:left w:val="none" w:sz="0" w:space="0" w:color="auto"/>
        <w:bottom w:val="none" w:sz="0" w:space="0" w:color="auto"/>
        <w:right w:val="none" w:sz="0" w:space="0" w:color="auto"/>
      </w:divBdr>
    </w:div>
    <w:div w:id="1177228485">
      <w:bodyDiv w:val="1"/>
      <w:marLeft w:val="0"/>
      <w:marRight w:val="0"/>
      <w:marTop w:val="0"/>
      <w:marBottom w:val="0"/>
      <w:divBdr>
        <w:top w:val="none" w:sz="0" w:space="0" w:color="auto"/>
        <w:left w:val="none" w:sz="0" w:space="0" w:color="auto"/>
        <w:bottom w:val="none" w:sz="0" w:space="0" w:color="auto"/>
        <w:right w:val="none" w:sz="0" w:space="0" w:color="auto"/>
      </w:divBdr>
    </w:div>
    <w:div w:id="1229344840">
      <w:bodyDiv w:val="1"/>
      <w:marLeft w:val="0"/>
      <w:marRight w:val="0"/>
      <w:marTop w:val="0"/>
      <w:marBottom w:val="0"/>
      <w:divBdr>
        <w:top w:val="none" w:sz="0" w:space="0" w:color="auto"/>
        <w:left w:val="none" w:sz="0" w:space="0" w:color="auto"/>
        <w:bottom w:val="none" w:sz="0" w:space="0" w:color="auto"/>
        <w:right w:val="none" w:sz="0" w:space="0" w:color="auto"/>
      </w:divBdr>
    </w:div>
    <w:div w:id="1258372134">
      <w:bodyDiv w:val="1"/>
      <w:marLeft w:val="0"/>
      <w:marRight w:val="0"/>
      <w:marTop w:val="0"/>
      <w:marBottom w:val="0"/>
      <w:divBdr>
        <w:top w:val="none" w:sz="0" w:space="0" w:color="auto"/>
        <w:left w:val="none" w:sz="0" w:space="0" w:color="auto"/>
        <w:bottom w:val="none" w:sz="0" w:space="0" w:color="auto"/>
        <w:right w:val="none" w:sz="0" w:space="0" w:color="auto"/>
      </w:divBdr>
    </w:div>
    <w:div w:id="1425490496">
      <w:bodyDiv w:val="1"/>
      <w:marLeft w:val="0"/>
      <w:marRight w:val="0"/>
      <w:marTop w:val="0"/>
      <w:marBottom w:val="0"/>
      <w:divBdr>
        <w:top w:val="none" w:sz="0" w:space="0" w:color="auto"/>
        <w:left w:val="none" w:sz="0" w:space="0" w:color="auto"/>
        <w:bottom w:val="none" w:sz="0" w:space="0" w:color="auto"/>
        <w:right w:val="none" w:sz="0" w:space="0" w:color="auto"/>
      </w:divBdr>
    </w:div>
    <w:div w:id="1492217148">
      <w:bodyDiv w:val="1"/>
      <w:marLeft w:val="0"/>
      <w:marRight w:val="0"/>
      <w:marTop w:val="0"/>
      <w:marBottom w:val="0"/>
      <w:divBdr>
        <w:top w:val="none" w:sz="0" w:space="0" w:color="auto"/>
        <w:left w:val="none" w:sz="0" w:space="0" w:color="auto"/>
        <w:bottom w:val="none" w:sz="0" w:space="0" w:color="auto"/>
        <w:right w:val="none" w:sz="0" w:space="0" w:color="auto"/>
      </w:divBdr>
    </w:div>
    <w:div w:id="1527060594">
      <w:bodyDiv w:val="1"/>
      <w:marLeft w:val="0"/>
      <w:marRight w:val="0"/>
      <w:marTop w:val="0"/>
      <w:marBottom w:val="0"/>
      <w:divBdr>
        <w:top w:val="none" w:sz="0" w:space="0" w:color="auto"/>
        <w:left w:val="none" w:sz="0" w:space="0" w:color="auto"/>
        <w:bottom w:val="none" w:sz="0" w:space="0" w:color="auto"/>
        <w:right w:val="none" w:sz="0" w:space="0" w:color="auto"/>
      </w:divBdr>
    </w:div>
    <w:div w:id="1694529351">
      <w:bodyDiv w:val="1"/>
      <w:marLeft w:val="0"/>
      <w:marRight w:val="0"/>
      <w:marTop w:val="0"/>
      <w:marBottom w:val="0"/>
      <w:divBdr>
        <w:top w:val="none" w:sz="0" w:space="0" w:color="auto"/>
        <w:left w:val="none" w:sz="0" w:space="0" w:color="auto"/>
        <w:bottom w:val="none" w:sz="0" w:space="0" w:color="auto"/>
        <w:right w:val="none" w:sz="0" w:space="0" w:color="auto"/>
      </w:divBdr>
    </w:div>
    <w:div w:id="1774786602">
      <w:bodyDiv w:val="1"/>
      <w:marLeft w:val="0"/>
      <w:marRight w:val="0"/>
      <w:marTop w:val="0"/>
      <w:marBottom w:val="0"/>
      <w:divBdr>
        <w:top w:val="none" w:sz="0" w:space="0" w:color="auto"/>
        <w:left w:val="none" w:sz="0" w:space="0" w:color="auto"/>
        <w:bottom w:val="none" w:sz="0" w:space="0" w:color="auto"/>
        <w:right w:val="none" w:sz="0" w:space="0" w:color="auto"/>
      </w:divBdr>
    </w:div>
    <w:div w:id="1806504181">
      <w:bodyDiv w:val="1"/>
      <w:marLeft w:val="0"/>
      <w:marRight w:val="0"/>
      <w:marTop w:val="0"/>
      <w:marBottom w:val="0"/>
      <w:divBdr>
        <w:top w:val="none" w:sz="0" w:space="0" w:color="auto"/>
        <w:left w:val="none" w:sz="0" w:space="0" w:color="auto"/>
        <w:bottom w:val="none" w:sz="0" w:space="0" w:color="auto"/>
        <w:right w:val="none" w:sz="0" w:space="0" w:color="auto"/>
      </w:divBdr>
    </w:div>
    <w:div w:id="2081169705">
      <w:bodyDiv w:val="1"/>
      <w:marLeft w:val="0"/>
      <w:marRight w:val="0"/>
      <w:marTop w:val="0"/>
      <w:marBottom w:val="0"/>
      <w:divBdr>
        <w:top w:val="none" w:sz="0" w:space="0" w:color="auto"/>
        <w:left w:val="none" w:sz="0" w:space="0" w:color="auto"/>
        <w:bottom w:val="none" w:sz="0" w:space="0" w:color="auto"/>
        <w:right w:val="none" w:sz="0" w:space="0" w:color="auto"/>
      </w:divBdr>
    </w:div>
    <w:div w:id="21153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comments" Target="comments.xml"/><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ireframepro.mockflow.com/editor.jsp?editor=on&amp;bgcolor=white&amp;perm=Create&amp;ptitle=Test&amp;category=form&amp;projectid=M2842c70ddeae32ebe7ec3bebea90bc331585569701819&amp;publicid=45c69ca06e1a4a2292e66f6ba5efac72"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6/09/relationships/commentsIds" Target="commentsIds.xm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1/relationships/commentsExtended" Target="commentsExtended.xml"/><Relationship Id="rId48" Type="http://schemas.openxmlformats.org/officeDocument/2006/relationships/image" Target="media/image36.png"/><Relationship Id="rId8" Type="http://schemas.openxmlformats.org/officeDocument/2006/relationships/endnotes" Target="endnotes.xml"/><Relationship Id="rId51"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6A32CE26AC46AAB2C2662CDDC0FBBE"/>
        <w:category>
          <w:name w:val="General"/>
          <w:gallery w:val="placeholder"/>
        </w:category>
        <w:types>
          <w:type w:val="bbPlcHdr"/>
        </w:types>
        <w:behaviors>
          <w:behavior w:val="content"/>
        </w:behaviors>
        <w:guid w:val="{88343CC1-7EEC-4BFD-8E48-75C3F7E8A711}"/>
      </w:docPartPr>
      <w:docPartBody>
        <w:p w:rsidR="00462202" w:rsidRDefault="00491839">
          <w:r w:rsidRPr="008834D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39"/>
    <w:rsid w:val="0003753C"/>
    <w:rsid w:val="000B0B80"/>
    <w:rsid w:val="001431C6"/>
    <w:rsid w:val="00351D8E"/>
    <w:rsid w:val="00462202"/>
    <w:rsid w:val="00491839"/>
    <w:rsid w:val="004C38AB"/>
    <w:rsid w:val="00546ECD"/>
    <w:rsid w:val="00564C3F"/>
    <w:rsid w:val="00884ADB"/>
    <w:rsid w:val="00965C7B"/>
    <w:rsid w:val="00B063F0"/>
    <w:rsid w:val="00C15EE6"/>
    <w:rsid w:val="00CE00B6"/>
    <w:rsid w:val="00D47CB7"/>
    <w:rsid w:val="00E63B40"/>
    <w:rsid w:val="00E81239"/>
    <w:rsid w:val="00F153F9"/>
    <w:rsid w:val="00F9173A"/>
    <w:rsid w:val="00FA3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83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1AF258-DA0F-4D9C-BA1A-DB51FDD33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44</Pages>
  <Words>4417</Words>
  <Characters>25180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Yadav</dc:creator>
  <cp:keywords/>
  <dc:description/>
  <cp:lastModifiedBy>nyadav.idmworks@outlook.com</cp:lastModifiedBy>
  <cp:revision>203</cp:revision>
  <dcterms:created xsi:type="dcterms:W3CDTF">2020-05-07T06:13:00Z</dcterms:created>
  <dcterms:modified xsi:type="dcterms:W3CDTF">2020-05-11T08:05:00Z</dcterms:modified>
</cp:coreProperties>
</file>