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67FCD" w14:textId="036C8CC1" w:rsidR="00F735C5" w:rsidRPr="00DB2824" w:rsidRDefault="00F735C5" w:rsidP="00DB2824">
      <w:pPr>
        <w:rPr>
          <w:lang w:val="en-IN"/>
        </w:rPr>
      </w:pPr>
      <w:r w:rsidRPr="00DB2824">
        <w:rPr>
          <w:lang w:val="en-IN"/>
        </w:rPr>
        <w:t>Last Updated: 04May2020</w:t>
      </w:r>
    </w:p>
    <w:p w14:paraId="18C3DA5C" w14:textId="7EAE5187" w:rsidR="00F735C5" w:rsidRPr="00DB2824" w:rsidRDefault="00D6548C" w:rsidP="00DB2824">
      <w:pPr>
        <w:rPr>
          <w:lang w:val="en-IN"/>
        </w:rPr>
      </w:pPr>
      <w:r>
        <w:rPr>
          <w:lang w:val="en-IN"/>
        </w:rPr>
        <w:t>What is updated: API</w:t>
      </w:r>
    </w:p>
    <w:p w14:paraId="5B89EF25" w14:textId="77777777" w:rsidR="00F735C5" w:rsidRDefault="00F735C5" w:rsidP="00810D66">
      <w:pPr>
        <w:pStyle w:val="Heading1"/>
        <w:jc w:val="center"/>
        <w:rPr>
          <w:sz w:val="44"/>
          <w:szCs w:val="44"/>
          <w:u w:val="single"/>
          <w:lang w:val="en-IN"/>
        </w:rPr>
      </w:pPr>
    </w:p>
    <w:p w14:paraId="5F43C6EF" w14:textId="6AA1C831"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lastRenderedPageBreak/>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lastRenderedPageBreak/>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3DC31BF1" w14:textId="57FB8DE9" w:rsidR="00CA38D9" w:rsidRDefault="00B24059" w:rsidP="00CA38D9">
            <w:pPr>
              <w:rPr>
                <w:ins w:id="0" w:author="nyadav.idmworks@outlook.com" w:date="2020-05-31T21:10:00Z"/>
                <w:lang w:val="en-IN"/>
              </w:rPr>
            </w:pPr>
            <w:r>
              <w:rPr>
                <w:lang w:val="en-IN"/>
              </w:rPr>
              <w:t>Name</w:t>
            </w:r>
            <w:ins w:id="1" w:author="nyadav.idmworks@outlook.com" w:date="2020-05-31T21:10:00Z">
              <w:r w:rsidR="00CA38D9">
                <w:rPr>
                  <w:lang w:val="en-IN"/>
                </w:rPr>
                <w:t xml:space="preserve"> </w:t>
              </w:r>
            </w:ins>
            <w:del w:id="2" w:author="nyadav.idmworks@outlook.com" w:date="2020-05-31T21:10:00Z">
              <w:r w:rsidDel="00CA38D9">
                <w:rPr>
                  <w:lang w:val="en-IN"/>
                </w:rPr>
                <w:delText>*</w:delText>
              </w:r>
            </w:del>
            <w:ins w:id="3" w:author="nyadav.idmworks@outlook.com" w:date="2020-05-31T21:10:00Z">
              <w:r w:rsidR="00CA38D9">
                <w:rPr>
                  <w:lang w:val="en-IN"/>
                </w:rPr>
                <w:t xml:space="preserve"> or Firm</w:t>
              </w:r>
            </w:ins>
            <w:ins w:id="4" w:author="nyadav.idmworks@outlook.com" w:date="2020-05-31T21:11:00Z">
              <w:r w:rsidR="004745D0">
                <w:rPr>
                  <w:lang w:val="en-IN"/>
                </w:rPr>
                <w:t xml:space="preserve"> *</w:t>
              </w:r>
            </w:ins>
          </w:p>
          <w:p w14:paraId="278046B6" w14:textId="23745A7B" w:rsidR="00CA38D9" w:rsidRDefault="00CA38D9" w:rsidP="00CA38D9">
            <w:pPr>
              <w:rPr>
                <w:lang w:val="en-IN"/>
              </w:rPr>
            </w:pPr>
            <w:ins w:id="5" w:author="nyadav.idmworks@outlook.com" w:date="2020-05-31T21:10:00Z">
              <w:r>
                <w:rPr>
                  <w:lang w:val="en-IN"/>
                </w:rPr>
                <w:t>(Any one of them is required)</w:t>
              </w:r>
            </w:ins>
          </w:p>
        </w:tc>
        <w:tc>
          <w:tcPr>
            <w:tcW w:w="3005" w:type="dxa"/>
          </w:tcPr>
          <w:p w14:paraId="15B65EDE" w14:textId="77777777" w:rsidR="00B24059" w:rsidRDefault="00B24059" w:rsidP="009836D5">
            <w:pPr>
              <w:rPr>
                <w:ins w:id="6" w:author="nyadav.idmworks@outlook.com" w:date="2020-05-31T21:10:00Z"/>
                <w:lang w:val="en-IN"/>
              </w:rPr>
            </w:pPr>
            <w:r>
              <w:rPr>
                <w:lang w:val="en-IN"/>
              </w:rPr>
              <w:t>Not Empty – atleast 2 characters</w:t>
            </w:r>
          </w:p>
          <w:p w14:paraId="1ED1674F" w14:textId="77777777" w:rsidR="00CA38D9" w:rsidRDefault="00CA38D9" w:rsidP="009836D5">
            <w:pPr>
              <w:rPr>
                <w:ins w:id="7" w:author="nyadav.idmworks@outlook.com" w:date="2020-05-31T21:10:00Z"/>
                <w:lang w:val="en-IN"/>
              </w:rPr>
            </w:pPr>
          </w:p>
          <w:p w14:paraId="7F25705B" w14:textId="10621BCE" w:rsidR="00CA38D9" w:rsidRDefault="00CA38D9" w:rsidP="009836D5">
            <w:pPr>
              <w:rPr>
                <w:lang w:val="en-IN"/>
              </w:rPr>
            </w:pP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16584DAF" w:rsidR="00B24059" w:rsidRPr="00C92A10" w:rsidRDefault="00B24059" w:rsidP="009836D5">
            <w:pPr>
              <w:rPr>
                <w:noProof/>
              </w:rPr>
            </w:pPr>
            <w:r>
              <w:rPr>
                <w:noProof/>
              </w:rPr>
              <w:t xml:space="preserve">GST Number </w:t>
            </w:r>
            <w:ins w:id="8" w:author="nyadav.idmworks@outlook.com" w:date="2020-05-31T21:10:00Z">
              <w:r w:rsidR="00F30333">
                <w:rPr>
                  <w:noProof/>
                </w:rPr>
                <w:t xml:space="preserve"> (If entered)</w:t>
              </w:r>
            </w:ins>
            <w:r>
              <w:rPr>
                <w:noProof/>
              </w:rPr>
              <w:t xml:space="preserve">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3BBF64D1" w:rsidR="00B24059" w:rsidRDefault="00B24059" w:rsidP="009836D5">
            <w:pPr>
              <w:rPr>
                <w:noProof/>
              </w:rPr>
            </w:pPr>
            <w:r>
              <w:rPr>
                <w:noProof/>
              </w:rPr>
              <w:t>Mobile2</w:t>
            </w:r>
            <w:ins w:id="9" w:author="nyadav.idmworks@outlook.com" w:date="2020-05-31T21:11:00Z">
              <w:r w:rsidR="00F30333">
                <w:rPr>
                  <w:noProof/>
                </w:rPr>
                <w:t xml:space="preserve"> </w:t>
              </w:r>
            </w:ins>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3AF51B9B" w:rsidR="00365171" w:rsidRDefault="00365171" w:rsidP="00442E97">
      <w:pPr>
        <w:rPr>
          <w:noProof/>
        </w:rPr>
      </w:pPr>
    </w:p>
    <w:p w14:paraId="6830CD7E" w14:textId="33483FDA" w:rsidR="00DC5C6B" w:rsidRDefault="00DC5C6B" w:rsidP="00442E97">
      <w:pPr>
        <w:rPr>
          <w:noProof/>
        </w:rPr>
      </w:pPr>
    </w:p>
    <w:p w14:paraId="75C6694E" w14:textId="57C2D0BE" w:rsidR="00DC5C6B" w:rsidRDefault="00DC5C6B" w:rsidP="00442E97">
      <w:pPr>
        <w:rPr>
          <w:noProof/>
        </w:rPr>
      </w:pPr>
    </w:p>
    <w:tbl>
      <w:tblPr>
        <w:tblStyle w:val="TableGrid"/>
        <w:tblW w:w="0" w:type="auto"/>
        <w:tblLook w:val="04A0" w:firstRow="1" w:lastRow="0" w:firstColumn="1" w:lastColumn="0" w:noHBand="0" w:noVBand="1"/>
      </w:tblPr>
      <w:tblGrid>
        <w:gridCol w:w="2899"/>
        <w:gridCol w:w="2899"/>
        <w:gridCol w:w="3218"/>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Pr="00CB71D8" w:rsidRDefault="00365171" w:rsidP="009836D5">
            <w:pPr>
              <w:rPr>
                <w:color w:val="FF0000"/>
                <w:lang w:val="en-IN"/>
              </w:rPr>
            </w:pPr>
            <w:r w:rsidRPr="00CB71D8">
              <w:rPr>
                <w:color w:val="FF0000"/>
                <w:lang w:val="en-IN"/>
              </w:rPr>
              <w:t xml:space="preserve">City/Village </w:t>
            </w:r>
          </w:p>
          <w:p w14:paraId="470BBE87" w14:textId="77777777" w:rsidR="00F73689" w:rsidRPr="00CB71D8" w:rsidRDefault="00F73689" w:rsidP="009836D5">
            <w:pPr>
              <w:rPr>
                <w:color w:val="FF0000"/>
                <w:lang w:val="en-IN"/>
              </w:rPr>
            </w:pPr>
          </w:p>
          <w:p w14:paraId="02742E98" w14:textId="71688E70" w:rsidR="00F73689" w:rsidRPr="00CB71D8" w:rsidRDefault="00F73689" w:rsidP="009836D5">
            <w:pPr>
              <w:rPr>
                <w:color w:val="FF0000"/>
                <w:lang w:val="en-IN"/>
              </w:rPr>
            </w:pPr>
            <w:r w:rsidRPr="00CB71D8">
              <w:rPr>
                <w:color w:val="FF0000"/>
                <w:lang w:val="en-IN"/>
              </w:rPr>
              <w:t xml:space="preserve">Type </w:t>
            </w:r>
            <w:r w:rsidR="008F0D1B" w:rsidRPr="00CB71D8">
              <w:rPr>
                <w:color w:val="FF0000"/>
                <w:lang w:val="en-IN"/>
              </w:rPr>
              <w:t>2</w:t>
            </w:r>
            <w:r w:rsidRPr="00CB71D8">
              <w:rPr>
                <w:color w:val="FF0000"/>
                <w:lang w:val="en-IN"/>
              </w:rPr>
              <w:t xml:space="preserve"> character – auto search</w:t>
            </w:r>
          </w:p>
        </w:tc>
        <w:tc>
          <w:tcPr>
            <w:tcW w:w="3005" w:type="dxa"/>
          </w:tcPr>
          <w:p w14:paraId="3E2C3FAE" w14:textId="0A342248" w:rsidR="00365171" w:rsidRPr="00CB71D8" w:rsidRDefault="005D0D21" w:rsidP="009836D5">
            <w:pPr>
              <w:rPr>
                <w:color w:val="FF0000"/>
                <w:lang w:val="en-IN"/>
              </w:rPr>
            </w:pPr>
            <w:r w:rsidRPr="00CB71D8">
              <w:rPr>
                <w:color w:val="FF0000"/>
                <w:lang w:val="en-IN"/>
              </w:rPr>
              <w:t>Search City/Village from the list</w:t>
            </w:r>
          </w:p>
        </w:tc>
        <w:tc>
          <w:tcPr>
            <w:tcW w:w="3006" w:type="dxa"/>
          </w:tcPr>
          <w:p w14:paraId="4293D479" w14:textId="3B49D865" w:rsidR="00365171"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_Ref39957133 \h </w:instrText>
            </w:r>
            <w:r w:rsidRPr="00CB71D8">
              <w:rPr>
                <w:color w:val="FF0000"/>
                <w:lang w:val="en-IN"/>
              </w:rPr>
            </w:r>
            <w:r w:rsidRPr="00CB71D8">
              <w:rPr>
                <w:color w:val="FF0000"/>
                <w:lang w:val="en-IN"/>
              </w:rPr>
              <w:fldChar w:fldCharType="separate"/>
            </w:r>
            <w:ins w:id="10" w:author="nyadav.idmworks@outlook.com" w:date="2020-05-20T12:33:00Z">
              <w:r w:rsidR="00CB71D8" w:rsidRPr="00DB2824">
                <w:rPr>
                  <w:lang w:val="en-IN"/>
                </w:rPr>
                <w:t>/</w:t>
              </w:r>
              <w:r w:rsidR="00CB71D8">
                <w:rPr>
                  <w:lang w:val="en-IN"/>
                </w:rPr>
                <w:t>uilist</w:t>
              </w:r>
              <w:r w:rsidR="00CB71D8" w:rsidRPr="00DB2824">
                <w:rPr>
                  <w:lang w:val="en-IN"/>
                </w:rPr>
                <w:t>/</w:t>
              </w:r>
              <w:r w:rsidR="00CB71D8" w:rsidRPr="00CB71D8">
                <w:rPr>
                  <w:rFonts w:asciiTheme="majorHAnsi" w:eastAsiaTheme="majorEastAsia" w:hAnsiTheme="majorHAnsi" w:cstheme="majorBidi"/>
                  <w:color w:val="2F5496" w:themeColor="accent1" w:themeShade="BF"/>
                  <w:sz w:val="26"/>
                  <w:szCs w:val="26"/>
                  <w:lang w:val="en-IN"/>
                </w:rPr>
                <w:t>getCities</w:t>
              </w:r>
            </w:ins>
            <w:del w:id="11" w:author="nyadav.idmworks@outlook.com" w:date="2020-05-20T12:33:00Z">
              <w:r w:rsidR="00CB71D8" w:rsidRPr="00DB2824" w:rsidDel="00CB71D8">
                <w:rPr>
                  <w:lang w:val="en-IN"/>
                </w:rPr>
                <w:delText>/</w:delText>
              </w:r>
              <w:r w:rsidR="00CB71D8" w:rsidDel="00CB71D8">
                <w:rPr>
                  <w:lang w:val="en-IN"/>
                </w:rPr>
                <w:delText>uilist</w:delText>
              </w:r>
              <w:r w:rsidR="00CB71D8" w:rsidRPr="00DB2824"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getCities</w:delText>
              </w:r>
            </w:del>
            <w:r w:rsidRPr="00CB71D8">
              <w:rPr>
                <w:color w:val="FF0000"/>
                <w:lang w:val="en-IN"/>
              </w:rPr>
              <w:fldChar w:fldCharType="end"/>
            </w:r>
          </w:p>
        </w:tc>
      </w:tr>
      <w:tr w:rsidR="00A11816" w14:paraId="0AF100E3" w14:textId="77777777" w:rsidTr="009836D5">
        <w:tc>
          <w:tcPr>
            <w:tcW w:w="3005" w:type="dxa"/>
          </w:tcPr>
          <w:p w14:paraId="77BEDF57" w14:textId="7875F872" w:rsidR="00A11816" w:rsidRPr="00DB2824" w:rsidRDefault="00A11816" w:rsidP="009836D5">
            <w:pPr>
              <w:rPr>
                <w:color w:val="FF0000"/>
                <w:lang w:val="en-IN"/>
              </w:rPr>
            </w:pPr>
            <w:r w:rsidRPr="00DB2824">
              <w:rPr>
                <w:color w:val="FF0000"/>
                <w:lang w:val="en-IN"/>
              </w:rPr>
              <w:t>Save</w:t>
            </w:r>
          </w:p>
        </w:tc>
        <w:tc>
          <w:tcPr>
            <w:tcW w:w="3005" w:type="dxa"/>
          </w:tcPr>
          <w:p w14:paraId="708AFEA5" w14:textId="233AD280" w:rsidR="00A11816" w:rsidRPr="00DB2824" w:rsidRDefault="00A11816" w:rsidP="009836D5">
            <w:pPr>
              <w:rPr>
                <w:color w:val="FF0000"/>
                <w:lang w:val="en-IN"/>
              </w:rPr>
            </w:pPr>
            <w:r w:rsidRPr="00DB2824">
              <w:rPr>
                <w:color w:val="FF0000"/>
                <w:lang w:val="en-IN"/>
              </w:rPr>
              <w:t>Create Customer</w:t>
            </w:r>
          </w:p>
        </w:tc>
        <w:tc>
          <w:tcPr>
            <w:tcW w:w="3006" w:type="dxa"/>
          </w:tcPr>
          <w:p w14:paraId="1F57EB77" w14:textId="30010725" w:rsidR="00A11816" w:rsidRPr="00DB2824" w:rsidRDefault="000C5244" w:rsidP="009836D5">
            <w:pPr>
              <w:rPr>
                <w:color w:val="FF0000"/>
                <w:lang w:val="en-IN"/>
              </w:rPr>
            </w:pPr>
            <w:r w:rsidRPr="00DB2824">
              <w:rPr>
                <w:color w:val="FF0000"/>
                <w:lang w:val="en-IN"/>
              </w:rPr>
              <w:fldChar w:fldCharType="begin"/>
            </w:r>
            <w:r w:rsidRPr="00DB2824">
              <w:rPr>
                <w:color w:val="FF0000"/>
                <w:lang w:val="en-IN"/>
              </w:rPr>
              <w:instrText xml:space="preserve"> REF _Ref39505862 \h </w:instrText>
            </w:r>
            <w:r w:rsidRPr="00DB2824">
              <w:rPr>
                <w:color w:val="FF0000"/>
                <w:lang w:val="en-IN"/>
              </w:rPr>
            </w:r>
            <w:r w:rsidRPr="00DB2824">
              <w:rPr>
                <w:color w:val="FF0000"/>
                <w:lang w:val="en-IN"/>
              </w:rPr>
              <w:fldChar w:fldCharType="separate"/>
            </w:r>
            <w:r w:rsidR="00CB71D8" w:rsidRPr="00620C3E">
              <w:rPr>
                <w:lang w:val="en-IN"/>
              </w:rPr>
              <w:t>/customer/create</w:t>
            </w:r>
            <w:r w:rsidRPr="00DB2824">
              <w:rPr>
                <w:color w:val="FF0000"/>
                <w:lang w:val="en-IN"/>
              </w:rPr>
              <w:fldChar w:fldCharType="end"/>
            </w:r>
          </w:p>
        </w:tc>
      </w:tr>
      <w:tr w:rsidR="00660CDA" w14:paraId="1F0C8DA3" w14:textId="77777777" w:rsidTr="009836D5">
        <w:tc>
          <w:tcPr>
            <w:tcW w:w="3005" w:type="dxa"/>
          </w:tcPr>
          <w:p w14:paraId="18419252" w14:textId="78360A63" w:rsidR="00660CDA" w:rsidRPr="00CB71D8" w:rsidRDefault="00660CDA" w:rsidP="009836D5">
            <w:pPr>
              <w:rPr>
                <w:color w:val="FF0000"/>
                <w:lang w:val="en-IN"/>
              </w:rPr>
            </w:pPr>
            <w:r w:rsidRPr="00CB71D8">
              <w:rPr>
                <w:color w:val="FF0000"/>
                <w:lang w:val="en-IN"/>
              </w:rPr>
              <w:t>Add City</w:t>
            </w:r>
          </w:p>
        </w:tc>
        <w:tc>
          <w:tcPr>
            <w:tcW w:w="3005" w:type="dxa"/>
          </w:tcPr>
          <w:p w14:paraId="26971B92" w14:textId="59CBD899" w:rsidR="00660CDA" w:rsidRPr="00CB71D8" w:rsidRDefault="009E1439" w:rsidP="009836D5">
            <w:pPr>
              <w:rPr>
                <w:color w:val="FF0000"/>
                <w:lang w:val="en-IN"/>
              </w:rPr>
            </w:pPr>
            <w:r w:rsidRPr="00CB71D8">
              <w:rPr>
                <w:color w:val="FF0000"/>
                <w:lang w:val="en-IN"/>
              </w:rPr>
              <w:t>Open popup to add city</w:t>
            </w:r>
          </w:p>
        </w:tc>
        <w:tc>
          <w:tcPr>
            <w:tcW w:w="3006" w:type="dxa"/>
          </w:tcPr>
          <w:p w14:paraId="0E098A55" w14:textId="196FFE41" w:rsidR="00660CDA"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_Ref39957140 \h </w:instrText>
            </w:r>
            <w:r w:rsidRPr="00CB71D8">
              <w:rPr>
                <w:color w:val="FF0000"/>
                <w:lang w:val="en-IN"/>
              </w:rPr>
            </w:r>
            <w:r w:rsidRPr="00CB71D8">
              <w:rPr>
                <w:color w:val="FF0000"/>
                <w:lang w:val="en-IN"/>
              </w:rPr>
              <w:fldChar w:fldCharType="separate"/>
            </w:r>
            <w:ins w:id="12" w:author="nyadav.idmworks@outlook.com" w:date="2020-05-20T12:33:00Z">
              <w:r w:rsidR="00CB71D8" w:rsidRPr="00DB2824">
                <w:rPr>
                  <w:lang w:val="en-IN"/>
                </w:rPr>
                <w:t>/</w:t>
              </w:r>
              <w:r w:rsidR="00CB71D8">
                <w:rPr>
                  <w:lang w:val="en-IN"/>
                </w:rPr>
                <w:t>uilist</w:t>
              </w:r>
              <w:r w:rsidR="00CB71D8" w:rsidRPr="00DB2824">
                <w:rPr>
                  <w:lang w:val="en-IN"/>
                </w:rPr>
                <w:t>/</w:t>
              </w:r>
              <w:r w:rsidR="00CB71D8" w:rsidRPr="00CB71D8">
                <w:rPr>
                  <w:rFonts w:asciiTheme="majorHAnsi" w:hAnsiTheme="majorHAnsi"/>
                  <w:color w:val="2F5496" w:themeColor="accent1" w:themeShade="BF"/>
                  <w:lang w:val="en-IN"/>
                </w:rPr>
                <w:t>createCity</w:t>
              </w:r>
            </w:ins>
            <w:del w:id="13" w:author="nyadav.idmworks@outlook.com" w:date="2020-05-20T12:33:00Z">
              <w:r w:rsidR="00CB71D8" w:rsidRPr="00DB2824" w:rsidDel="00CB71D8">
                <w:rPr>
                  <w:lang w:val="en-IN"/>
                </w:rPr>
                <w:delText>/</w:delText>
              </w:r>
              <w:r w:rsidR="00CB71D8" w:rsidDel="00CB71D8">
                <w:rPr>
                  <w:lang w:val="en-IN"/>
                </w:rPr>
                <w:delText>uilist</w:delText>
              </w:r>
              <w:r w:rsidR="00CB71D8" w:rsidRPr="00DB2824" w:rsidDel="00CB71D8">
                <w:rPr>
                  <w:lang w:val="en-IN"/>
                </w:rPr>
                <w:delText>/</w:delText>
              </w:r>
              <w:r w:rsidR="00CB71D8" w:rsidRPr="00CB71D8" w:rsidDel="00CB71D8">
                <w:rPr>
                  <w:rFonts w:asciiTheme="majorHAnsi" w:hAnsiTheme="majorHAnsi"/>
                  <w:color w:val="2F5496" w:themeColor="accent1" w:themeShade="BF"/>
                  <w:lang w:val="en-IN"/>
                </w:rPr>
                <w:delText>createCity</w:delText>
              </w:r>
            </w:del>
            <w:r w:rsidRPr="00CB71D8">
              <w:rPr>
                <w:color w:val="FF0000"/>
                <w:lang w:val="en-IN"/>
              </w:rPr>
              <w:fldChar w:fldCharType="end"/>
            </w:r>
          </w:p>
        </w:tc>
      </w:tr>
      <w:tr w:rsidR="0086302E" w14:paraId="033475EE" w14:textId="77777777" w:rsidTr="009836D5">
        <w:tc>
          <w:tcPr>
            <w:tcW w:w="3005" w:type="dxa"/>
          </w:tcPr>
          <w:p w14:paraId="5AFA1FFA" w14:textId="63FDDEED" w:rsidR="0086302E" w:rsidRPr="008E1389" w:rsidRDefault="0086302E" w:rsidP="009836D5">
            <w:pPr>
              <w:rPr>
                <w:color w:val="FF0000"/>
                <w:lang w:val="en-IN"/>
              </w:rPr>
            </w:pPr>
            <w:r>
              <w:rPr>
                <w:color w:val="FF0000"/>
                <w:lang w:val="en-IN"/>
              </w:rPr>
              <w:t xml:space="preserve">State </w:t>
            </w:r>
          </w:p>
        </w:tc>
        <w:tc>
          <w:tcPr>
            <w:tcW w:w="3005" w:type="dxa"/>
          </w:tcPr>
          <w:p w14:paraId="48A994C8" w14:textId="381A6298" w:rsidR="0086302E" w:rsidRPr="008E1389" w:rsidRDefault="0086302E" w:rsidP="009836D5">
            <w:pPr>
              <w:rPr>
                <w:color w:val="FF0000"/>
                <w:lang w:val="en-IN"/>
              </w:rPr>
            </w:pPr>
            <w:r>
              <w:rPr>
                <w:color w:val="FF0000"/>
                <w:lang w:val="en-IN"/>
              </w:rPr>
              <w:t>Show UI level list of states</w:t>
            </w:r>
          </w:p>
        </w:tc>
        <w:tc>
          <w:tcPr>
            <w:tcW w:w="3006" w:type="dxa"/>
          </w:tcPr>
          <w:p w14:paraId="2CBDAA21" w14:textId="43F535C9" w:rsidR="0086302E" w:rsidRPr="008E1389" w:rsidRDefault="00BE15B9" w:rsidP="009836D5">
            <w:pPr>
              <w:rPr>
                <w:color w:val="FF0000"/>
                <w:lang w:val="en-IN"/>
              </w:rPr>
            </w:pPr>
            <w:r>
              <w:rPr>
                <w:color w:val="FF0000"/>
                <w:lang w:val="en-IN"/>
              </w:rPr>
              <w:t>No need to call server for this</w:t>
            </w:r>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1301"/>
        <w:gridCol w:w="1798"/>
        <w:gridCol w:w="5917"/>
      </w:tblGrid>
      <w:tr w:rsidR="005F4E36" w14:paraId="19CEDC16" w14:textId="77777777" w:rsidTr="005D7048">
        <w:tc>
          <w:tcPr>
            <w:tcW w:w="3005" w:type="dxa"/>
          </w:tcPr>
          <w:p w14:paraId="7BC4287A" w14:textId="77777777" w:rsidR="005F4E36" w:rsidRPr="00021D7B" w:rsidRDefault="005F4E36" w:rsidP="005D7048">
            <w:pPr>
              <w:rPr>
                <w:b/>
                <w:bCs/>
                <w:lang w:val="en-IN"/>
              </w:rPr>
            </w:pPr>
            <w:r w:rsidRPr="00021D7B">
              <w:rPr>
                <w:b/>
                <w:bCs/>
                <w:lang w:val="en-IN"/>
              </w:rPr>
              <w:t>On Action</w:t>
            </w:r>
          </w:p>
        </w:tc>
        <w:tc>
          <w:tcPr>
            <w:tcW w:w="3005" w:type="dxa"/>
          </w:tcPr>
          <w:p w14:paraId="2F51D5EB" w14:textId="77777777" w:rsidR="005F4E36" w:rsidRPr="00021D7B" w:rsidRDefault="005F4E36" w:rsidP="005D7048">
            <w:pPr>
              <w:rPr>
                <w:b/>
                <w:bCs/>
                <w:lang w:val="en-IN"/>
              </w:rPr>
            </w:pPr>
            <w:r w:rsidRPr="00021D7B">
              <w:rPr>
                <w:b/>
                <w:bCs/>
                <w:lang w:val="en-IN"/>
              </w:rPr>
              <w:t>What to do</w:t>
            </w:r>
          </w:p>
        </w:tc>
        <w:tc>
          <w:tcPr>
            <w:tcW w:w="3006" w:type="dxa"/>
          </w:tcPr>
          <w:p w14:paraId="71886D1D" w14:textId="77777777" w:rsidR="005F4E36" w:rsidRPr="00021D7B" w:rsidRDefault="005F4E36" w:rsidP="005D7048">
            <w:pPr>
              <w:rPr>
                <w:b/>
                <w:bCs/>
                <w:lang w:val="en-IN"/>
              </w:rPr>
            </w:pPr>
            <w:r w:rsidRPr="00021D7B">
              <w:rPr>
                <w:b/>
                <w:bCs/>
                <w:lang w:val="en-IN"/>
              </w:rPr>
              <w:t>API to use</w:t>
            </w:r>
          </w:p>
        </w:tc>
      </w:tr>
      <w:tr w:rsidR="005F4E36" w14:paraId="154936C5" w14:textId="77777777" w:rsidTr="005D7048">
        <w:tc>
          <w:tcPr>
            <w:tcW w:w="3005" w:type="dxa"/>
          </w:tcPr>
          <w:p w14:paraId="4240E579" w14:textId="7A077303" w:rsidR="005F4E36" w:rsidRDefault="00FD29E5" w:rsidP="005D7048">
            <w:pPr>
              <w:rPr>
                <w:lang w:val="en-IN"/>
              </w:rPr>
            </w:pPr>
            <w:r>
              <w:rPr>
                <w:lang w:val="en-IN"/>
              </w:rPr>
              <w:t>Auto Search (FirmName, Name, City)</w:t>
            </w:r>
          </w:p>
        </w:tc>
        <w:tc>
          <w:tcPr>
            <w:tcW w:w="3005" w:type="dxa"/>
          </w:tcPr>
          <w:p w14:paraId="4EB033D7" w14:textId="549EDAAB" w:rsidR="005F4E36" w:rsidRDefault="00FD29E5" w:rsidP="005D7048">
            <w:pPr>
              <w:rPr>
                <w:lang w:val="en-IN"/>
              </w:rPr>
            </w:pPr>
            <w:r>
              <w:rPr>
                <w:lang w:val="en-IN"/>
              </w:rPr>
              <w:t>Auto type the available things</w:t>
            </w:r>
          </w:p>
        </w:tc>
        <w:tc>
          <w:tcPr>
            <w:tcW w:w="3006" w:type="dxa"/>
          </w:tcPr>
          <w:p w14:paraId="58C193A0" w14:textId="77777777" w:rsidR="005F4E36" w:rsidRDefault="005F4E36" w:rsidP="005D7048">
            <w:pPr>
              <w:rPr>
                <w:lang w:val="en-IN"/>
              </w:rPr>
            </w:pPr>
          </w:p>
        </w:tc>
      </w:tr>
      <w:tr w:rsidR="005F4E36" w14:paraId="0707B6B1" w14:textId="77777777" w:rsidTr="005D7048">
        <w:tc>
          <w:tcPr>
            <w:tcW w:w="3005" w:type="dxa"/>
          </w:tcPr>
          <w:p w14:paraId="34C6EEA5" w14:textId="08AFBC4F" w:rsidR="005F4E36" w:rsidRDefault="00FD29E5" w:rsidP="005D7048">
            <w:pPr>
              <w:rPr>
                <w:lang w:val="en-IN"/>
              </w:rPr>
            </w:pPr>
            <w:r>
              <w:rPr>
                <w:lang w:val="en-IN"/>
              </w:rPr>
              <w:t>Search</w:t>
            </w:r>
          </w:p>
        </w:tc>
        <w:tc>
          <w:tcPr>
            <w:tcW w:w="3005" w:type="dxa"/>
          </w:tcPr>
          <w:p w14:paraId="4EBE09EE" w14:textId="528CB9EA" w:rsidR="005F4E36" w:rsidRDefault="00FD29E5" w:rsidP="005D7048">
            <w:pPr>
              <w:rPr>
                <w:lang w:val="en-IN"/>
              </w:rPr>
            </w:pPr>
            <w:r>
              <w:rPr>
                <w:lang w:val="en-IN"/>
              </w:rPr>
              <w:t>Do a customer/vendor search</w:t>
            </w:r>
          </w:p>
        </w:tc>
        <w:tc>
          <w:tcPr>
            <w:tcW w:w="3006" w:type="dxa"/>
          </w:tcPr>
          <w:p w14:paraId="6B8FCF11" w14:textId="02AD5E21" w:rsidR="005F4E36" w:rsidRDefault="0004050A" w:rsidP="005D7048">
            <w:pPr>
              <w:rPr>
                <w:lang w:val="en-IN"/>
              </w:rPr>
            </w:pPr>
            <w:ins w:id="14" w:author="nyadav.idmworks@outlook.com" w:date="2020-05-23T23:13:00Z">
              <w:r>
                <w:rPr>
                  <w:lang w:val="en-IN"/>
                </w:rPr>
                <w:fldChar w:fldCharType="begin"/>
              </w:r>
              <w:r>
                <w:rPr>
                  <w:lang w:val="en-IN"/>
                </w:rPr>
                <w:instrText xml:space="preserve"> REF _Ref41168015 \h </w:instrText>
              </w:r>
            </w:ins>
            <w:r>
              <w:rPr>
                <w:lang w:val="en-IN"/>
              </w:rPr>
            </w:r>
            <w:r>
              <w:rPr>
                <w:lang w:val="en-IN"/>
              </w:rPr>
              <w:fldChar w:fldCharType="separate"/>
            </w:r>
            <w:ins w:id="15" w:author="nyadav.idmworks@outlook.com" w:date="2020-05-23T23:13:00Z">
              <w:r w:rsidRPr="0014157F">
                <w:rPr>
                  <w:rFonts w:asciiTheme="majorHAnsi" w:eastAsiaTheme="majorEastAsia" w:hAnsiTheme="majorHAnsi" w:cstheme="majorBidi"/>
                  <w:color w:val="2F5496" w:themeColor="accent1" w:themeShade="BF"/>
                  <w:sz w:val="26"/>
                  <w:szCs w:val="26"/>
                  <w:lang w:val="en-IN"/>
                  <w:rPrChange w:id="16" w:author="nyadav.idmworks@outlook.com" w:date="2020-05-23T23:12:00Z">
                    <w:rPr>
                      <w:rFonts w:ascii="JetBrains Mono" w:eastAsia="Times New Roman" w:hAnsi="JetBrains Mono" w:cs="Courier New"/>
                      <w:color w:val="067D17"/>
                      <w:sz w:val="20"/>
                      <w:szCs w:val="20"/>
                    </w:rPr>
                  </w:rPrChange>
                </w:rPr>
                <w:t>/customer/listCustomerANDVendorWithBalancePaged</w:t>
              </w:r>
              <w:r>
                <w:rPr>
                  <w:lang w:val="en-IN"/>
                </w:rPr>
                <w:fldChar w:fldCharType="end"/>
              </w:r>
            </w:ins>
          </w:p>
        </w:tc>
      </w:tr>
      <w:tr w:rsidR="005F4E36" w14:paraId="32B24D4A" w14:textId="77777777" w:rsidTr="005D7048">
        <w:tc>
          <w:tcPr>
            <w:tcW w:w="3005" w:type="dxa"/>
          </w:tcPr>
          <w:p w14:paraId="4DF84CFC" w14:textId="6EEA0EFC" w:rsidR="005F4E36" w:rsidRDefault="00FD29E5" w:rsidP="005D7048">
            <w:pPr>
              <w:rPr>
                <w:lang w:val="en-IN"/>
              </w:rPr>
            </w:pPr>
            <w:r>
              <w:rPr>
                <w:lang w:val="en-IN"/>
              </w:rPr>
              <w:t>Mobile Number Update</w:t>
            </w:r>
          </w:p>
        </w:tc>
        <w:tc>
          <w:tcPr>
            <w:tcW w:w="3005" w:type="dxa"/>
          </w:tcPr>
          <w:p w14:paraId="49AE5196" w14:textId="745481E7" w:rsidR="005F4E36" w:rsidRDefault="00FD29E5" w:rsidP="005D7048">
            <w:pPr>
              <w:rPr>
                <w:lang w:val="en-IN"/>
              </w:rPr>
            </w:pPr>
            <w:r>
              <w:rPr>
                <w:lang w:val="en-IN"/>
              </w:rPr>
              <w:t>Do mobile number update</w:t>
            </w:r>
          </w:p>
        </w:tc>
        <w:tc>
          <w:tcPr>
            <w:tcW w:w="3006" w:type="dxa"/>
          </w:tcPr>
          <w:p w14:paraId="3F7CD2DD" w14:textId="77777777" w:rsidR="005F4E36" w:rsidRDefault="005F4E36" w:rsidP="005D7048">
            <w:pPr>
              <w:rPr>
                <w:lang w:val="en-IN"/>
              </w:rPr>
            </w:pPr>
          </w:p>
        </w:tc>
      </w:tr>
      <w:tr w:rsidR="00FD29E5" w14:paraId="1306BA65" w14:textId="77777777" w:rsidTr="005D7048">
        <w:tc>
          <w:tcPr>
            <w:tcW w:w="3005" w:type="dxa"/>
          </w:tcPr>
          <w:p w14:paraId="10E85454" w14:textId="0CE07A3C" w:rsidR="00FD29E5" w:rsidRDefault="00FD29E5" w:rsidP="005D7048">
            <w:pPr>
              <w:rPr>
                <w:lang w:val="en-IN"/>
              </w:rPr>
            </w:pPr>
            <w:r>
              <w:rPr>
                <w:lang w:val="en-IN"/>
              </w:rPr>
              <w:lastRenderedPageBreak/>
              <w:t>Send Payment Reminder?</w:t>
            </w:r>
          </w:p>
        </w:tc>
        <w:tc>
          <w:tcPr>
            <w:tcW w:w="3005" w:type="dxa"/>
          </w:tcPr>
          <w:p w14:paraId="3BF7C3A7" w14:textId="0B9BA248" w:rsidR="00FD29E5" w:rsidRDefault="00FD29E5" w:rsidP="005D7048">
            <w:pPr>
              <w:rPr>
                <w:lang w:val="en-IN"/>
              </w:rPr>
            </w:pPr>
            <w:r>
              <w:rPr>
                <w:lang w:val="en-IN"/>
              </w:rPr>
              <w:t>On/Off</w:t>
            </w:r>
          </w:p>
        </w:tc>
        <w:tc>
          <w:tcPr>
            <w:tcW w:w="3006" w:type="dxa"/>
          </w:tcPr>
          <w:p w14:paraId="2B19ACCB" w14:textId="77777777" w:rsidR="00FD29E5" w:rsidRDefault="00FD29E5" w:rsidP="005D7048">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1014"/>
        <w:gridCol w:w="1014"/>
        <w:gridCol w:w="6988"/>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Pr="00CB71D8" w:rsidRDefault="00395867" w:rsidP="009836D5">
            <w:pPr>
              <w:rPr>
                <w:color w:val="FF0000"/>
                <w:lang w:val="en-IN"/>
              </w:rPr>
            </w:pPr>
            <w:r w:rsidRPr="00CB71D8">
              <w:rPr>
                <w:color w:val="FF0000"/>
                <w:lang w:val="en-IN"/>
              </w:rPr>
              <w:t>Customer</w:t>
            </w:r>
          </w:p>
          <w:p w14:paraId="1CE15868" w14:textId="77777777" w:rsidR="00395867" w:rsidRDefault="00395867" w:rsidP="009836D5">
            <w:pPr>
              <w:rPr>
                <w:lang w:val="en-IN"/>
              </w:rPr>
            </w:pPr>
          </w:p>
          <w:p w14:paraId="2E1F79EB" w14:textId="0F7898C0" w:rsidR="00395867" w:rsidRDefault="00395867" w:rsidP="009836D5">
            <w:pPr>
              <w:rPr>
                <w:lang w:val="en-IN"/>
              </w:rPr>
            </w:pPr>
            <w:r w:rsidRPr="00CB71D8">
              <w:rPr>
                <w:highlight w:val="yellow"/>
                <w:lang w:val="en-IN"/>
              </w:rPr>
              <w:t xml:space="preserve">Type </w:t>
            </w:r>
            <w:r w:rsidR="00B558EC" w:rsidRPr="00CB71D8">
              <w:rPr>
                <w:highlight w:val="yellow"/>
                <w:lang w:val="en-IN"/>
              </w:rPr>
              <w:t>3</w:t>
            </w:r>
            <w:r w:rsidRPr="00CB71D8">
              <w:rPr>
                <w:highlight w:val="yellow"/>
                <w:lang w:val="en-IN"/>
              </w:rPr>
              <w:t xml:space="preserve"> character – auto search</w:t>
            </w:r>
          </w:p>
        </w:tc>
        <w:tc>
          <w:tcPr>
            <w:tcW w:w="3005" w:type="dxa"/>
          </w:tcPr>
          <w:p w14:paraId="089500D2" w14:textId="2088B174" w:rsidR="00CD46E0" w:rsidRPr="00CB71D8" w:rsidRDefault="00CD46E0" w:rsidP="009836D5">
            <w:pPr>
              <w:rPr>
                <w:color w:val="FF0000"/>
                <w:lang w:val="en-IN"/>
              </w:rPr>
            </w:pPr>
            <w:r w:rsidRPr="00CB71D8">
              <w:rPr>
                <w:color w:val="FF0000"/>
                <w:lang w:val="en-IN"/>
              </w:rPr>
              <w:t xml:space="preserve">Search </w:t>
            </w:r>
            <w:r w:rsidR="00B82B9B">
              <w:rPr>
                <w:color w:val="FF0000"/>
                <w:lang w:val="en-IN"/>
              </w:rPr>
              <w:t xml:space="preserve">Customer Accounts using </w:t>
            </w:r>
            <w:r w:rsidR="0025154A">
              <w:rPr>
                <w:color w:val="FF0000"/>
                <w:lang w:val="en-IN"/>
              </w:rPr>
              <w:t>text entered</w:t>
            </w:r>
          </w:p>
        </w:tc>
        <w:tc>
          <w:tcPr>
            <w:tcW w:w="3006" w:type="dxa"/>
          </w:tcPr>
          <w:p w14:paraId="1FD61EB3" w14:textId="6BDD9FD8" w:rsidR="00CD46E0" w:rsidRDefault="003B702B" w:rsidP="009836D5">
            <w:pPr>
              <w:rPr>
                <w:lang w:val="en-IN"/>
              </w:rPr>
            </w:pPr>
            <w:r>
              <w:rPr>
                <w:lang w:val="en-IN"/>
              </w:rPr>
              <w:fldChar w:fldCharType="begin"/>
            </w:r>
            <w:r>
              <w:rPr>
                <w:lang w:val="en-IN"/>
              </w:rPr>
              <w:instrText xml:space="preserve"> REF _Ref39957829 \h </w:instrText>
            </w:r>
            <w:r w:rsidR="004308B9">
              <w:rPr>
                <w:lang w:val="en-IN"/>
              </w:rPr>
              <w:instrText xml:space="preserve"> \* MERGEFORMAT </w:instrText>
            </w:r>
            <w:r>
              <w:rPr>
                <w:lang w:val="en-IN"/>
              </w:rPr>
            </w:r>
            <w:r>
              <w:rPr>
                <w:lang w:val="en-IN"/>
              </w:rPr>
              <w:fldChar w:fldCharType="separate"/>
            </w:r>
            <w:ins w:id="17" w:author="nyadav.idmworks@outlook.com" w:date="2020-05-20T12:33:00Z">
              <w:r w:rsidR="00CB71D8">
                <w:rPr>
                  <w:lang w:val="en-IN"/>
                </w:rPr>
                <w:t>a</w:t>
              </w:r>
              <w:r w:rsidR="00CB71D8" w:rsidRPr="00CB71D8">
                <w:rPr>
                  <w:lang w:val="en-IN"/>
                  <w:rPrChange w:id="18"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19"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57EB92F0" w14:textId="77777777" w:rsidR="00B70063" w:rsidRDefault="00B70063" w:rsidP="009836D5">
            <w:pPr>
              <w:rPr>
                <w:lang w:val="en-IN"/>
              </w:rPr>
            </w:pPr>
          </w:p>
          <w:p w14:paraId="3C8F331A" w14:textId="77777777" w:rsidR="00B70063" w:rsidRDefault="00B70063" w:rsidP="009836D5">
            <w:pPr>
              <w:rPr>
                <w:lang w:val="en-IN"/>
              </w:rPr>
            </w:pPr>
            <w:r>
              <w:rPr>
                <w:lang w:val="en-IN"/>
              </w:rPr>
              <w:t xml:space="preserve">Display Logic: </w:t>
            </w:r>
            <w:r w:rsidR="000C7F71">
              <w:rPr>
                <w:lang w:val="en-IN"/>
              </w:rPr>
              <w:t xml:space="preserve">This API will give you List&lt;AccountBean&gt; </w:t>
            </w:r>
          </w:p>
          <w:p w14:paraId="574D2099" w14:textId="4A9A48B6" w:rsidR="000C7F71" w:rsidRPr="00CB71D8" w:rsidRDefault="000C7F71" w:rsidP="00CB71D8">
            <w:pPr>
              <w:pStyle w:val="HTMLPreformatted"/>
              <w:shd w:val="clear" w:color="auto" w:fill="FFFFFF"/>
              <w:rPr>
                <w:rFonts w:ascii="JetBrains Mono" w:hAnsi="JetBrains Mono"/>
                <w:color w:val="080808"/>
              </w:rPr>
            </w:pPr>
            <w:r w:rsidRPr="008A25EE">
              <w:rPr>
                <w:rFonts w:asciiTheme="minorHAnsi" w:eastAsiaTheme="minorHAnsi" w:hAnsiTheme="minorHAnsi" w:cstheme="minorBidi"/>
                <w:sz w:val="22"/>
                <w:szCs w:val="22"/>
                <w:lang w:val="en-IN"/>
              </w:rPr>
              <w:t>You need to display “</w:t>
            </w:r>
            <w:r w:rsidRPr="00CB71D8">
              <w:rPr>
                <w:rFonts w:asciiTheme="minorHAnsi" w:eastAsiaTheme="minorHAnsi" w:hAnsiTheme="minorHAnsi" w:cstheme="minorBidi"/>
                <w:sz w:val="22"/>
                <w:szCs w:val="22"/>
                <w:lang w:val="en-IN"/>
              </w:rPr>
              <w:t>accountnickname</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in the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Customer</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w:t>
            </w:r>
            <w:r w:rsidR="004D2C68">
              <w:rPr>
                <w:rFonts w:asciiTheme="minorHAnsi" w:eastAsiaTheme="minorHAnsi" w:hAnsiTheme="minorHAnsi" w:cstheme="minorBidi"/>
                <w:sz w:val="22"/>
                <w:szCs w:val="22"/>
                <w:lang w:val="en-IN"/>
              </w:rPr>
              <w:t>SearchBox</w:t>
            </w:r>
            <w:r w:rsidRPr="00CB71D8">
              <w:rPr>
                <w:rFonts w:asciiTheme="minorHAnsi" w:eastAsiaTheme="minorHAnsi" w:hAnsiTheme="minorHAnsi" w:cstheme="minorBidi"/>
                <w:sz w:val="22"/>
                <w:szCs w:val="22"/>
                <w:lang w:val="en-IN"/>
              </w:rPr>
              <w:t xml:space="preserve"> while you need to pass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OwnerID</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for the select</w:t>
            </w:r>
            <w:r w:rsidR="00C85386">
              <w:rPr>
                <w:rFonts w:asciiTheme="minorHAnsi" w:eastAsiaTheme="minorHAnsi" w:hAnsiTheme="minorHAnsi" w:cstheme="minorBidi"/>
                <w:sz w:val="22"/>
                <w:szCs w:val="22"/>
                <w:lang w:val="en-IN"/>
              </w:rPr>
              <w:t>ed</w:t>
            </w:r>
            <w:r w:rsidRPr="00CB71D8">
              <w:rPr>
                <w:rFonts w:asciiTheme="minorHAnsi" w:eastAsiaTheme="minorHAnsi" w:hAnsiTheme="minorHAnsi" w:cstheme="minorBidi"/>
                <w:sz w:val="22"/>
                <w:szCs w:val="22"/>
                <w:lang w:val="en-IN"/>
              </w:rPr>
              <w:t xml:space="preserve"> fiel</w:t>
            </w:r>
            <w:r w:rsidR="00C85386">
              <w:rPr>
                <w:rFonts w:asciiTheme="minorHAnsi" w:eastAsiaTheme="minorHAnsi" w:hAnsiTheme="minorHAnsi" w:cstheme="minorBidi"/>
                <w:sz w:val="22"/>
                <w:szCs w:val="22"/>
                <w:lang w:val="en-IN"/>
              </w:rPr>
              <w:t>d in the backend.</w:t>
            </w:r>
          </w:p>
        </w:tc>
      </w:tr>
      <w:tr w:rsidR="00CD46E0" w14:paraId="3BA47866" w14:textId="77777777" w:rsidTr="009836D5">
        <w:tc>
          <w:tcPr>
            <w:tcW w:w="3005" w:type="dxa"/>
          </w:tcPr>
          <w:p w14:paraId="26FBFC0F" w14:textId="77777777" w:rsidR="00CD46E0" w:rsidRPr="00CB71D8" w:rsidRDefault="00CD46E0" w:rsidP="009836D5">
            <w:pPr>
              <w:rPr>
                <w:color w:val="FF0000"/>
                <w:lang w:val="en-IN"/>
              </w:rPr>
            </w:pPr>
            <w:r w:rsidRPr="00CB71D8">
              <w:rPr>
                <w:color w:val="FF0000"/>
                <w:lang w:val="en-IN"/>
              </w:rPr>
              <w:t>Save</w:t>
            </w:r>
          </w:p>
        </w:tc>
        <w:tc>
          <w:tcPr>
            <w:tcW w:w="3005" w:type="dxa"/>
          </w:tcPr>
          <w:p w14:paraId="2C018838" w14:textId="09468EF4" w:rsidR="00CD46E0" w:rsidRPr="00CB71D8" w:rsidRDefault="00CD46E0" w:rsidP="009836D5">
            <w:pPr>
              <w:rPr>
                <w:color w:val="FF0000"/>
                <w:lang w:val="en-IN"/>
              </w:rPr>
            </w:pPr>
            <w:r w:rsidRPr="00CB71D8">
              <w:rPr>
                <w:color w:val="FF0000"/>
                <w:lang w:val="en-IN"/>
              </w:rPr>
              <w:t xml:space="preserve">Create </w:t>
            </w:r>
            <w:r w:rsidR="001E527B" w:rsidRPr="00CB71D8">
              <w:rPr>
                <w:color w:val="FF0000"/>
                <w:lang w:val="en-IN"/>
              </w:rPr>
              <w:t>Delivery</w:t>
            </w:r>
          </w:p>
        </w:tc>
        <w:tc>
          <w:tcPr>
            <w:tcW w:w="3006" w:type="dxa"/>
          </w:tcPr>
          <w:p w14:paraId="51D38BBB" w14:textId="738B54B3" w:rsidR="00CD46E0" w:rsidRDefault="00637D93" w:rsidP="009836D5">
            <w:pPr>
              <w:rPr>
                <w:lang w:val="en-IN"/>
              </w:rPr>
            </w:pPr>
            <w:r>
              <w:rPr>
                <w:lang w:val="en-IN"/>
              </w:rPr>
              <w:fldChar w:fldCharType="begin"/>
            </w:r>
            <w:r>
              <w:rPr>
                <w:lang w:val="en-IN"/>
              </w:rPr>
              <w:instrText xml:space="preserve"> REF _Ref39957601 \h </w:instrText>
            </w:r>
            <w:r>
              <w:rPr>
                <w:lang w:val="en-IN"/>
              </w:rPr>
            </w:r>
            <w:r>
              <w:rPr>
                <w:lang w:val="en-IN"/>
              </w:rPr>
              <w:fldChar w:fldCharType="separate"/>
            </w:r>
            <w:ins w:id="20" w:author="nyadav.idmworks@outlook.com" w:date="2020-05-20T12:33:00Z">
              <w:r w:rsidR="00CB71D8">
                <w:rPr>
                  <w:lang w:val="en-IN"/>
                </w:rPr>
                <w:t>d</w:t>
              </w:r>
              <w:r w:rsidR="00CB71D8" w:rsidRPr="00CB71D8">
                <w:rPr>
                  <w:rFonts w:asciiTheme="majorHAnsi" w:eastAsiaTheme="majorEastAsia" w:hAnsiTheme="majorHAnsi" w:cstheme="majorBidi"/>
                  <w:color w:val="2F5496" w:themeColor="accent1" w:themeShade="BF"/>
                  <w:sz w:val="26"/>
                  <w:szCs w:val="26"/>
                  <w:lang w:val="en-IN"/>
                </w:rPr>
                <w:t>elivery/createDelivery</w:t>
              </w:r>
            </w:ins>
            <w:del w:id="21" w:author="nyadav.idmworks@outlook.com" w:date="2020-05-20T12:33:00Z">
              <w:r w:rsidR="00CB71D8" w:rsidDel="00CB71D8">
                <w:rPr>
                  <w:lang w:val="en-IN"/>
                </w:rPr>
                <w:delText>d</w:delText>
              </w:r>
              <w:r w:rsidR="00CB71D8" w:rsidRPr="00CB71D8" w:rsidDel="00CB71D8">
                <w:rPr>
                  <w:rFonts w:asciiTheme="majorHAnsi" w:eastAsiaTheme="majorEastAsia" w:hAnsiTheme="majorHAnsi" w:cstheme="majorBidi"/>
                  <w:color w:val="2F5496" w:themeColor="accent1" w:themeShade="BF"/>
                  <w:sz w:val="26"/>
                  <w:szCs w:val="26"/>
                  <w:lang w:val="en-IN"/>
                </w:rPr>
                <w:delText>elivery/createDelivery</w:delText>
              </w:r>
            </w:del>
            <w:r>
              <w:rPr>
                <w:lang w:val="en-IN"/>
              </w:rPr>
              <w:fldChar w:fldCharType="end"/>
            </w:r>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lastRenderedPageBreak/>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1308"/>
        <w:gridCol w:w="1516"/>
        <w:gridCol w:w="6192"/>
      </w:tblGrid>
      <w:tr w:rsidR="006242DE" w14:paraId="102FDAD9" w14:textId="77777777" w:rsidTr="005D7048">
        <w:tc>
          <w:tcPr>
            <w:tcW w:w="3005" w:type="dxa"/>
          </w:tcPr>
          <w:p w14:paraId="2B1ECECE" w14:textId="77777777" w:rsidR="006242DE" w:rsidRPr="00021D7B" w:rsidRDefault="006242DE" w:rsidP="005D7048">
            <w:pPr>
              <w:rPr>
                <w:b/>
                <w:bCs/>
                <w:lang w:val="en-IN"/>
              </w:rPr>
            </w:pPr>
            <w:r w:rsidRPr="00021D7B">
              <w:rPr>
                <w:b/>
                <w:bCs/>
                <w:lang w:val="en-IN"/>
              </w:rPr>
              <w:t>On Action</w:t>
            </w:r>
          </w:p>
        </w:tc>
        <w:tc>
          <w:tcPr>
            <w:tcW w:w="3005" w:type="dxa"/>
          </w:tcPr>
          <w:p w14:paraId="57F08B27" w14:textId="77777777" w:rsidR="006242DE" w:rsidRPr="00021D7B" w:rsidRDefault="006242DE" w:rsidP="005D7048">
            <w:pPr>
              <w:rPr>
                <w:b/>
                <w:bCs/>
                <w:lang w:val="en-IN"/>
              </w:rPr>
            </w:pPr>
            <w:r w:rsidRPr="00021D7B">
              <w:rPr>
                <w:b/>
                <w:bCs/>
                <w:lang w:val="en-IN"/>
              </w:rPr>
              <w:t>What to do</w:t>
            </w:r>
          </w:p>
        </w:tc>
        <w:tc>
          <w:tcPr>
            <w:tcW w:w="3006" w:type="dxa"/>
          </w:tcPr>
          <w:p w14:paraId="42173A99" w14:textId="77777777" w:rsidR="006242DE" w:rsidRPr="00021D7B" w:rsidRDefault="006242DE" w:rsidP="005D7048">
            <w:pPr>
              <w:rPr>
                <w:b/>
                <w:bCs/>
                <w:lang w:val="en-IN"/>
              </w:rPr>
            </w:pPr>
            <w:r w:rsidRPr="00021D7B">
              <w:rPr>
                <w:b/>
                <w:bCs/>
                <w:lang w:val="en-IN"/>
              </w:rPr>
              <w:t>API to use</w:t>
            </w:r>
          </w:p>
        </w:tc>
      </w:tr>
      <w:tr w:rsidR="006242DE" w14:paraId="48CD46BA" w14:textId="77777777" w:rsidTr="005D7048">
        <w:tc>
          <w:tcPr>
            <w:tcW w:w="3005" w:type="dxa"/>
          </w:tcPr>
          <w:p w14:paraId="61B8DA97" w14:textId="19AEBB6B" w:rsidR="006242DE" w:rsidRDefault="006242DE" w:rsidP="005D7048">
            <w:pPr>
              <w:rPr>
                <w:lang w:val="en-IN"/>
              </w:rPr>
            </w:pPr>
            <w:r>
              <w:rPr>
                <w:lang w:val="en-IN"/>
              </w:rPr>
              <w:t>City, Firm Name, Name</w:t>
            </w:r>
          </w:p>
          <w:p w14:paraId="0BA6CE91" w14:textId="77777777" w:rsidR="006242DE" w:rsidRDefault="006242DE" w:rsidP="005D7048">
            <w:pPr>
              <w:rPr>
                <w:lang w:val="en-IN"/>
              </w:rPr>
            </w:pPr>
            <w:r>
              <w:rPr>
                <w:lang w:val="en-IN"/>
              </w:rPr>
              <w:t>Type 2 character – auto search</w:t>
            </w:r>
          </w:p>
        </w:tc>
        <w:tc>
          <w:tcPr>
            <w:tcW w:w="3005" w:type="dxa"/>
          </w:tcPr>
          <w:p w14:paraId="194F3FE2" w14:textId="7F7E2CDB" w:rsidR="006242DE" w:rsidRDefault="006242DE" w:rsidP="005D7048">
            <w:pPr>
              <w:rPr>
                <w:lang w:val="en-IN"/>
              </w:rPr>
            </w:pPr>
          </w:p>
        </w:tc>
        <w:tc>
          <w:tcPr>
            <w:tcW w:w="3006" w:type="dxa"/>
          </w:tcPr>
          <w:p w14:paraId="10528537" w14:textId="77777777" w:rsidR="006242DE" w:rsidRDefault="006242DE" w:rsidP="005D7048">
            <w:pPr>
              <w:rPr>
                <w:lang w:val="en-IN"/>
              </w:rPr>
            </w:pPr>
          </w:p>
        </w:tc>
      </w:tr>
      <w:tr w:rsidR="006242DE" w14:paraId="20949754" w14:textId="77777777" w:rsidTr="005D7048">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5D7048">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5FEF075A" w:rsidR="006242DE" w:rsidRDefault="00B32280" w:rsidP="005D7048">
            <w:pPr>
              <w:rPr>
                <w:lang w:val="en-IN"/>
              </w:rPr>
            </w:pPr>
            <w:r>
              <w:rPr>
                <w:rFonts w:ascii="JetBrains Mono" w:eastAsia="Times New Roman" w:hAnsi="JetBrains Mono" w:cs="Courier New"/>
                <w:color w:val="067D17"/>
                <w:sz w:val="20"/>
                <w:szCs w:val="20"/>
              </w:rPr>
              <w:fldChar w:fldCharType="begin"/>
            </w:r>
            <w:r>
              <w:rPr>
                <w:lang w:val="en-IN"/>
              </w:rPr>
              <w:instrText xml:space="preserve"> REF _Ref40299588 \h </w:instrText>
            </w:r>
            <w:r>
              <w:rPr>
                <w:rFonts w:ascii="JetBrains Mono" w:eastAsia="Times New Roman" w:hAnsi="JetBrains Mono" w:cs="Courier New"/>
                <w:color w:val="067D17"/>
                <w:sz w:val="20"/>
                <w:szCs w:val="20"/>
              </w:rPr>
            </w:r>
            <w:r>
              <w:rPr>
                <w:rFonts w:ascii="JetBrains Mono" w:eastAsia="Times New Roman" w:hAnsi="JetBrains Mono" w:cs="Courier New"/>
                <w:color w:val="067D17"/>
                <w:sz w:val="20"/>
                <w:szCs w:val="20"/>
              </w:rPr>
              <w:fldChar w:fldCharType="separate"/>
            </w:r>
            <w:ins w:id="22" w:author="nyadav.idmworks@outlook.com" w:date="2020-05-20T12:33:00Z">
              <w:r w:rsidR="00CB71D8">
                <w:rPr>
                  <w:lang w:val="en-IN"/>
                </w:rPr>
                <w:t>/</w:t>
              </w:r>
              <w:r w:rsidR="00CB71D8" w:rsidRPr="00CB71D8">
                <w:rPr>
                  <w:rFonts w:asciiTheme="majorHAnsi" w:eastAsiaTheme="majorEastAsia" w:hAnsiTheme="majorHAnsi" w:cstheme="majorBidi"/>
                  <w:color w:val="2F5496" w:themeColor="accent1" w:themeShade="BF"/>
                  <w:sz w:val="26"/>
                  <w:szCs w:val="26"/>
                  <w:lang w:val="en-IN"/>
                </w:rPr>
                <w:t>Delivery/listDeliveriesPaged</w:t>
              </w:r>
            </w:ins>
            <w:del w:id="23" w:author="nyadav.idmworks@outlook.com" w:date="2020-05-20T12:33:00Z">
              <w:r w:rsidR="00CB71D8"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Delivery/listDeliveriesPaged</w:delText>
              </w:r>
            </w:del>
            <w:r>
              <w:rPr>
                <w:rFonts w:ascii="JetBrains Mono" w:eastAsia="Times New Roman" w:hAnsi="JetBrains Mono" w:cs="Courier New"/>
                <w:color w:val="067D17"/>
                <w:sz w:val="20"/>
                <w:szCs w:val="20"/>
              </w:rPr>
              <w:fldChar w:fldCharType="end"/>
            </w: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lastRenderedPageBreak/>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1002"/>
        <w:gridCol w:w="1129"/>
        <w:gridCol w:w="6885"/>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370C6F5B" w:rsidR="00534F75" w:rsidRDefault="00534F75" w:rsidP="009836D5">
            <w:pPr>
              <w:rPr>
                <w:lang w:val="en-IN"/>
              </w:rPr>
            </w:pPr>
            <w:r>
              <w:rPr>
                <w:lang w:val="en-IN"/>
              </w:rPr>
              <w:t xml:space="preserve">Type </w:t>
            </w:r>
            <w:r w:rsidR="008D2788">
              <w:rPr>
                <w:lang w:val="en-IN"/>
              </w:rPr>
              <w:t>3</w:t>
            </w:r>
            <w:r>
              <w:rPr>
                <w:lang w:val="en-IN"/>
              </w:rPr>
              <w:t xml:space="preserve">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1F15EC37" w14:textId="6A1C9F67" w:rsidR="00262ED9" w:rsidRDefault="00262ED9" w:rsidP="00262ED9">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24" w:author="nyadav.idmworks@outlook.com" w:date="2020-05-20T12:33:00Z">
              <w:r w:rsidR="00CB71D8">
                <w:rPr>
                  <w:lang w:val="en-IN"/>
                </w:rPr>
                <w:t>a</w:t>
              </w:r>
              <w:r w:rsidR="00CB71D8" w:rsidRPr="00CB71D8">
                <w:rPr>
                  <w:lang w:val="en-IN"/>
                  <w:rPrChange w:id="25"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26"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2713C18A" w14:textId="77777777" w:rsidR="00262ED9" w:rsidRDefault="00262ED9" w:rsidP="00262ED9">
            <w:pPr>
              <w:rPr>
                <w:lang w:val="en-IN"/>
              </w:rPr>
            </w:pPr>
          </w:p>
          <w:p w14:paraId="3BF49084" w14:textId="77777777" w:rsidR="00262ED9" w:rsidRDefault="00262ED9" w:rsidP="00262ED9">
            <w:pPr>
              <w:rPr>
                <w:lang w:val="en-IN"/>
              </w:rPr>
            </w:pPr>
            <w:r>
              <w:rPr>
                <w:lang w:val="en-IN"/>
              </w:rPr>
              <w:t xml:space="preserve">Display Logic: This API will give you List&lt;AccountBean&gt; </w:t>
            </w:r>
          </w:p>
          <w:p w14:paraId="6D4DBBF6" w14:textId="3058F970" w:rsidR="00534F75" w:rsidRDefault="00262ED9" w:rsidP="00262ED9">
            <w:pPr>
              <w:rPr>
                <w:lang w:val="en-IN"/>
              </w:rPr>
            </w:pPr>
            <w:r w:rsidRPr="000163D8">
              <w:rPr>
                <w:lang w:val="en-IN"/>
              </w:rPr>
              <w:t>You need to display “accountnickname” in the “Customer” List while you need to pass “OwnerID” for the select field.</w:t>
            </w:r>
          </w:p>
        </w:tc>
      </w:tr>
      <w:tr w:rsidR="00534F75" w14:paraId="5155B208" w14:textId="77777777" w:rsidTr="009836D5">
        <w:tc>
          <w:tcPr>
            <w:tcW w:w="3005" w:type="dxa"/>
          </w:tcPr>
          <w:p w14:paraId="188A4F5A" w14:textId="77777777" w:rsidR="00534F75" w:rsidRPr="00DB2824" w:rsidRDefault="00534F75" w:rsidP="009836D5">
            <w:pPr>
              <w:rPr>
                <w:color w:val="FF0000"/>
                <w:lang w:val="en-IN"/>
              </w:rPr>
            </w:pPr>
            <w:r w:rsidRPr="00DB2824">
              <w:rPr>
                <w:color w:val="FF0000"/>
                <w:lang w:val="en-IN"/>
              </w:rPr>
              <w:t>Save</w:t>
            </w:r>
          </w:p>
        </w:tc>
        <w:tc>
          <w:tcPr>
            <w:tcW w:w="3005" w:type="dxa"/>
          </w:tcPr>
          <w:p w14:paraId="0D12EA4B" w14:textId="39692CE1" w:rsidR="00534F75" w:rsidRPr="00DB2824" w:rsidRDefault="00534F75" w:rsidP="009836D5">
            <w:pPr>
              <w:rPr>
                <w:color w:val="FF0000"/>
                <w:lang w:val="en-IN"/>
              </w:rPr>
            </w:pPr>
            <w:r w:rsidRPr="00DB2824">
              <w:rPr>
                <w:color w:val="FF0000"/>
                <w:lang w:val="en-IN"/>
              </w:rPr>
              <w:t xml:space="preserve">Create </w:t>
            </w:r>
            <w:r w:rsidR="002F39B3" w:rsidRPr="00DB2824">
              <w:rPr>
                <w:color w:val="FF0000"/>
                <w:lang w:val="en-IN"/>
              </w:rPr>
              <w:t>Purchase Entry</w:t>
            </w:r>
          </w:p>
        </w:tc>
        <w:tc>
          <w:tcPr>
            <w:tcW w:w="3006" w:type="dxa"/>
          </w:tcPr>
          <w:p w14:paraId="29B2F45F" w14:textId="081141A1" w:rsidR="00534F75" w:rsidRDefault="002D4DB5" w:rsidP="009836D5">
            <w:pPr>
              <w:rPr>
                <w:lang w:val="en-IN"/>
              </w:rPr>
            </w:pPr>
            <w:r>
              <w:rPr>
                <w:lang w:val="en-IN"/>
              </w:rPr>
              <w:fldChar w:fldCharType="begin"/>
            </w:r>
            <w:r>
              <w:rPr>
                <w:lang w:val="en-IN"/>
              </w:rPr>
              <w:instrText xml:space="preserve"> REF _Ref39509516 \h </w:instrText>
            </w:r>
            <w:r>
              <w:rPr>
                <w:lang w:val="en-IN"/>
              </w:rPr>
            </w:r>
            <w:r>
              <w:rPr>
                <w:lang w:val="en-IN"/>
              </w:rPr>
              <w:fldChar w:fldCharType="separate"/>
            </w:r>
            <w:r w:rsidR="00CB71D8" w:rsidRPr="002571E1">
              <w:rPr>
                <w:lang w:val="en-IN"/>
              </w:rPr>
              <w:t>/accounting/createPurchaseEntry</w:t>
            </w:r>
            <w:r>
              <w:rPr>
                <w:lang w:val="en-IN"/>
              </w:rPr>
              <w:fldChar w:fldCharType="end"/>
            </w: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tbl>
      <w:tblPr>
        <w:tblStyle w:val="TableGrid"/>
        <w:tblW w:w="0" w:type="auto"/>
        <w:tblLook w:val="04A0" w:firstRow="1" w:lastRow="0" w:firstColumn="1" w:lastColumn="0" w:noHBand="0" w:noVBand="1"/>
      </w:tblPr>
      <w:tblGrid>
        <w:gridCol w:w="1124"/>
        <w:gridCol w:w="1382"/>
        <w:gridCol w:w="6510"/>
      </w:tblGrid>
      <w:tr w:rsidR="003A7378" w14:paraId="16C905BD" w14:textId="77777777" w:rsidTr="00C02312">
        <w:tc>
          <w:tcPr>
            <w:tcW w:w="3005" w:type="dxa"/>
          </w:tcPr>
          <w:p w14:paraId="35921C87" w14:textId="77777777" w:rsidR="003A7378" w:rsidRPr="00021D7B" w:rsidRDefault="003A7378" w:rsidP="00C02312">
            <w:pPr>
              <w:rPr>
                <w:b/>
                <w:bCs/>
                <w:lang w:val="en-IN"/>
              </w:rPr>
            </w:pPr>
            <w:r w:rsidRPr="00021D7B">
              <w:rPr>
                <w:b/>
                <w:bCs/>
                <w:lang w:val="en-IN"/>
              </w:rPr>
              <w:t>On Action</w:t>
            </w:r>
          </w:p>
        </w:tc>
        <w:tc>
          <w:tcPr>
            <w:tcW w:w="3005" w:type="dxa"/>
          </w:tcPr>
          <w:p w14:paraId="415D3651" w14:textId="77777777" w:rsidR="003A7378" w:rsidRPr="00021D7B" w:rsidRDefault="003A7378" w:rsidP="00C02312">
            <w:pPr>
              <w:rPr>
                <w:b/>
                <w:bCs/>
                <w:lang w:val="en-IN"/>
              </w:rPr>
            </w:pPr>
            <w:r w:rsidRPr="00021D7B">
              <w:rPr>
                <w:b/>
                <w:bCs/>
                <w:lang w:val="en-IN"/>
              </w:rPr>
              <w:t>What to do</w:t>
            </w:r>
          </w:p>
        </w:tc>
        <w:tc>
          <w:tcPr>
            <w:tcW w:w="3006" w:type="dxa"/>
          </w:tcPr>
          <w:p w14:paraId="2FF9A202" w14:textId="77777777" w:rsidR="003A7378" w:rsidRPr="00021D7B" w:rsidRDefault="003A7378" w:rsidP="00C02312">
            <w:pPr>
              <w:rPr>
                <w:b/>
                <w:bCs/>
                <w:lang w:val="en-IN"/>
              </w:rPr>
            </w:pPr>
            <w:r w:rsidRPr="00021D7B">
              <w:rPr>
                <w:b/>
                <w:bCs/>
                <w:lang w:val="en-IN"/>
              </w:rPr>
              <w:t>API to use</w:t>
            </w:r>
          </w:p>
        </w:tc>
      </w:tr>
      <w:tr w:rsidR="003A7378" w14:paraId="2D6167AB" w14:textId="77777777" w:rsidTr="00C02312">
        <w:tc>
          <w:tcPr>
            <w:tcW w:w="3005" w:type="dxa"/>
          </w:tcPr>
          <w:p w14:paraId="193A962E" w14:textId="498B53D1" w:rsidR="003A7378" w:rsidRDefault="003A7378" w:rsidP="00C02312">
            <w:pPr>
              <w:rPr>
                <w:lang w:val="en-IN"/>
              </w:rPr>
            </w:pPr>
            <w:r>
              <w:rPr>
                <w:lang w:val="en-IN"/>
              </w:rPr>
              <w:t>Search</w:t>
            </w:r>
          </w:p>
        </w:tc>
        <w:tc>
          <w:tcPr>
            <w:tcW w:w="3005" w:type="dxa"/>
          </w:tcPr>
          <w:p w14:paraId="77A0246C" w14:textId="120E6802" w:rsidR="003A7378" w:rsidRDefault="003A7378" w:rsidP="00C02312">
            <w:pPr>
              <w:rPr>
                <w:lang w:val="en-IN"/>
              </w:rPr>
            </w:pPr>
            <w:r>
              <w:rPr>
                <w:lang w:val="en-IN"/>
              </w:rPr>
              <w:t xml:space="preserve">List Purchases </w:t>
            </w:r>
          </w:p>
        </w:tc>
        <w:tc>
          <w:tcPr>
            <w:tcW w:w="3006" w:type="dxa"/>
          </w:tcPr>
          <w:p w14:paraId="7C5393FE" w14:textId="436BC328" w:rsidR="003A7378" w:rsidRDefault="00CC42D7" w:rsidP="00C02312">
            <w:pPr>
              <w:rPr>
                <w:lang w:val="en-IN"/>
              </w:rPr>
            </w:pPr>
            <w:r>
              <w:rPr>
                <w:lang w:val="en-IN"/>
              </w:rPr>
              <w:fldChar w:fldCharType="begin"/>
            </w:r>
            <w:r>
              <w:rPr>
                <w:lang w:val="en-IN"/>
              </w:rPr>
              <w:instrText xml:space="preserve"> REF _Ref40564996 \h </w:instrText>
            </w:r>
            <w:r>
              <w:rPr>
                <w:lang w:val="en-IN"/>
              </w:rPr>
            </w:r>
            <w:r>
              <w:rPr>
                <w:lang w:val="en-IN"/>
              </w:rPr>
              <w:fldChar w:fldCharType="separate"/>
            </w:r>
            <w:ins w:id="27" w:author="nyadav.idmworks@outlook.com" w:date="2020-05-20T12:33:00Z">
              <w:r w:rsidR="00CB71D8" w:rsidRPr="009F52EF">
                <w:rPr>
                  <w:lang w:val="en-IN"/>
                </w:rPr>
                <w:t>/accounting</w:t>
              </w:r>
              <w:r w:rsidR="00CB71D8">
                <w:rPr>
                  <w:lang w:val="en-IN"/>
                </w:rPr>
                <w:t>/</w:t>
              </w:r>
              <w:r w:rsidR="00CB71D8" w:rsidRPr="00CB71D8">
                <w:rPr>
                  <w:rFonts w:asciiTheme="majorHAnsi" w:eastAsiaTheme="majorEastAsia" w:hAnsiTheme="majorHAnsi" w:cstheme="majorBidi"/>
                  <w:color w:val="2F5496" w:themeColor="accent1" w:themeShade="BF"/>
                  <w:sz w:val="26"/>
                  <w:szCs w:val="26"/>
                  <w:lang w:val="en-IN"/>
                </w:rPr>
                <w:t>listPurchasesPaged</w:t>
              </w:r>
            </w:ins>
            <w:del w:id="28" w:author="nyadav.idmworks@outlook.com" w:date="2020-05-20T12:33:00Z">
              <w:r w:rsidR="00CB71D8" w:rsidRPr="009F52EF" w:rsidDel="00CB71D8">
                <w:rPr>
                  <w:lang w:val="en-IN"/>
                </w:rPr>
                <w:delText>/accounting</w:delText>
              </w:r>
              <w:r w:rsidR="00CB71D8"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listPurchasesPaged</w:delText>
              </w:r>
            </w:del>
            <w:r>
              <w:rPr>
                <w:lang w:val="en-IN"/>
              </w:rPr>
              <w:fldChar w:fldCharType="end"/>
            </w:r>
          </w:p>
        </w:tc>
      </w:tr>
      <w:tr w:rsidR="003A7378" w14:paraId="09A76C72" w14:textId="77777777" w:rsidTr="00C02312">
        <w:tc>
          <w:tcPr>
            <w:tcW w:w="3005" w:type="dxa"/>
          </w:tcPr>
          <w:p w14:paraId="0CD2D049" w14:textId="136DFD54" w:rsidR="003A7378" w:rsidRPr="00DB2824" w:rsidRDefault="003A7378" w:rsidP="00C02312">
            <w:pPr>
              <w:rPr>
                <w:color w:val="FF0000"/>
                <w:lang w:val="en-IN"/>
              </w:rPr>
            </w:pPr>
          </w:p>
        </w:tc>
        <w:tc>
          <w:tcPr>
            <w:tcW w:w="3005" w:type="dxa"/>
          </w:tcPr>
          <w:p w14:paraId="0E8D26BC" w14:textId="7B8AB5D1" w:rsidR="003A7378" w:rsidRPr="00DB2824" w:rsidRDefault="003A7378" w:rsidP="00C02312">
            <w:pPr>
              <w:rPr>
                <w:color w:val="FF0000"/>
                <w:lang w:val="en-IN"/>
              </w:rPr>
            </w:pPr>
          </w:p>
        </w:tc>
        <w:tc>
          <w:tcPr>
            <w:tcW w:w="3006" w:type="dxa"/>
          </w:tcPr>
          <w:p w14:paraId="5813C633" w14:textId="6F5F5AA2" w:rsidR="003A7378" w:rsidRDefault="003A7378" w:rsidP="00C02312">
            <w:pPr>
              <w:rPr>
                <w:lang w:val="en-IN"/>
              </w:rPr>
            </w:pPr>
          </w:p>
        </w:tc>
      </w:tr>
    </w:tbl>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1F329FD4" w14:textId="77777777" w:rsidR="00CE17FE" w:rsidRDefault="00CE17FE" w:rsidP="009836D5">
            <w:pPr>
              <w:rPr>
                <w:lang w:val="en-IN"/>
              </w:rPr>
            </w:pPr>
            <w:r>
              <w:rPr>
                <w:lang w:val="en-IN"/>
              </w:rPr>
              <w:t>Atleast 3 characters</w:t>
            </w:r>
          </w:p>
          <w:p w14:paraId="730822FE" w14:textId="0307B602" w:rsidR="00AC340D" w:rsidRDefault="00AC340D" w:rsidP="009836D5">
            <w:pPr>
              <w:rPr>
                <w:lang w:val="en-IN"/>
              </w:rPr>
            </w:pPr>
            <w:r>
              <w:rPr>
                <w:lang w:val="en-IN"/>
              </w:rPr>
              <w:t>Auto Fill Type</w:t>
            </w:r>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r w:rsidR="00AC340D" w14:paraId="1A2A8CC2" w14:textId="77777777" w:rsidTr="009836D5">
        <w:tc>
          <w:tcPr>
            <w:tcW w:w="3005" w:type="dxa"/>
          </w:tcPr>
          <w:p w14:paraId="5E0ED96B" w14:textId="073E393B" w:rsidR="00AC340D" w:rsidRDefault="00AC340D" w:rsidP="009836D5">
            <w:pPr>
              <w:rPr>
                <w:lang w:val="en-IN"/>
              </w:rPr>
            </w:pPr>
            <w:r>
              <w:rPr>
                <w:lang w:val="en-IN"/>
              </w:rPr>
              <w:t>ToParty GST No</w:t>
            </w:r>
          </w:p>
        </w:tc>
        <w:tc>
          <w:tcPr>
            <w:tcW w:w="3005" w:type="dxa"/>
          </w:tcPr>
          <w:p w14:paraId="596A8A63" w14:textId="4C32681B" w:rsidR="000E1B82" w:rsidRDefault="000E1B82" w:rsidP="009836D5">
            <w:pPr>
              <w:rPr>
                <w:ins w:id="29" w:author="nyadav.idmworks@outlook.com" w:date="2020-05-31T21:13:00Z"/>
                <w:lang w:val="en-IN"/>
              </w:rPr>
            </w:pPr>
            <w:ins w:id="30" w:author="nyadav.idmworks@outlook.com" w:date="2020-05-31T21:13:00Z">
              <w:r>
                <w:rPr>
                  <w:lang w:val="en-IN"/>
                </w:rPr>
                <w:t>15 Digit Alphanumeric</w:t>
              </w:r>
              <w:r w:rsidR="007C4E99">
                <w:rPr>
                  <w:lang w:val="en-IN"/>
                </w:rPr>
                <w:t xml:space="preserve"> (If entered)</w:t>
              </w:r>
            </w:ins>
          </w:p>
          <w:p w14:paraId="2F187781" w14:textId="77777777" w:rsidR="000E1B82" w:rsidRDefault="000E1B82" w:rsidP="009836D5">
            <w:pPr>
              <w:rPr>
                <w:ins w:id="31" w:author="nyadav.idmworks@outlook.com" w:date="2020-05-31T21:13:00Z"/>
                <w:lang w:val="en-IN"/>
              </w:rPr>
            </w:pPr>
          </w:p>
          <w:p w14:paraId="7AB7D321" w14:textId="02322964" w:rsidR="00AC340D" w:rsidRDefault="00AC340D" w:rsidP="009836D5">
            <w:pPr>
              <w:rPr>
                <w:lang w:val="en-IN"/>
              </w:rPr>
            </w:pPr>
            <w:r>
              <w:rPr>
                <w:lang w:val="en-IN"/>
              </w:rPr>
              <w:t>Auto Fill based on the result of ToPartyName Search</w:t>
            </w:r>
          </w:p>
        </w:tc>
        <w:tc>
          <w:tcPr>
            <w:tcW w:w="3006" w:type="dxa"/>
          </w:tcPr>
          <w:p w14:paraId="792BA374" w14:textId="77777777" w:rsidR="00AC340D" w:rsidRDefault="00AC340D" w:rsidP="009836D5">
            <w:pPr>
              <w:rPr>
                <w:lang w:val="en-IN"/>
              </w:rPr>
            </w:pPr>
          </w:p>
        </w:tc>
      </w:tr>
      <w:tr w:rsidR="00AC340D" w14:paraId="29B9D122" w14:textId="77777777" w:rsidTr="009836D5">
        <w:tc>
          <w:tcPr>
            <w:tcW w:w="3005" w:type="dxa"/>
          </w:tcPr>
          <w:p w14:paraId="378A5D42" w14:textId="633425CB" w:rsidR="00AC340D" w:rsidRDefault="00AC340D" w:rsidP="009836D5">
            <w:pPr>
              <w:rPr>
                <w:lang w:val="en-IN"/>
              </w:rPr>
            </w:pPr>
            <w:r>
              <w:rPr>
                <w:lang w:val="en-IN"/>
              </w:rPr>
              <w:t>ToParty Mobile No</w:t>
            </w:r>
          </w:p>
        </w:tc>
        <w:tc>
          <w:tcPr>
            <w:tcW w:w="3005" w:type="dxa"/>
          </w:tcPr>
          <w:p w14:paraId="514EE144" w14:textId="29DA4705" w:rsidR="007C4E99" w:rsidRDefault="00C85336" w:rsidP="009836D5">
            <w:pPr>
              <w:rPr>
                <w:ins w:id="32" w:author="nyadav.idmworks@outlook.com" w:date="2020-05-31T21:13:00Z"/>
                <w:lang w:val="en-IN"/>
              </w:rPr>
            </w:pPr>
            <w:ins w:id="33" w:author="nyadav.idmworks@outlook.com" w:date="2020-05-31T21:13:00Z">
              <w:r>
                <w:rPr>
                  <w:lang w:val="en-IN"/>
                </w:rPr>
                <w:t>10 Digit Number (Ent</w:t>
              </w:r>
            </w:ins>
            <w:ins w:id="34" w:author="nyadav.idmworks@outlook.com" w:date="2020-05-31T21:14:00Z">
              <w:r>
                <w:rPr>
                  <w:lang w:val="en-IN"/>
                </w:rPr>
                <w:t>er</w:t>
              </w:r>
            </w:ins>
            <w:ins w:id="35" w:author="nyadav.idmworks@outlook.com" w:date="2020-05-31T21:13:00Z">
              <w:r>
                <w:rPr>
                  <w:lang w:val="en-IN"/>
                </w:rPr>
                <w:t>ed</w:t>
              </w:r>
            </w:ins>
            <w:ins w:id="36" w:author="nyadav.idmworks@outlook.com" w:date="2020-05-31T21:14:00Z">
              <w:r>
                <w:rPr>
                  <w:lang w:val="en-IN"/>
                </w:rPr>
                <w:t>)</w:t>
              </w:r>
            </w:ins>
          </w:p>
          <w:p w14:paraId="51B15E07" w14:textId="77777777" w:rsidR="007C4E99" w:rsidRDefault="007C4E99" w:rsidP="009836D5">
            <w:pPr>
              <w:rPr>
                <w:ins w:id="37" w:author="nyadav.idmworks@outlook.com" w:date="2020-05-31T21:13:00Z"/>
                <w:lang w:val="en-IN"/>
              </w:rPr>
            </w:pPr>
          </w:p>
          <w:p w14:paraId="52287176" w14:textId="1882143B" w:rsidR="00AC340D" w:rsidRDefault="00AC340D" w:rsidP="009836D5">
            <w:pPr>
              <w:rPr>
                <w:lang w:val="en-IN"/>
              </w:rPr>
            </w:pPr>
            <w:r>
              <w:rPr>
                <w:lang w:val="en-IN"/>
              </w:rPr>
              <w:t>Auto Fill based on the result of ToPartyName Search</w:t>
            </w:r>
          </w:p>
        </w:tc>
        <w:tc>
          <w:tcPr>
            <w:tcW w:w="3006" w:type="dxa"/>
          </w:tcPr>
          <w:p w14:paraId="74959674" w14:textId="77777777" w:rsidR="00AC340D" w:rsidRDefault="00AC340D"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2273"/>
        <w:gridCol w:w="2219"/>
        <w:gridCol w:w="4524"/>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Pr="00CB71D8" w:rsidRDefault="00CE51EC" w:rsidP="009836D5">
            <w:pPr>
              <w:rPr>
                <w:color w:val="FF0000"/>
                <w:lang w:val="en-IN"/>
              </w:rPr>
            </w:pPr>
            <w:r w:rsidRPr="00CB71D8">
              <w:rPr>
                <w:color w:val="FF0000"/>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030A6E3B" w:rsidR="0011040F" w:rsidRDefault="007B2710" w:rsidP="009836D5">
            <w:pPr>
              <w:rPr>
                <w:lang w:val="en-IN"/>
              </w:rPr>
            </w:pPr>
            <w:r>
              <w:rPr>
                <w:lang w:val="en-IN"/>
              </w:rPr>
              <w:fldChar w:fldCharType="begin"/>
            </w:r>
            <w:r>
              <w:rPr>
                <w:lang w:val="en-IN"/>
              </w:rPr>
              <w:instrText xml:space="preserve"> REF _Ref39961693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/uiList/getExpenseCategories</w:t>
            </w:r>
            <w:r>
              <w:rPr>
                <w:lang w:val="en-IN"/>
              </w:rPr>
              <w:fldChar w:fldCharType="end"/>
            </w:r>
          </w:p>
        </w:tc>
      </w:tr>
      <w:tr w:rsidR="0011040F" w14:paraId="1923B90E" w14:textId="77777777" w:rsidTr="009836D5">
        <w:tc>
          <w:tcPr>
            <w:tcW w:w="3005" w:type="dxa"/>
          </w:tcPr>
          <w:p w14:paraId="070B4DDF" w14:textId="77777777" w:rsidR="0011040F" w:rsidRPr="00DB2824" w:rsidRDefault="0011040F" w:rsidP="009836D5">
            <w:pPr>
              <w:rPr>
                <w:color w:val="FF0000"/>
                <w:lang w:val="en-IN"/>
              </w:rPr>
            </w:pPr>
            <w:r w:rsidRPr="00DB2824">
              <w:rPr>
                <w:color w:val="FF0000"/>
                <w:lang w:val="en-IN"/>
              </w:rPr>
              <w:t>Save</w:t>
            </w:r>
          </w:p>
        </w:tc>
        <w:tc>
          <w:tcPr>
            <w:tcW w:w="3005" w:type="dxa"/>
          </w:tcPr>
          <w:p w14:paraId="57B718D6" w14:textId="77777777" w:rsidR="0011040F" w:rsidRPr="00DB2824" w:rsidRDefault="0011040F" w:rsidP="009836D5">
            <w:pPr>
              <w:rPr>
                <w:color w:val="FF0000"/>
                <w:lang w:val="en-IN"/>
              </w:rPr>
            </w:pPr>
            <w:r w:rsidRPr="00DB2824">
              <w:rPr>
                <w:color w:val="FF0000"/>
                <w:lang w:val="en-IN"/>
              </w:rPr>
              <w:t>Create Sales Entry /Create Invoice</w:t>
            </w:r>
          </w:p>
        </w:tc>
        <w:tc>
          <w:tcPr>
            <w:tcW w:w="3006" w:type="dxa"/>
          </w:tcPr>
          <w:p w14:paraId="6FB1FE49" w14:textId="31D4EB58" w:rsidR="0011040F" w:rsidRDefault="002D4DB5" w:rsidP="009836D5">
            <w:pPr>
              <w:rPr>
                <w:lang w:val="en-IN"/>
              </w:rPr>
            </w:pPr>
            <w:r>
              <w:rPr>
                <w:lang w:val="en-IN"/>
              </w:rPr>
              <w:fldChar w:fldCharType="begin"/>
            </w:r>
            <w:r>
              <w:rPr>
                <w:lang w:val="en-IN"/>
              </w:rPr>
              <w:instrText xml:space="preserve"> REF _Ref39509543 \h </w:instrText>
            </w:r>
            <w:r>
              <w:rPr>
                <w:lang w:val="en-IN"/>
              </w:rPr>
            </w:r>
            <w:r>
              <w:rPr>
                <w:lang w:val="en-IN"/>
              </w:rPr>
              <w:fldChar w:fldCharType="separate"/>
            </w:r>
            <w:r w:rsidR="00CB71D8" w:rsidRPr="00224ED5">
              <w:rPr>
                <w:lang w:val="en-IN"/>
              </w:rPr>
              <w:t>/accounting/createGeneralExpense</w:t>
            </w:r>
            <w:r>
              <w:rPr>
                <w:lang w:val="en-IN"/>
              </w:rPr>
              <w:fldChar w:fldCharType="end"/>
            </w:r>
          </w:p>
          <w:p w14:paraId="2640A5C2" w14:textId="3E8782CE" w:rsidR="00053198" w:rsidRDefault="00053198" w:rsidP="009836D5">
            <w:pPr>
              <w:rPr>
                <w:lang w:val="en-IN"/>
              </w:rPr>
            </w:pPr>
          </w:p>
        </w:tc>
      </w:tr>
      <w:tr w:rsidR="00D541E9" w14:paraId="713F9EA9" w14:textId="77777777" w:rsidTr="009836D5">
        <w:tc>
          <w:tcPr>
            <w:tcW w:w="3005" w:type="dxa"/>
          </w:tcPr>
          <w:p w14:paraId="63544D10" w14:textId="77777777" w:rsidR="00D541E9" w:rsidRPr="00CB71D8" w:rsidRDefault="00D541E9" w:rsidP="009836D5">
            <w:pPr>
              <w:rPr>
                <w:color w:val="FF0000"/>
                <w:lang w:val="en-IN"/>
              </w:rPr>
            </w:pPr>
            <w:r w:rsidRPr="00CB71D8">
              <w:rPr>
                <w:color w:val="FF0000"/>
                <w:lang w:val="en-IN"/>
              </w:rPr>
              <w:t xml:space="preserve">To Party : </w:t>
            </w:r>
          </w:p>
          <w:p w14:paraId="5AA287C1" w14:textId="775DDB3A" w:rsidR="00D541E9" w:rsidRDefault="00D541E9" w:rsidP="009836D5">
            <w:pPr>
              <w:rPr>
                <w:lang w:val="en-IN"/>
              </w:rPr>
            </w:pPr>
            <w:r w:rsidRPr="00CB71D8">
              <w:rPr>
                <w:color w:val="FF0000"/>
                <w:lang w:val="en-IN"/>
              </w:rPr>
              <w:t xml:space="preserve">Auto Search </w:t>
            </w:r>
            <w:r w:rsidR="00064B0F" w:rsidRPr="00CB71D8">
              <w:rPr>
                <w:color w:val="FF0000"/>
                <w:lang w:val="en-IN"/>
              </w:rPr>
              <w:t>3</w:t>
            </w:r>
            <w:r w:rsidRPr="00CB71D8">
              <w:rPr>
                <w:color w:val="FF0000"/>
                <w:lang w:val="en-IN"/>
              </w:rPr>
              <w:t xml:space="preserve"> Characters</w:t>
            </w:r>
          </w:p>
        </w:tc>
        <w:tc>
          <w:tcPr>
            <w:tcW w:w="3005" w:type="dxa"/>
          </w:tcPr>
          <w:p w14:paraId="283EDE84" w14:textId="369C27B2" w:rsidR="00D541E9" w:rsidRDefault="00763F10" w:rsidP="009836D5">
            <w:pPr>
              <w:rPr>
                <w:lang w:val="en-IN"/>
              </w:rPr>
            </w:pPr>
            <w:r w:rsidRPr="00CB71D8">
              <w:rPr>
                <w:color w:val="FF0000"/>
                <w:lang w:val="en-IN"/>
              </w:rPr>
              <w:t>Search for already created expenses for the same OrgID</w:t>
            </w:r>
          </w:p>
        </w:tc>
        <w:tc>
          <w:tcPr>
            <w:tcW w:w="3006" w:type="dxa"/>
          </w:tcPr>
          <w:p w14:paraId="0EEB3AE8" w14:textId="7F853CBA" w:rsidR="00D541E9" w:rsidRDefault="009A494E" w:rsidP="009836D5">
            <w:pPr>
              <w:rPr>
                <w:lang w:val="en-IN"/>
              </w:rPr>
            </w:pPr>
            <w:r>
              <w:rPr>
                <w:lang w:val="en-IN"/>
              </w:rPr>
              <w:fldChar w:fldCharType="begin"/>
            </w:r>
            <w:r>
              <w:rPr>
                <w:lang w:val="en-IN"/>
              </w:rPr>
              <w:instrText xml:space="preserve"> REF _Ref39961415 \h </w:instrText>
            </w:r>
            <w:r>
              <w:rPr>
                <w:lang w:val="en-IN"/>
              </w:rPr>
            </w:r>
            <w:r>
              <w:rPr>
                <w:lang w:val="en-IN"/>
              </w:rPr>
              <w:fldChar w:fldCharType="separate"/>
            </w:r>
            <w:ins w:id="38" w:author="nyadav.idmworks@outlook.com" w:date="2020-05-20T12:33:00Z">
              <w:r w:rsidR="00CB71D8">
                <w:rPr>
                  <w:lang w:val="en-IN"/>
                </w:rPr>
                <w:t>a</w:t>
              </w:r>
              <w:r w:rsidR="00CB71D8" w:rsidRPr="000163D8">
                <w:rPr>
                  <w:lang w:val="en-IN"/>
                </w:rPr>
                <w:t>ccounting</w:t>
              </w:r>
              <w:r w:rsidR="00CB71D8" w:rsidRPr="00CB71D8">
                <w:rPr>
                  <w:rFonts w:asciiTheme="majorHAnsi" w:eastAsiaTheme="majorEastAsia" w:hAnsiTheme="majorHAnsi" w:cstheme="majorBidi"/>
                  <w:color w:val="2F5496" w:themeColor="accent1" w:themeShade="BF"/>
                  <w:sz w:val="26"/>
                  <w:szCs w:val="26"/>
                  <w:lang w:val="en-IN"/>
                </w:rPr>
                <w:t xml:space="preserve"> /searchExpenseByToPartyName</w:t>
              </w:r>
            </w:ins>
            <w:del w:id="39" w:author="nyadav.idmworks@outlook.com" w:date="2020-05-20T12:33:00Z">
              <w:r w:rsidR="00CB71D8" w:rsidDel="00CB71D8">
                <w:rPr>
                  <w:lang w:val="en-IN"/>
                </w:rPr>
                <w:delText>a</w:delText>
              </w:r>
              <w:r w:rsidR="00CB71D8" w:rsidRPr="000163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 xml:space="preserve"> /searchExpenseByToPartyName</w:delText>
              </w:r>
            </w:del>
            <w:r>
              <w:rPr>
                <w:lang w:val="en-IN"/>
              </w:rPr>
              <w:fldChar w:fldCharType="end"/>
            </w: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2795"/>
        <w:gridCol w:w="2762"/>
        <w:gridCol w:w="3459"/>
      </w:tblGrid>
      <w:tr w:rsidR="007502CA" w14:paraId="6DB6C610" w14:textId="77777777" w:rsidTr="005D7048">
        <w:tc>
          <w:tcPr>
            <w:tcW w:w="3005" w:type="dxa"/>
          </w:tcPr>
          <w:p w14:paraId="2FD433FC" w14:textId="77777777" w:rsidR="007502CA" w:rsidRPr="00021D7B" w:rsidRDefault="007502CA" w:rsidP="005D7048">
            <w:pPr>
              <w:rPr>
                <w:b/>
                <w:bCs/>
                <w:lang w:val="en-IN"/>
              </w:rPr>
            </w:pPr>
            <w:r w:rsidRPr="00021D7B">
              <w:rPr>
                <w:b/>
                <w:bCs/>
                <w:lang w:val="en-IN"/>
              </w:rPr>
              <w:t>On Action</w:t>
            </w:r>
          </w:p>
        </w:tc>
        <w:tc>
          <w:tcPr>
            <w:tcW w:w="3005" w:type="dxa"/>
          </w:tcPr>
          <w:p w14:paraId="7ADB1EB0" w14:textId="77777777" w:rsidR="007502CA" w:rsidRPr="00021D7B" w:rsidRDefault="007502CA" w:rsidP="005D7048">
            <w:pPr>
              <w:rPr>
                <w:b/>
                <w:bCs/>
                <w:lang w:val="en-IN"/>
              </w:rPr>
            </w:pPr>
            <w:r w:rsidRPr="00021D7B">
              <w:rPr>
                <w:b/>
                <w:bCs/>
                <w:lang w:val="en-IN"/>
              </w:rPr>
              <w:t>What to do</w:t>
            </w:r>
          </w:p>
        </w:tc>
        <w:tc>
          <w:tcPr>
            <w:tcW w:w="3006" w:type="dxa"/>
          </w:tcPr>
          <w:p w14:paraId="43354577" w14:textId="77777777" w:rsidR="007502CA" w:rsidRPr="00021D7B" w:rsidRDefault="007502CA" w:rsidP="005D7048">
            <w:pPr>
              <w:rPr>
                <w:b/>
                <w:bCs/>
                <w:lang w:val="en-IN"/>
              </w:rPr>
            </w:pPr>
            <w:r w:rsidRPr="00021D7B">
              <w:rPr>
                <w:b/>
                <w:bCs/>
                <w:lang w:val="en-IN"/>
              </w:rPr>
              <w:t>API to use</w:t>
            </w:r>
          </w:p>
        </w:tc>
      </w:tr>
      <w:tr w:rsidR="007502CA" w14:paraId="696286AA" w14:textId="77777777" w:rsidTr="005D7048">
        <w:tc>
          <w:tcPr>
            <w:tcW w:w="3005" w:type="dxa"/>
          </w:tcPr>
          <w:p w14:paraId="038DBC6A" w14:textId="41325DB6" w:rsidR="007502CA" w:rsidRDefault="001654B8" w:rsidP="005D7048">
            <w:pPr>
              <w:rPr>
                <w:lang w:val="en-IN"/>
              </w:rPr>
            </w:pPr>
            <w:r>
              <w:rPr>
                <w:lang w:val="en-IN"/>
              </w:rPr>
              <w:t xml:space="preserve">Include in CA Report? </w:t>
            </w:r>
          </w:p>
        </w:tc>
        <w:tc>
          <w:tcPr>
            <w:tcW w:w="3005" w:type="dxa"/>
          </w:tcPr>
          <w:p w14:paraId="6F81DBE9" w14:textId="4C105BA0" w:rsidR="007502CA" w:rsidRDefault="001654B8" w:rsidP="005D7048">
            <w:pPr>
              <w:rPr>
                <w:lang w:val="en-IN"/>
              </w:rPr>
            </w:pPr>
            <w:r>
              <w:rPr>
                <w:lang w:val="en-IN"/>
              </w:rPr>
              <w:t>Change</w:t>
            </w:r>
          </w:p>
        </w:tc>
        <w:tc>
          <w:tcPr>
            <w:tcW w:w="3006" w:type="dxa"/>
          </w:tcPr>
          <w:p w14:paraId="63DE7CB1" w14:textId="77777777" w:rsidR="007502CA" w:rsidRDefault="007502CA" w:rsidP="005D7048">
            <w:pPr>
              <w:rPr>
                <w:lang w:val="en-IN"/>
              </w:rPr>
            </w:pPr>
          </w:p>
        </w:tc>
      </w:tr>
      <w:tr w:rsidR="001654B8" w14:paraId="641AE4B6" w14:textId="77777777" w:rsidTr="005D7048">
        <w:tc>
          <w:tcPr>
            <w:tcW w:w="3005" w:type="dxa"/>
          </w:tcPr>
          <w:p w14:paraId="03D504F9" w14:textId="28CAE3F6" w:rsidR="001654B8" w:rsidRDefault="001654B8" w:rsidP="001654B8">
            <w:pPr>
              <w:tabs>
                <w:tab w:val="left" w:pos="862"/>
              </w:tabs>
              <w:rPr>
                <w:lang w:val="en-IN"/>
              </w:rPr>
            </w:pPr>
            <w:r>
              <w:rPr>
                <w:lang w:val="en-IN"/>
              </w:rPr>
              <w:lastRenderedPageBreak/>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r w:rsidR="00CC42D7" w14:paraId="4D38C4B1" w14:textId="77777777" w:rsidTr="005D7048">
        <w:tc>
          <w:tcPr>
            <w:tcW w:w="3005" w:type="dxa"/>
          </w:tcPr>
          <w:p w14:paraId="28374576" w14:textId="0D36A45A" w:rsidR="00CC42D7" w:rsidRDefault="00CC42D7" w:rsidP="001654B8">
            <w:pPr>
              <w:tabs>
                <w:tab w:val="left" w:pos="862"/>
              </w:tabs>
              <w:rPr>
                <w:lang w:val="en-IN"/>
              </w:rPr>
            </w:pPr>
            <w:r>
              <w:rPr>
                <w:lang w:val="en-IN"/>
              </w:rPr>
              <w:t>Search</w:t>
            </w:r>
          </w:p>
        </w:tc>
        <w:tc>
          <w:tcPr>
            <w:tcW w:w="3005" w:type="dxa"/>
          </w:tcPr>
          <w:p w14:paraId="6B708566" w14:textId="5B823ADF" w:rsidR="00CC42D7" w:rsidRDefault="00CC42D7" w:rsidP="001654B8">
            <w:pPr>
              <w:rPr>
                <w:lang w:val="en-IN"/>
              </w:rPr>
            </w:pPr>
            <w:r>
              <w:rPr>
                <w:lang w:val="en-IN"/>
              </w:rPr>
              <w:t>List Expenses paged</w:t>
            </w:r>
          </w:p>
        </w:tc>
        <w:tc>
          <w:tcPr>
            <w:tcW w:w="3006" w:type="dxa"/>
          </w:tcPr>
          <w:p w14:paraId="56BA8979" w14:textId="706C5891" w:rsidR="00CC42D7" w:rsidRDefault="003D6122" w:rsidP="001654B8">
            <w:pPr>
              <w:rPr>
                <w:lang w:val="en-IN"/>
              </w:rPr>
            </w:pPr>
            <w:r>
              <w:rPr>
                <w:lang w:val="en-IN"/>
              </w:rPr>
              <w:fldChar w:fldCharType="begin"/>
            </w:r>
            <w:r>
              <w:rPr>
                <w:lang w:val="en-IN"/>
              </w:rPr>
              <w:instrText xml:space="preserve"> REF _Ref40566125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/accounting/listExpensesPaged</w:t>
            </w:r>
            <w:r>
              <w:rPr>
                <w:lang w:val="en-IN"/>
              </w:rPr>
              <w:fldChar w:fldCharType="end"/>
            </w: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lastRenderedPageBreak/>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t>default “today”</w:t>
            </w:r>
          </w:p>
        </w:tc>
        <w:tc>
          <w:tcPr>
            <w:tcW w:w="3006" w:type="dxa"/>
            <w:vMerge w:val="restart"/>
          </w:tcPr>
          <w:p w14:paraId="6F70BEF9" w14:textId="77777777" w:rsidR="003D1F13" w:rsidRDefault="003D1F13" w:rsidP="009836D5">
            <w:pPr>
              <w:jc w:val="center"/>
              <w:rPr>
                <w:lang w:val="en-IN"/>
              </w:rPr>
            </w:pPr>
            <w:r>
              <w:rPr>
                <w:lang w:val="en-IN"/>
              </w:rPr>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1487"/>
        <w:gridCol w:w="1488"/>
        <w:gridCol w:w="6041"/>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66B0484A" w:rsidR="003D1F13" w:rsidRDefault="0032612B" w:rsidP="009836D5">
            <w:pPr>
              <w:rPr>
                <w:lang w:val="en-IN"/>
              </w:rPr>
            </w:pPr>
            <w:r>
              <w:rPr>
                <w:lang w:val="en-IN"/>
              </w:rPr>
              <w:t xml:space="preserve">User Type </w:t>
            </w:r>
            <w:r w:rsidR="00E056DA">
              <w:rPr>
                <w:lang w:val="en-IN"/>
              </w:rPr>
              <w:t>3</w:t>
            </w:r>
            <w:r>
              <w:rPr>
                <w:lang w:val="en-IN"/>
              </w:rPr>
              <w:t xml:space="preserve">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6143C861" w14:textId="1C2F8563" w:rsidR="00E056DA" w:rsidRDefault="00E056DA" w:rsidP="00E056D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40" w:author="nyadav.idmworks@outlook.com" w:date="2020-05-20T12:33:00Z">
              <w:r w:rsidR="00CB71D8">
                <w:rPr>
                  <w:lang w:val="en-IN"/>
                </w:rPr>
                <w:t>a</w:t>
              </w:r>
              <w:r w:rsidR="00CB71D8" w:rsidRPr="00CB71D8">
                <w:rPr>
                  <w:lang w:val="en-IN"/>
                  <w:rPrChange w:id="41"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42"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006B0982" w14:textId="77777777" w:rsidR="00E056DA" w:rsidRDefault="00E056DA" w:rsidP="00E056DA">
            <w:pPr>
              <w:rPr>
                <w:lang w:val="en-IN"/>
              </w:rPr>
            </w:pPr>
          </w:p>
          <w:p w14:paraId="255872A8" w14:textId="77777777" w:rsidR="00E056DA" w:rsidRDefault="00E056DA" w:rsidP="00E056DA">
            <w:pPr>
              <w:rPr>
                <w:lang w:val="en-IN"/>
              </w:rPr>
            </w:pPr>
            <w:r>
              <w:rPr>
                <w:lang w:val="en-IN"/>
              </w:rPr>
              <w:t xml:space="preserve">Display Logic: This API will give you List&lt;AccountBean&gt; </w:t>
            </w:r>
          </w:p>
          <w:p w14:paraId="7AA87D43" w14:textId="12CF4D5A" w:rsidR="003D1F13" w:rsidRDefault="00E056DA" w:rsidP="00E056DA">
            <w:pPr>
              <w:rPr>
                <w:lang w:val="en-IN"/>
              </w:rPr>
            </w:pPr>
            <w:r w:rsidRPr="000163D8">
              <w:rPr>
                <w:lang w:val="en-IN"/>
              </w:rPr>
              <w:t>You need to display “accountnickname” in the “Customer</w:t>
            </w:r>
            <w:r w:rsidR="00A912A8">
              <w:rPr>
                <w:lang w:val="en-IN"/>
              </w:rPr>
              <w:t>/Vendor</w:t>
            </w:r>
            <w:r w:rsidRPr="000163D8">
              <w:rPr>
                <w:lang w:val="en-IN"/>
              </w:rPr>
              <w:t xml:space="preserve">” </w:t>
            </w:r>
            <w:r w:rsidR="00685FFF">
              <w:rPr>
                <w:lang w:val="en-IN"/>
              </w:rPr>
              <w:t>searchbox</w:t>
            </w:r>
            <w:r w:rsidRPr="000163D8">
              <w:rPr>
                <w:lang w:val="en-IN"/>
              </w:rPr>
              <w:t xml:space="preserve"> while you need to pass “OwnerID”</w:t>
            </w:r>
            <w:r w:rsidR="00685FFF">
              <w:rPr>
                <w:lang w:val="en-IN"/>
              </w:rPr>
              <w:t xml:space="preserve"> and “AccountID”</w:t>
            </w:r>
            <w:r w:rsidRPr="000163D8">
              <w:rPr>
                <w:lang w:val="en-IN"/>
              </w:rPr>
              <w:t xml:space="preserve"> for the select</w:t>
            </w:r>
            <w:r w:rsidR="00D41346">
              <w:rPr>
                <w:lang w:val="en-IN"/>
              </w:rPr>
              <w:t>ed</w:t>
            </w:r>
            <w:r w:rsidRPr="000163D8">
              <w:rPr>
                <w:lang w:val="en-IN"/>
              </w:rPr>
              <w:t xml:space="preserve"> </w:t>
            </w:r>
            <w:r w:rsidR="00BA37CE">
              <w:rPr>
                <w:lang w:val="en-IN"/>
              </w:rPr>
              <w:t>value</w:t>
            </w:r>
            <w:r w:rsidR="00602192">
              <w:rPr>
                <w:lang w:val="en-IN"/>
              </w:rPr>
              <w:t xml:space="preserve"> to the backend</w:t>
            </w:r>
            <w:r w:rsidRPr="000163D8">
              <w:rPr>
                <w:lang w:val="en-IN"/>
              </w:rPr>
              <w:t>.</w:t>
            </w:r>
          </w:p>
        </w:tc>
      </w:tr>
      <w:tr w:rsidR="003D1F13" w14:paraId="62015937" w14:textId="77777777" w:rsidTr="009836D5">
        <w:tc>
          <w:tcPr>
            <w:tcW w:w="3005" w:type="dxa"/>
          </w:tcPr>
          <w:p w14:paraId="538C8D72" w14:textId="77777777" w:rsidR="003D1F13" w:rsidRPr="00DB2824" w:rsidRDefault="003D1F13" w:rsidP="009836D5">
            <w:pPr>
              <w:rPr>
                <w:color w:val="FF0000"/>
                <w:lang w:val="en-IN"/>
              </w:rPr>
            </w:pPr>
            <w:r w:rsidRPr="00DB2824">
              <w:rPr>
                <w:color w:val="FF0000"/>
                <w:lang w:val="en-IN"/>
              </w:rPr>
              <w:t>Save</w:t>
            </w:r>
          </w:p>
        </w:tc>
        <w:tc>
          <w:tcPr>
            <w:tcW w:w="3005" w:type="dxa"/>
          </w:tcPr>
          <w:p w14:paraId="521B39DC" w14:textId="532957CB" w:rsidR="003D1F13" w:rsidRPr="00DB2824" w:rsidRDefault="0071134F" w:rsidP="009836D5">
            <w:pPr>
              <w:rPr>
                <w:color w:val="FF0000"/>
                <w:lang w:val="en-IN"/>
              </w:rPr>
            </w:pPr>
            <w:r w:rsidRPr="00DB2824">
              <w:rPr>
                <w:color w:val="FF0000"/>
                <w:lang w:val="en-IN"/>
              </w:rPr>
              <w:t>Create a Payment Received</w:t>
            </w:r>
          </w:p>
        </w:tc>
        <w:tc>
          <w:tcPr>
            <w:tcW w:w="3006" w:type="dxa"/>
          </w:tcPr>
          <w:p w14:paraId="2C7216E7" w14:textId="5DB85A3B" w:rsidR="003D1F13" w:rsidRDefault="002D4DB5" w:rsidP="009836D5">
            <w:pPr>
              <w:rPr>
                <w:lang w:val="en-IN"/>
              </w:rPr>
            </w:pPr>
            <w:r>
              <w:rPr>
                <w:lang w:val="en-IN"/>
              </w:rPr>
              <w:fldChar w:fldCharType="begin"/>
            </w:r>
            <w:r>
              <w:rPr>
                <w:lang w:val="en-IN"/>
              </w:rPr>
              <w:instrText xml:space="preserve"> REF _Ref39509580 \h </w:instrText>
            </w:r>
            <w:r>
              <w:rPr>
                <w:lang w:val="en-IN"/>
              </w:rPr>
            </w:r>
            <w:r>
              <w:rPr>
                <w:lang w:val="en-IN"/>
              </w:rPr>
              <w:fldChar w:fldCharType="separate"/>
            </w:r>
            <w:r w:rsidR="00CB71D8" w:rsidRPr="005A37A8">
              <w:rPr>
                <w:lang w:val="en-IN"/>
              </w:rPr>
              <w:t>/accounting/createPaymentReceived</w:t>
            </w:r>
            <w:r>
              <w:rPr>
                <w:lang w:val="en-IN"/>
              </w:rPr>
              <w:fldChar w:fldCharType="end"/>
            </w:r>
          </w:p>
          <w:p w14:paraId="798798E4" w14:textId="206DB980" w:rsidR="002D4DB5" w:rsidRDefault="002D4DB5"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lastRenderedPageBreak/>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lastRenderedPageBreak/>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1468"/>
        <w:gridCol w:w="1073"/>
        <w:gridCol w:w="6475"/>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13D2216B" w:rsidR="00A40699" w:rsidRDefault="00A40699" w:rsidP="009836D5">
            <w:pPr>
              <w:rPr>
                <w:lang w:val="en-IN"/>
              </w:rPr>
            </w:pPr>
            <w:r>
              <w:rPr>
                <w:lang w:val="en-IN"/>
              </w:rPr>
              <w:t xml:space="preserve">Type </w:t>
            </w:r>
            <w:r w:rsidR="0015721A">
              <w:rPr>
                <w:lang w:val="en-IN"/>
              </w:rPr>
              <w:t>3</w:t>
            </w:r>
            <w:r>
              <w:rPr>
                <w:lang w:val="en-IN"/>
              </w:rPr>
              <w:t xml:space="preserve">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62B3602E" w14:textId="0A120D36" w:rsidR="0015721A" w:rsidRDefault="0015721A" w:rsidP="0015721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43" w:author="nyadav.idmworks@outlook.com" w:date="2020-05-20T12:33:00Z">
              <w:r w:rsidR="00CB71D8">
                <w:rPr>
                  <w:lang w:val="en-IN"/>
                </w:rPr>
                <w:t>a</w:t>
              </w:r>
              <w:r w:rsidR="00CB71D8" w:rsidRPr="00CB71D8">
                <w:rPr>
                  <w:lang w:val="en-IN"/>
                  <w:rPrChange w:id="44"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45"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167DC12B" w14:textId="77777777" w:rsidR="0015721A" w:rsidRDefault="0015721A" w:rsidP="0015721A">
            <w:pPr>
              <w:rPr>
                <w:lang w:val="en-IN"/>
              </w:rPr>
            </w:pPr>
          </w:p>
          <w:p w14:paraId="71685D25" w14:textId="77777777" w:rsidR="0015721A" w:rsidRDefault="0015721A" w:rsidP="0015721A">
            <w:pPr>
              <w:rPr>
                <w:lang w:val="en-IN"/>
              </w:rPr>
            </w:pPr>
            <w:r>
              <w:rPr>
                <w:lang w:val="en-IN"/>
              </w:rPr>
              <w:t xml:space="preserve">Display Logic: This API will give you List&lt;AccountBean&gt; </w:t>
            </w:r>
          </w:p>
          <w:p w14:paraId="7A866CB6" w14:textId="1111571F" w:rsidR="00A40699" w:rsidRDefault="0015721A" w:rsidP="0015721A">
            <w:pPr>
              <w:rPr>
                <w:lang w:val="en-IN"/>
              </w:rPr>
            </w:pPr>
            <w:r w:rsidRPr="000163D8">
              <w:rPr>
                <w:lang w:val="en-IN"/>
              </w:rPr>
              <w:t>You need to display “accountnickname” in the “</w:t>
            </w:r>
            <w:r w:rsidR="00801AF1">
              <w:rPr>
                <w:lang w:val="en-IN"/>
              </w:rPr>
              <w:t>Supplier/Vendor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A40699" w14:paraId="337C9FB7" w14:textId="77777777" w:rsidTr="009836D5">
        <w:tc>
          <w:tcPr>
            <w:tcW w:w="3005" w:type="dxa"/>
          </w:tcPr>
          <w:p w14:paraId="76712C09" w14:textId="77777777" w:rsidR="00A40699" w:rsidRPr="00DB2824" w:rsidRDefault="00A40699" w:rsidP="009836D5">
            <w:pPr>
              <w:rPr>
                <w:color w:val="FF0000"/>
                <w:lang w:val="en-IN"/>
              </w:rPr>
            </w:pPr>
            <w:r w:rsidRPr="00DB2824">
              <w:rPr>
                <w:color w:val="FF0000"/>
                <w:lang w:val="en-IN"/>
              </w:rPr>
              <w:t>Save</w:t>
            </w:r>
          </w:p>
        </w:tc>
        <w:tc>
          <w:tcPr>
            <w:tcW w:w="3005" w:type="dxa"/>
          </w:tcPr>
          <w:p w14:paraId="6EB35026" w14:textId="480833AE" w:rsidR="00A40699" w:rsidRPr="00DB2824" w:rsidRDefault="00A40699" w:rsidP="009836D5">
            <w:pPr>
              <w:rPr>
                <w:color w:val="FF0000"/>
                <w:lang w:val="en-IN"/>
              </w:rPr>
            </w:pPr>
            <w:r w:rsidRPr="00DB2824">
              <w:rPr>
                <w:color w:val="FF0000"/>
                <w:lang w:val="en-IN"/>
              </w:rPr>
              <w:t xml:space="preserve">Create </w:t>
            </w:r>
            <w:r w:rsidR="003D3143" w:rsidRPr="00DB2824">
              <w:rPr>
                <w:color w:val="FF0000"/>
                <w:lang w:val="en-IN"/>
              </w:rPr>
              <w:t>Sales</w:t>
            </w:r>
            <w:r w:rsidRPr="00DB2824">
              <w:rPr>
                <w:color w:val="FF0000"/>
                <w:lang w:val="en-IN"/>
              </w:rPr>
              <w:t xml:space="preserve"> Entry</w:t>
            </w:r>
            <w:r w:rsidR="00040909" w:rsidRPr="00DB2824">
              <w:rPr>
                <w:color w:val="FF0000"/>
                <w:lang w:val="en-IN"/>
              </w:rPr>
              <w:t xml:space="preserve"> /Create Invoice</w:t>
            </w:r>
          </w:p>
        </w:tc>
        <w:tc>
          <w:tcPr>
            <w:tcW w:w="3006" w:type="dxa"/>
          </w:tcPr>
          <w:p w14:paraId="537B4965" w14:textId="77777777" w:rsidR="00CB71D8" w:rsidRDefault="002D4DB5" w:rsidP="00DB2824">
            <w:pPr>
              <w:rPr>
                <w:ins w:id="46" w:author="nyadav.idmworks@outlook.com" w:date="2020-05-20T12:33:00Z"/>
                <w:lang w:val="en-IN"/>
              </w:rPr>
            </w:pPr>
            <w:r>
              <w:rPr>
                <w:lang w:val="en-IN"/>
              </w:rPr>
              <w:fldChar w:fldCharType="begin"/>
            </w:r>
            <w:r>
              <w:rPr>
                <w:lang w:val="en-IN"/>
              </w:rPr>
              <w:instrText xml:space="preserve"> REF _Ref39509614 \h </w:instrText>
            </w:r>
            <w:r>
              <w:rPr>
                <w:lang w:val="en-IN"/>
              </w:rPr>
            </w:r>
            <w:r>
              <w:rPr>
                <w:lang w:val="en-IN"/>
              </w:rPr>
              <w:fldChar w:fldCharType="separate"/>
            </w:r>
          </w:p>
          <w:p w14:paraId="1B303638" w14:textId="6CCA6896" w:rsidR="00CB71D8" w:rsidDel="00CB71D8" w:rsidRDefault="00CB71D8" w:rsidP="00DB2824">
            <w:pPr>
              <w:rPr>
                <w:del w:id="47" w:author="nyadav.idmworks@outlook.com" w:date="2020-05-20T12:33:00Z"/>
                <w:lang w:val="en-IN"/>
              </w:rPr>
            </w:pPr>
            <w:ins w:id="48" w:author="nyadav.idmworks@outlook.com" w:date="2020-05-20T12:33:00Z">
              <w:r w:rsidRPr="00304337">
                <w:rPr>
                  <w:rFonts w:asciiTheme="majorHAnsi" w:eastAsiaTheme="majorEastAsia" w:hAnsiTheme="majorHAnsi" w:cstheme="majorBidi"/>
                  <w:color w:val="2F5496" w:themeColor="accent1" w:themeShade="BF"/>
                  <w:sz w:val="26"/>
                  <w:szCs w:val="26"/>
                  <w:lang w:val="en-IN"/>
                </w:rPr>
                <w:t>/accounting/createSalesEntry</w:t>
              </w:r>
            </w:ins>
          </w:p>
          <w:p w14:paraId="7016BDCF" w14:textId="7F58B3E0" w:rsidR="00A40699" w:rsidRDefault="00CB71D8" w:rsidP="009836D5">
            <w:pPr>
              <w:rPr>
                <w:lang w:val="en-IN"/>
              </w:rPr>
            </w:pPr>
            <w:del w:id="49" w:author="nyadav.idmworks@outlook.com" w:date="2020-05-20T12:33:00Z">
              <w:r w:rsidRPr="00304337" w:rsidDel="00CB71D8">
                <w:rPr>
                  <w:rFonts w:asciiTheme="majorHAnsi" w:eastAsiaTheme="majorEastAsia" w:hAnsiTheme="majorHAnsi" w:cstheme="majorBidi"/>
                  <w:color w:val="2F5496" w:themeColor="accent1" w:themeShade="BF"/>
                  <w:sz w:val="26"/>
                  <w:szCs w:val="26"/>
                  <w:lang w:val="en-IN"/>
                </w:rPr>
                <w:delText>/accounting/createSalesEntry</w:delText>
              </w:r>
            </w:del>
            <w:r w:rsidR="002D4DB5">
              <w:rPr>
                <w:lang w:val="en-IN"/>
              </w:rPr>
              <w:fldChar w:fldCharType="end"/>
            </w: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lastRenderedPageBreak/>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lastRenderedPageBreak/>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1487"/>
        <w:gridCol w:w="1488"/>
        <w:gridCol w:w="6041"/>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Pr="00CB71D8" w:rsidRDefault="00881812" w:rsidP="009836D5">
            <w:pPr>
              <w:rPr>
                <w:color w:val="FF0000"/>
                <w:lang w:val="en-IN"/>
              </w:rPr>
            </w:pPr>
            <w:r w:rsidRPr="00CB71D8">
              <w:rPr>
                <w:color w:val="FF0000"/>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08F98673" w:rsidR="00881812" w:rsidRDefault="00881812" w:rsidP="009836D5">
            <w:pPr>
              <w:rPr>
                <w:lang w:val="en-IN"/>
              </w:rPr>
            </w:pPr>
            <w:r>
              <w:rPr>
                <w:lang w:val="en-IN"/>
              </w:rPr>
              <w:lastRenderedPageBreak/>
              <w:t xml:space="preserve">User Type </w:t>
            </w:r>
            <w:r w:rsidR="00FC6B7F">
              <w:rPr>
                <w:lang w:val="en-IN"/>
              </w:rPr>
              <w:t>3</w:t>
            </w:r>
            <w:r>
              <w:rPr>
                <w:lang w:val="en-IN"/>
              </w:rPr>
              <w:t xml:space="preserve"> characters and auto-</w:t>
            </w:r>
            <w:r>
              <w:rPr>
                <w:lang w:val="en-IN"/>
              </w:rPr>
              <w:lastRenderedPageBreak/>
              <w:t>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E0F6DB8" w14:textId="79F03DB9" w:rsidR="00575CAB" w:rsidRDefault="00575CAB" w:rsidP="00575CAB">
            <w:pPr>
              <w:rPr>
                <w:lang w:val="en-IN"/>
              </w:rPr>
            </w:pPr>
            <w:r>
              <w:rPr>
                <w:lang w:val="en-IN"/>
              </w:rPr>
              <w:lastRenderedPageBreak/>
              <w:fldChar w:fldCharType="begin"/>
            </w:r>
            <w:r>
              <w:rPr>
                <w:lang w:val="en-IN"/>
              </w:rPr>
              <w:instrText xml:space="preserve"> REF _Ref39957829 \h  \* MERGEFORMAT </w:instrText>
            </w:r>
            <w:r>
              <w:rPr>
                <w:lang w:val="en-IN"/>
              </w:rPr>
            </w:r>
            <w:r>
              <w:rPr>
                <w:lang w:val="en-IN"/>
              </w:rPr>
              <w:fldChar w:fldCharType="separate"/>
            </w:r>
            <w:ins w:id="50" w:author="nyadav.idmworks@outlook.com" w:date="2020-05-20T12:33:00Z">
              <w:r w:rsidR="00CB71D8">
                <w:rPr>
                  <w:lang w:val="en-IN"/>
                </w:rPr>
                <w:t>a</w:t>
              </w:r>
              <w:r w:rsidR="00CB71D8" w:rsidRPr="00CB71D8">
                <w:rPr>
                  <w:lang w:val="en-IN"/>
                  <w:rPrChange w:id="51"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52"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30F11AD0" w14:textId="77777777" w:rsidR="00575CAB" w:rsidRDefault="00575CAB" w:rsidP="00575CAB">
            <w:pPr>
              <w:rPr>
                <w:lang w:val="en-IN"/>
              </w:rPr>
            </w:pPr>
          </w:p>
          <w:p w14:paraId="2C9E77DA" w14:textId="77777777" w:rsidR="00575CAB" w:rsidRDefault="00575CAB" w:rsidP="00575CAB">
            <w:pPr>
              <w:rPr>
                <w:lang w:val="en-IN"/>
              </w:rPr>
            </w:pPr>
            <w:r>
              <w:rPr>
                <w:lang w:val="en-IN"/>
              </w:rPr>
              <w:t xml:space="preserve">Display Logic: This API will give you List&lt;AccountBean&gt; </w:t>
            </w:r>
          </w:p>
          <w:p w14:paraId="7092A5E5" w14:textId="5847742D" w:rsidR="00881812" w:rsidRDefault="00575CAB" w:rsidP="00575CAB">
            <w:pPr>
              <w:rPr>
                <w:lang w:val="en-IN"/>
              </w:rPr>
            </w:pPr>
            <w:r w:rsidRPr="000163D8">
              <w:rPr>
                <w:lang w:val="en-IN"/>
              </w:rPr>
              <w:lastRenderedPageBreak/>
              <w:t>You need to display “accountnickname” in the “</w:t>
            </w:r>
            <w:r w:rsidR="008710F3">
              <w:rPr>
                <w:lang w:val="en-IN"/>
              </w:rPr>
              <w:t>Customer/Vendor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881812" w14:paraId="4EE1DFDF" w14:textId="77777777" w:rsidTr="009836D5">
        <w:tc>
          <w:tcPr>
            <w:tcW w:w="3005" w:type="dxa"/>
          </w:tcPr>
          <w:p w14:paraId="3FD47611" w14:textId="77777777" w:rsidR="00881812" w:rsidRPr="00DB2824" w:rsidRDefault="00881812" w:rsidP="009836D5">
            <w:pPr>
              <w:rPr>
                <w:color w:val="FF0000"/>
                <w:lang w:val="en-IN"/>
              </w:rPr>
            </w:pPr>
            <w:r w:rsidRPr="00DB2824">
              <w:rPr>
                <w:color w:val="FF0000"/>
                <w:lang w:val="en-IN"/>
              </w:rPr>
              <w:lastRenderedPageBreak/>
              <w:t>Save</w:t>
            </w:r>
          </w:p>
        </w:tc>
        <w:tc>
          <w:tcPr>
            <w:tcW w:w="3005" w:type="dxa"/>
          </w:tcPr>
          <w:p w14:paraId="54C242BD" w14:textId="1F0B78CD" w:rsidR="00881812" w:rsidRPr="00DB2824" w:rsidRDefault="00881812" w:rsidP="009836D5">
            <w:pPr>
              <w:rPr>
                <w:color w:val="FF0000"/>
                <w:lang w:val="en-IN"/>
              </w:rPr>
            </w:pPr>
            <w:r w:rsidRPr="00DB2824">
              <w:rPr>
                <w:color w:val="FF0000"/>
                <w:lang w:val="en-IN"/>
              </w:rPr>
              <w:t>Create</w:t>
            </w:r>
            <w:r w:rsidR="000B6031" w:rsidRPr="00DB2824">
              <w:rPr>
                <w:color w:val="FF0000"/>
                <w:lang w:val="en-IN"/>
              </w:rPr>
              <w:t xml:space="preserve"> PayToVendor</w:t>
            </w:r>
          </w:p>
        </w:tc>
        <w:tc>
          <w:tcPr>
            <w:tcW w:w="3006" w:type="dxa"/>
          </w:tcPr>
          <w:p w14:paraId="3B874153" w14:textId="5A90F445" w:rsidR="00881812" w:rsidRDefault="002D4DB5" w:rsidP="009836D5">
            <w:pPr>
              <w:rPr>
                <w:lang w:val="en-IN"/>
              </w:rPr>
            </w:pPr>
            <w:r>
              <w:rPr>
                <w:lang w:val="en-IN"/>
              </w:rPr>
              <w:fldChar w:fldCharType="begin"/>
            </w:r>
            <w:r>
              <w:rPr>
                <w:lang w:val="en-IN"/>
              </w:rPr>
              <w:instrText xml:space="preserve"> REF _Ref39509638 \h </w:instrText>
            </w:r>
            <w:r>
              <w:rPr>
                <w:lang w:val="en-IN"/>
              </w:rPr>
            </w:r>
            <w:r>
              <w:rPr>
                <w:lang w:val="en-IN"/>
              </w:rPr>
              <w:fldChar w:fldCharType="separate"/>
            </w:r>
            <w:r w:rsidR="00CB71D8" w:rsidRPr="00050675">
              <w:rPr>
                <w:lang w:val="en-IN"/>
              </w:rPr>
              <w:t>/accounting/createPayToVendor</w:t>
            </w:r>
            <w:r>
              <w:rPr>
                <w:lang w:val="en-IN"/>
              </w:rPr>
              <w:fldChar w:fldCharType="end"/>
            </w: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lastRenderedPageBreak/>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2536"/>
        <w:gridCol w:w="2539"/>
        <w:gridCol w:w="3941"/>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Pr="00CB71D8" w:rsidRDefault="00C8786C" w:rsidP="009836D5">
            <w:pPr>
              <w:rPr>
                <w:color w:val="FF0000"/>
                <w:lang w:val="en-IN"/>
              </w:rPr>
            </w:pPr>
            <w:r w:rsidRPr="00CB71D8">
              <w:rPr>
                <w:color w:val="FF0000"/>
                <w:lang w:val="en-IN"/>
              </w:rPr>
              <w:t>To Person/Account</w:t>
            </w:r>
            <w:r w:rsidR="00825580" w:rsidRPr="00CB71D8">
              <w:rPr>
                <w:color w:val="FF0000"/>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67A796CF" w:rsidR="00825580" w:rsidRDefault="00825580" w:rsidP="009836D5">
            <w:pPr>
              <w:rPr>
                <w:lang w:val="en-IN"/>
              </w:rPr>
            </w:pPr>
            <w:r>
              <w:rPr>
                <w:lang w:val="en-IN"/>
              </w:rPr>
              <w:t xml:space="preserve">User Type </w:t>
            </w:r>
            <w:r w:rsidR="00BD60A2">
              <w:rPr>
                <w:lang w:val="en-IN"/>
              </w:rPr>
              <w:t>3</w:t>
            </w:r>
            <w:r>
              <w:rPr>
                <w:lang w:val="en-IN"/>
              </w:rPr>
              <w:t xml:space="preserve">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1F0A572D" w:rsidR="00825580" w:rsidRDefault="005C4C02" w:rsidP="009836D5">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825580" w14:paraId="0D65BE24" w14:textId="77777777" w:rsidTr="009836D5">
        <w:tc>
          <w:tcPr>
            <w:tcW w:w="3005" w:type="dxa"/>
          </w:tcPr>
          <w:p w14:paraId="74D4C596" w14:textId="77777777" w:rsidR="00825580" w:rsidRPr="00DB2824" w:rsidRDefault="00825580" w:rsidP="009836D5">
            <w:pPr>
              <w:rPr>
                <w:color w:val="FF0000"/>
                <w:lang w:val="en-IN"/>
              </w:rPr>
            </w:pPr>
            <w:r w:rsidRPr="00DB2824">
              <w:rPr>
                <w:color w:val="FF0000"/>
                <w:lang w:val="en-IN"/>
              </w:rPr>
              <w:t>Save</w:t>
            </w:r>
          </w:p>
        </w:tc>
        <w:tc>
          <w:tcPr>
            <w:tcW w:w="3005" w:type="dxa"/>
          </w:tcPr>
          <w:p w14:paraId="21ACF6CB" w14:textId="3D6B44A4" w:rsidR="00825580" w:rsidRPr="00DB2824" w:rsidRDefault="00825580" w:rsidP="009836D5">
            <w:pPr>
              <w:rPr>
                <w:color w:val="FF0000"/>
                <w:lang w:val="en-IN"/>
              </w:rPr>
            </w:pPr>
            <w:r w:rsidRPr="00DB2824">
              <w:rPr>
                <w:color w:val="FF0000"/>
                <w:lang w:val="en-IN"/>
              </w:rPr>
              <w:t xml:space="preserve">Create </w:t>
            </w:r>
            <w:r w:rsidR="00241193" w:rsidRPr="00DB2824">
              <w:rPr>
                <w:color w:val="FF0000"/>
                <w:lang w:val="en-IN"/>
              </w:rPr>
              <w:t>InternalTransfer</w:t>
            </w:r>
          </w:p>
        </w:tc>
        <w:tc>
          <w:tcPr>
            <w:tcW w:w="3006" w:type="dxa"/>
          </w:tcPr>
          <w:p w14:paraId="0384816C" w14:textId="53E35E48" w:rsidR="00825580" w:rsidRDefault="002D4DB5" w:rsidP="009836D5">
            <w:pPr>
              <w:rPr>
                <w:lang w:val="en-IN"/>
              </w:rPr>
            </w:pPr>
            <w:r>
              <w:rPr>
                <w:lang w:val="en-IN"/>
              </w:rPr>
              <w:fldChar w:fldCharType="begin"/>
            </w:r>
            <w:r>
              <w:rPr>
                <w:lang w:val="en-IN"/>
              </w:rPr>
              <w:instrText xml:space="preserve"> REF _Ref39509676 \h </w:instrText>
            </w:r>
            <w:r>
              <w:rPr>
                <w:lang w:val="en-IN"/>
              </w:rPr>
            </w:r>
            <w:r>
              <w:rPr>
                <w:lang w:val="en-IN"/>
              </w:rPr>
              <w:fldChar w:fldCharType="separate"/>
            </w:r>
            <w:r w:rsidR="00CB71D8" w:rsidRPr="00DD59A0">
              <w:rPr>
                <w:lang w:val="en-IN"/>
              </w:rPr>
              <w:t>/accounting/createInternalTransfer</w:t>
            </w:r>
            <w:r>
              <w:rPr>
                <w:lang w:val="en-IN"/>
              </w:rPr>
              <w:fldChar w:fldCharType="end"/>
            </w: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Pr="00DB2824" w:rsidRDefault="000B157C" w:rsidP="009836D5">
            <w:pPr>
              <w:rPr>
                <w:color w:val="FF0000"/>
                <w:lang w:val="en-IN"/>
              </w:rPr>
            </w:pPr>
            <w:r w:rsidRPr="00DB2824">
              <w:rPr>
                <w:color w:val="FF0000"/>
                <w:lang w:val="en-IN"/>
              </w:rPr>
              <w:t>Save</w:t>
            </w:r>
          </w:p>
        </w:tc>
        <w:tc>
          <w:tcPr>
            <w:tcW w:w="3005" w:type="dxa"/>
          </w:tcPr>
          <w:p w14:paraId="4DC292D3" w14:textId="64D7CFA4" w:rsidR="000B157C" w:rsidRPr="00DB2824" w:rsidRDefault="000B157C" w:rsidP="009836D5">
            <w:pPr>
              <w:rPr>
                <w:color w:val="FF0000"/>
                <w:lang w:val="en-IN"/>
              </w:rPr>
            </w:pPr>
            <w:r w:rsidRPr="00DB2824">
              <w:rPr>
                <w:color w:val="FF0000"/>
                <w:lang w:val="en-IN"/>
              </w:rPr>
              <w:t xml:space="preserve">Create </w:t>
            </w:r>
            <w:r w:rsidR="00DC3168" w:rsidRPr="00DB2824">
              <w:rPr>
                <w:color w:val="FF0000"/>
                <w:lang w:val="en-IN"/>
              </w:rPr>
              <w:t>Employee</w:t>
            </w:r>
          </w:p>
        </w:tc>
        <w:tc>
          <w:tcPr>
            <w:tcW w:w="3006" w:type="dxa"/>
          </w:tcPr>
          <w:p w14:paraId="3C877D2C" w14:textId="2E16D4A4" w:rsidR="000B157C" w:rsidRDefault="002D4DB5" w:rsidP="009836D5">
            <w:pPr>
              <w:rPr>
                <w:lang w:val="en-IN"/>
              </w:rPr>
            </w:pPr>
            <w:r>
              <w:rPr>
                <w:lang w:val="en-IN"/>
              </w:rPr>
              <w:fldChar w:fldCharType="begin"/>
            </w:r>
            <w:r>
              <w:rPr>
                <w:lang w:val="en-IN"/>
              </w:rPr>
              <w:instrText xml:space="preserve"> REF _Ref39509717 \h </w:instrText>
            </w:r>
            <w:r>
              <w:rPr>
                <w:lang w:val="en-IN"/>
              </w:rPr>
            </w:r>
            <w:r>
              <w:rPr>
                <w:lang w:val="en-IN"/>
              </w:rPr>
              <w:fldChar w:fldCharType="separate"/>
            </w:r>
            <w:r w:rsidR="00CB71D8" w:rsidRPr="00C803B1">
              <w:rPr>
                <w:lang w:val="en-IN"/>
              </w:rPr>
              <w:t>/employee/createEmployee</w:t>
            </w:r>
            <w:r>
              <w:rPr>
                <w:lang w:val="en-IN"/>
              </w:rPr>
              <w:fldChar w:fldCharType="end"/>
            </w: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lastRenderedPageBreak/>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lastRenderedPageBreak/>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tbl>
      <w:tblPr>
        <w:tblStyle w:val="TableGrid"/>
        <w:tblW w:w="0" w:type="auto"/>
        <w:tblLook w:val="04A0" w:firstRow="1" w:lastRow="0" w:firstColumn="1" w:lastColumn="0" w:noHBand="0" w:noVBand="1"/>
      </w:tblPr>
      <w:tblGrid>
        <w:gridCol w:w="684"/>
        <w:gridCol w:w="952"/>
        <w:gridCol w:w="7380"/>
      </w:tblGrid>
      <w:tr w:rsidR="00E07D8A" w14:paraId="7351A0E1" w14:textId="77777777" w:rsidTr="00C02312">
        <w:tc>
          <w:tcPr>
            <w:tcW w:w="3005" w:type="dxa"/>
          </w:tcPr>
          <w:p w14:paraId="7DA140EF" w14:textId="77777777" w:rsidR="00E07D8A" w:rsidRPr="00021D7B" w:rsidRDefault="00E07D8A" w:rsidP="00C02312">
            <w:pPr>
              <w:rPr>
                <w:b/>
                <w:bCs/>
                <w:lang w:val="en-IN"/>
              </w:rPr>
            </w:pPr>
            <w:r w:rsidRPr="00021D7B">
              <w:rPr>
                <w:b/>
                <w:bCs/>
                <w:lang w:val="en-IN"/>
              </w:rPr>
              <w:t>On Action</w:t>
            </w:r>
          </w:p>
        </w:tc>
        <w:tc>
          <w:tcPr>
            <w:tcW w:w="3005" w:type="dxa"/>
          </w:tcPr>
          <w:p w14:paraId="2E4505B7" w14:textId="77777777" w:rsidR="00E07D8A" w:rsidRPr="00021D7B" w:rsidRDefault="00E07D8A" w:rsidP="00C02312">
            <w:pPr>
              <w:rPr>
                <w:b/>
                <w:bCs/>
                <w:lang w:val="en-IN"/>
              </w:rPr>
            </w:pPr>
            <w:r w:rsidRPr="00021D7B">
              <w:rPr>
                <w:b/>
                <w:bCs/>
                <w:lang w:val="en-IN"/>
              </w:rPr>
              <w:t>What to do</w:t>
            </w:r>
          </w:p>
        </w:tc>
        <w:tc>
          <w:tcPr>
            <w:tcW w:w="3006" w:type="dxa"/>
          </w:tcPr>
          <w:p w14:paraId="28F8FEBF" w14:textId="77777777" w:rsidR="00E07D8A" w:rsidRPr="00021D7B" w:rsidRDefault="00E07D8A" w:rsidP="00C02312">
            <w:pPr>
              <w:rPr>
                <w:b/>
                <w:bCs/>
                <w:lang w:val="en-IN"/>
              </w:rPr>
            </w:pPr>
            <w:r w:rsidRPr="00021D7B">
              <w:rPr>
                <w:b/>
                <w:bCs/>
                <w:lang w:val="en-IN"/>
              </w:rPr>
              <w:t>API to use</w:t>
            </w:r>
          </w:p>
        </w:tc>
      </w:tr>
      <w:tr w:rsidR="00E07D8A" w14:paraId="10137480" w14:textId="77777777" w:rsidTr="00C02312">
        <w:tc>
          <w:tcPr>
            <w:tcW w:w="3005" w:type="dxa"/>
          </w:tcPr>
          <w:p w14:paraId="1D95BA1F" w14:textId="45E5DC8C" w:rsidR="00E07D8A" w:rsidRPr="00DB2824" w:rsidRDefault="00E07D8A" w:rsidP="00C02312">
            <w:pPr>
              <w:rPr>
                <w:color w:val="FF0000"/>
                <w:lang w:val="en-IN"/>
              </w:rPr>
            </w:pPr>
            <w:r>
              <w:rPr>
                <w:color w:val="FF0000"/>
                <w:lang w:val="en-IN"/>
              </w:rPr>
              <w:t>Search</w:t>
            </w:r>
          </w:p>
        </w:tc>
        <w:tc>
          <w:tcPr>
            <w:tcW w:w="3005" w:type="dxa"/>
          </w:tcPr>
          <w:p w14:paraId="1411FDC6" w14:textId="0231D580" w:rsidR="00E07D8A" w:rsidRPr="00DB2824" w:rsidRDefault="00E07D8A" w:rsidP="00C02312">
            <w:pPr>
              <w:rPr>
                <w:color w:val="FF0000"/>
                <w:lang w:val="en-IN"/>
              </w:rPr>
            </w:pPr>
            <w:r>
              <w:rPr>
                <w:color w:val="FF0000"/>
                <w:lang w:val="en-IN"/>
              </w:rPr>
              <w:t>List Employess</w:t>
            </w:r>
          </w:p>
        </w:tc>
        <w:tc>
          <w:tcPr>
            <w:tcW w:w="3006" w:type="dxa"/>
          </w:tcPr>
          <w:p w14:paraId="1141457D" w14:textId="679F20FE" w:rsidR="00E07D8A" w:rsidRDefault="006D5BB3" w:rsidP="00C02312">
            <w:pPr>
              <w:rPr>
                <w:lang w:val="en-IN"/>
              </w:rPr>
            </w:pPr>
            <w:r>
              <w:rPr>
                <w:lang w:val="en-IN"/>
              </w:rPr>
              <w:fldChar w:fldCharType="begin"/>
            </w:r>
            <w:r>
              <w:rPr>
                <w:lang w:val="en-IN"/>
              </w:rPr>
              <w:instrText xml:space="preserve"> REF _Ref40638273 \h </w:instrText>
            </w:r>
            <w:r>
              <w:rPr>
                <w:lang w:val="en-IN"/>
              </w:rPr>
            </w:r>
            <w:r>
              <w:rPr>
                <w:lang w:val="en-IN"/>
              </w:rPr>
              <w:fldChar w:fldCharType="separate"/>
            </w:r>
            <w:ins w:id="53" w:author="nyadav.idmworks@outlook.com" w:date="2020-05-20T12:33:00Z">
              <w:r w:rsidR="00CB71D8" w:rsidRPr="00170EA9">
                <w:rPr>
                  <w:lang w:val="en-IN"/>
                </w:rPr>
                <w:t>/</w:t>
              </w:r>
              <w:r w:rsidR="00CB71D8" w:rsidRPr="00CB71D8">
                <w:rPr>
                  <w:rFonts w:asciiTheme="majorHAnsi" w:eastAsiaTheme="majorEastAsia" w:hAnsiTheme="majorHAnsi" w:cstheme="majorBidi"/>
                  <w:color w:val="2F5496" w:themeColor="accent1" w:themeShade="BF"/>
                  <w:sz w:val="26"/>
                  <w:szCs w:val="26"/>
                  <w:lang w:val="en-IN"/>
                </w:rPr>
                <w:t>employee/listEmployeesWithBalancePaged</w:t>
              </w:r>
            </w:ins>
            <w:del w:id="54" w:author="nyadav.idmworks@outlook.com" w:date="2020-05-20T12:33:00Z">
              <w:r w:rsidR="00CB71D8" w:rsidRPr="00170EA9"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employee/listEmployeesWithBalancePaged</w:delText>
              </w:r>
            </w:del>
            <w:r>
              <w:rPr>
                <w:lang w:val="en-IN"/>
              </w:rPr>
              <w:fldChar w:fldCharType="end"/>
            </w:r>
          </w:p>
        </w:tc>
      </w:tr>
      <w:tr w:rsidR="00E07D8A" w14:paraId="5F142BEF" w14:textId="77777777" w:rsidTr="00C02312">
        <w:tc>
          <w:tcPr>
            <w:tcW w:w="3005" w:type="dxa"/>
          </w:tcPr>
          <w:p w14:paraId="55690CCB" w14:textId="422B4FF6" w:rsidR="00E07D8A" w:rsidRDefault="00E07D8A" w:rsidP="00C02312">
            <w:pPr>
              <w:ind w:firstLine="720"/>
              <w:rPr>
                <w:lang w:val="en-IN"/>
              </w:rPr>
            </w:pPr>
          </w:p>
        </w:tc>
        <w:tc>
          <w:tcPr>
            <w:tcW w:w="3005" w:type="dxa"/>
          </w:tcPr>
          <w:p w14:paraId="3A1CADB9" w14:textId="15588D78" w:rsidR="00E07D8A" w:rsidRDefault="00E07D8A" w:rsidP="00C02312">
            <w:pPr>
              <w:rPr>
                <w:lang w:val="en-IN"/>
              </w:rPr>
            </w:pPr>
          </w:p>
        </w:tc>
        <w:tc>
          <w:tcPr>
            <w:tcW w:w="3006" w:type="dxa"/>
          </w:tcPr>
          <w:p w14:paraId="79417436" w14:textId="77777777" w:rsidR="00E07D8A" w:rsidRDefault="00E07D8A" w:rsidP="00C02312">
            <w:pPr>
              <w:rPr>
                <w:lang w:val="en-IN"/>
              </w:rPr>
            </w:pPr>
            <w:r>
              <w:rPr>
                <w:lang w:val="en-IN"/>
              </w:rPr>
              <w:t>-</w:t>
            </w:r>
          </w:p>
        </w:tc>
      </w:tr>
    </w:tbl>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2531"/>
        <w:gridCol w:w="2544"/>
        <w:gridCol w:w="3941"/>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942061" w14:paraId="3A4BDFAA" w14:textId="77777777" w:rsidTr="009836D5">
        <w:tc>
          <w:tcPr>
            <w:tcW w:w="3005" w:type="dxa"/>
          </w:tcPr>
          <w:p w14:paraId="05F74DEB" w14:textId="479AC481" w:rsidR="00942061" w:rsidRDefault="00942061" w:rsidP="00942061">
            <w:pPr>
              <w:rPr>
                <w:lang w:val="en-IN"/>
              </w:rPr>
            </w:pPr>
            <w:r>
              <w:rPr>
                <w:lang w:val="en-IN"/>
              </w:rPr>
              <w:t>Employee Name – Search</w:t>
            </w:r>
          </w:p>
          <w:p w14:paraId="7B74EDBC" w14:textId="77777777" w:rsidR="00942061" w:rsidRDefault="00942061" w:rsidP="00942061">
            <w:pPr>
              <w:rPr>
                <w:lang w:val="en-IN"/>
              </w:rPr>
            </w:pPr>
          </w:p>
          <w:p w14:paraId="4FD147EE" w14:textId="77777777" w:rsidR="00942061" w:rsidRDefault="00942061" w:rsidP="00942061">
            <w:pPr>
              <w:rPr>
                <w:lang w:val="en-IN"/>
              </w:rPr>
            </w:pPr>
          </w:p>
        </w:tc>
        <w:tc>
          <w:tcPr>
            <w:tcW w:w="3005" w:type="dxa"/>
          </w:tcPr>
          <w:p w14:paraId="2AC14F00" w14:textId="3579359B" w:rsidR="00942061" w:rsidRDefault="00942061" w:rsidP="00942061">
            <w:pPr>
              <w:rPr>
                <w:lang w:val="en-IN"/>
              </w:rPr>
            </w:pPr>
            <w:r>
              <w:rPr>
                <w:lang w:val="en-IN"/>
              </w:rPr>
              <w:t>User Type 2 characters and auto-search starts and shows the list of employee</w:t>
            </w:r>
          </w:p>
          <w:p w14:paraId="55008F29" w14:textId="77777777" w:rsidR="00942061" w:rsidRDefault="00942061" w:rsidP="00942061">
            <w:pPr>
              <w:rPr>
                <w:lang w:val="en-IN"/>
              </w:rPr>
            </w:pPr>
          </w:p>
          <w:p w14:paraId="1D2DAF4C" w14:textId="77777777" w:rsidR="00942061" w:rsidRDefault="00942061" w:rsidP="00942061">
            <w:pPr>
              <w:rPr>
                <w:lang w:val="en-IN"/>
              </w:rPr>
            </w:pPr>
          </w:p>
        </w:tc>
        <w:tc>
          <w:tcPr>
            <w:tcW w:w="3006" w:type="dxa"/>
          </w:tcPr>
          <w:p w14:paraId="7CAAAA15" w14:textId="5D5AD164" w:rsidR="00942061" w:rsidRDefault="00942061" w:rsidP="00942061">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942061" w14:paraId="53D033C7" w14:textId="77777777" w:rsidTr="009836D5">
        <w:tc>
          <w:tcPr>
            <w:tcW w:w="3005" w:type="dxa"/>
          </w:tcPr>
          <w:p w14:paraId="0BD0564D" w14:textId="77777777" w:rsidR="00942061" w:rsidRPr="00DB2824" w:rsidRDefault="00942061" w:rsidP="00942061">
            <w:pPr>
              <w:rPr>
                <w:color w:val="FF0000"/>
                <w:lang w:val="en-IN"/>
              </w:rPr>
            </w:pPr>
            <w:r w:rsidRPr="00DB2824">
              <w:rPr>
                <w:color w:val="FF0000"/>
                <w:lang w:val="en-IN"/>
              </w:rPr>
              <w:lastRenderedPageBreak/>
              <w:t>Save</w:t>
            </w:r>
          </w:p>
        </w:tc>
        <w:tc>
          <w:tcPr>
            <w:tcW w:w="3005" w:type="dxa"/>
          </w:tcPr>
          <w:p w14:paraId="528B7DC5" w14:textId="52215749" w:rsidR="00942061" w:rsidRPr="00DB2824" w:rsidRDefault="00942061" w:rsidP="00942061">
            <w:pPr>
              <w:rPr>
                <w:color w:val="FF0000"/>
                <w:lang w:val="en-IN"/>
              </w:rPr>
            </w:pPr>
            <w:r w:rsidRPr="00DB2824">
              <w:rPr>
                <w:color w:val="FF0000"/>
                <w:lang w:val="en-IN"/>
              </w:rPr>
              <w:t>Create an Employee Salary</w:t>
            </w:r>
          </w:p>
        </w:tc>
        <w:tc>
          <w:tcPr>
            <w:tcW w:w="3006" w:type="dxa"/>
          </w:tcPr>
          <w:p w14:paraId="4C64D871" w14:textId="54A71DA4" w:rsidR="00942061" w:rsidRDefault="00942061" w:rsidP="00942061">
            <w:pPr>
              <w:rPr>
                <w:lang w:val="en-IN"/>
              </w:rPr>
            </w:pPr>
            <w:r>
              <w:rPr>
                <w:lang w:val="en-IN"/>
              </w:rPr>
              <w:fldChar w:fldCharType="begin"/>
            </w:r>
            <w:r>
              <w:rPr>
                <w:lang w:val="en-IN"/>
              </w:rPr>
              <w:instrText xml:space="preserve"> REF _Ref39509754 \h </w:instrText>
            </w:r>
            <w:r>
              <w:rPr>
                <w:lang w:val="en-IN"/>
              </w:rPr>
            </w:r>
            <w:r>
              <w:rPr>
                <w:lang w:val="en-IN"/>
              </w:rPr>
              <w:fldChar w:fldCharType="separate"/>
            </w:r>
            <w:r w:rsidR="00CB71D8" w:rsidRPr="001A04D4">
              <w:rPr>
                <w:lang w:val="en-IN"/>
              </w:rPr>
              <w:t>/employee/createEmpSalary</w:t>
            </w:r>
            <w:r>
              <w:rPr>
                <w:lang w:val="en-IN"/>
              </w:rPr>
              <w:fldChar w:fldCharType="end"/>
            </w: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2514"/>
        <w:gridCol w:w="2561"/>
        <w:gridCol w:w="3941"/>
      </w:tblGrid>
      <w:tr w:rsidR="008F5C13" w14:paraId="0B8FDF08" w14:textId="77777777" w:rsidTr="00CE4730">
        <w:tc>
          <w:tcPr>
            <w:tcW w:w="2709" w:type="dxa"/>
          </w:tcPr>
          <w:p w14:paraId="12A51A16" w14:textId="77777777" w:rsidR="008F5C13" w:rsidRPr="00021D7B" w:rsidRDefault="008F5C13" w:rsidP="009836D5">
            <w:pPr>
              <w:rPr>
                <w:b/>
                <w:bCs/>
                <w:lang w:val="en-IN"/>
              </w:rPr>
            </w:pPr>
            <w:r w:rsidRPr="00021D7B">
              <w:rPr>
                <w:b/>
                <w:bCs/>
                <w:lang w:val="en-IN"/>
              </w:rPr>
              <w:t>On Action</w:t>
            </w:r>
          </w:p>
        </w:tc>
        <w:tc>
          <w:tcPr>
            <w:tcW w:w="2737" w:type="dxa"/>
          </w:tcPr>
          <w:p w14:paraId="62E669F9" w14:textId="77777777" w:rsidR="008F5C13" w:rsidRPr="00021D7B" w:rsidRDefault="008F5C13" w:rsidP="009836D5">
            <w:pPr>
              <w:rPr>
                <w:b/>
                <w:bCs/>
                <w:lang w:val="en-IN"/>
              </w:rPr>
            </w:pPr>
            <w:r w:rsidRPr="00021D7B">
              <w:rPr>
                <w:b/>
                <w:bCs/>
                <w:lang w:val="en-IN"/>
              </w:rPr>
              <w:t>What to do</w:t>
            </w:r>
          </w:p>
        </w:tc>
        <w:tc>
          <w:tcPr>
            <w:tcW w:w="3570" w:type="dxa"/>
          </w:tcPr>
          <w:p w14:paraId="3C7C6733" w14:textId="77777777" w:rsidR="008F5C13" w:rsidRPr="00021D7B" w:rsidRDefault="008F5C13" w:rsidP="009836D5">
            <w:pPr>
              <w:rPr>
                <w:b/>
                <w:bCs/>
                <w:lang w:val="en-IN"/>
              </w:rPr>
            </w:pPr>
            <w:r w:rsidRPr="00021D7B">
              <w:rPr>
                <w:b/>
                <w:bCs/>
                <w:lang w:val="en-IN"/>
              </w:rPr>
              <w:t>API to use</w:t>
            </w:r>
          </w:p>
        </w:tc>
      </w:tr>
      <w:tr w:rsidR="00CE4730" w14:paraId="055A48A6" w14:textId="77777777" w:rsidTr="00CE4730">
        <w:tc>
          <w:tcPr>
            <w:tcW w:w="2709" w:type="dxa"/>
          </w:tcPr>
          <w:p w14:paraId="296BDEAB" w14:textId="491BA0F3" w:rsidR="00CE4730" w:rsidRPr="00CB71D8" w:rsidRDefault="00CE4730" w:rsidP="00CE4730">
            <w:pPr>
              <w:rPr>
                <w:color w:val="FF0000"/>
                <w:lang w:val="en-IN"/>
              </w:rPr>
            </w:pPr>
            <w:r w:rsidRPr="00CB71D8">
              <w:rPr>
                <w:color w:val="FF0000"/>
                <w:lang w:val="en-IN"/>
              </w:rPr>
              <w:t>To Person / Account – Search</w:t>
            </w:r>
          </w:p>
          <w:p w14:paraId="2A4A18C5" w14:textId="77777777" w:rsidR="00CE4730" w:rsidRPr="00CB71D8" w:rsidRDefault="00CE4730" w:rsidP="00CE4730">
            <w:pPr>
              <w:rPr>
                <w:color w:val="FF0000"/>
                <w:lang w:val="en-IN"/>
              </w:rPr>
            </w:pPr>
          </w:p>
          <w:p w14:paraId="77A4FE74" w14:textId="77777777" w:rsidR="00CE4730" w:rsidRPr="00CB71D8" w:rsidRDefault="00CE4730" w:rsidP="00CE4730">
            <w:pPr>
              <w:rPr>
                <w:color w:val="FF0000"/>
                <w:lang w:val="en-IN"/>
              </w:rPr>
            </w:pPr>
          </w:p>
        </w:tc>
        <w:tc>
          <w:tcPr>
            <w:tcW w:w="2737" w:type="dxa"/>
          </w:tcPr>
          <w:p w14:paraId="0FC28D86" w14:textId="23516369" w:rsidR="00CE4730" w:rsidRPr="00CB71D8" w:rsidRDefault="00CE4730" w:rsidP="00CE4730">
            <w:pPr>
              <w:rPr>
                <w:color w:val="FF0000"/>
                <w:lang w:val="en-IN"/>
              </w:rPr>
            </w:pPr>
            <w:r w:rsidRPr="00CB71D8">
              <w:rPr>
                <w:color w:val="FF0000"/>
                <w:lang w:val="en-IN"/>
              </w:rPr>
              <w:t xml:space="preserve">User Type </w:t>
            </w:r>
            <w:r w:rsidR="00CC6E80" w:rsidRPr="00CB71D8">
              <w:rPr>
                <w:color w:val="FF0000"/>
                <w:lang w:val="en-IN"/>
              </w:rPr>
              <w:t>2</w:t>
            </w:r>
            <w:r w:rsidRPr="00CB71D8">
              <w:rPr>
                <w:color w:val="FF0000"/>
                <w:lang w:val="en-IN"/>
              </w:rPr>
              <w:t xml:space="preserve"> characters and auto-search starts and shows the list of employee</w:t>
            </w:r>
          </w:p>
          <w:p w14:paraId="35BBF804" w14:textId="77777777" w:rsidR="00CE4730" w:rsidRPr="00CB71D8" w:rsidRDefault="00CE4730" w:rsidP="00CE4730">
            <w:pPr>
              <w:rPr>
                <w:color w:val="FF0000"/>
                <w:lang w:val="en-IN"/>
              </w:rPr>
            </w:pPr>
          </w:p>
          <w:p w14:paraId="07267CFC" w14:textId="77777777" w:rsidR="00CE4730" w:rsidRPr="00CB71D8" w:rsidRDefault="00CE4730" w:rsidP="00CE4730">
            <w:pPr>
              <w:rPr>
                <w:color w:val="FF0000"/>
                <w:lang w:val="en-IN"/>
              </w:rPr>
            </w:pPr>
          </w:p>
        </w:tc>
        <w:tc>
          <w:tcPr>
            <w:tcW w:w="3570" w:type="dxa"/>
          </w:tcPr>
          <w:p w14:paraId="6A95869E" w14:textId="19F7401A" w:rsidR="00CE4730" w:rsidRDefault="00CE4730" w:rsidP="00CE4730">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CE4730" w14:paraId="7D3F3511" w14:textId="77777777" w:rsidTr="00CE4730">
        <w:tc>
          <w:tcPr>
            <w:tcW w:w="2709" w:type="dxa"/>
          </w:tcPr>
          <w:p w14:paraId="73A1B555" w14:textId="77777777" w:rsidR="00CE4730" w:rsidRPr="00DB2824" w:rsidRDefault="00CE4730" w:rsidP="00CE4730">
            <w:pPr>
              <w:rPr>
                <w:color w:val="FF0000"/>
                <w:lang w:val="en-IN"/>
              </w:rPr>
            </w:pPr>
            <w:r w:rsidRPr="00DB2824">
              <w:rPr>
                <w:color w:val="FF0000"/>
                <w:lang w:val="en-IN"/>
              </w:rPr>
              <w:lastRenderedPageBreak/>
              <w:t>Save</w:t>
            </w:r>
          </w:p>
        </w:tc>
        <w:tc>
          <w:tcPr>
            <w:tcW w:w="2737" w:type="dxa"/>
          </w:tcPr>
          <w:p w14:paraId="1DB68474" w14:textId="01850F7C" w:rsidR="00CE4730" w:rsidRPr="00DB2824" w:rsidRDefault="00CE4730" w:rsidP="00CE4730">
            <w:pPr>
              <w:rPr>
                <w:color w:val="FF0000"/>
                <w:lang w:val="en-IN"/>
              </w:rPr>
            </w:pPr>
            <w:r w:rsidRPr="00DB2824">
              <w:rPr>
                <w:color w:val="FF0000"/>
                <w:lang w:val="en-IN"/>
              </w:rPr>
              <w:t>Create a Salary Transfer</w:t>
            </w:r>
          </w:p>
        </w:tc>
        <w:tc>
          <w:tcPr>
            <w:tcW w:w="3570" w:type="dxa"/>
          </w:tcPr>
          <w:p w14:paraId="7E04124E" w14:textId="76C48597" w:rsidR="00CE4730" w:rsidRDefault="00CE4730" w:rsidP="00CE4730">
            <w:pPr>
              <w:rPr>
                <w:lang w:val="en-IN"/>
              </w:rPr>
            </w:pPr>
            <w:r>
              <w:rPr>
                <w:lang w:val="en-IN"/>
              </w:rPr>
              <w:fldChar w:fldCharType="begin"/>
            </w:r>
            <w:r>
              <w:rPr>
                <w:lang w:val="en-IN"/>
              </w:rPr>
              <w:instrText xml:space="preserve"> REF _Ref39509775 \h </w:instrText>
            </w:r>
            <w:r>
              <w:rPr>
                <w:lang w:val="en-IN"/>
              </w:rPr>
            </w:r>
            <w:r>
              <w:rPr>
                <w:lang w:val="en-IN"/>
              </w:rPr>
              <w:fldChar w:fldCharType="separate"/>
            </w:r>
            <w:r w:rsidR="00CB71D8" w:rsidRPr="00E67F0A">
              <w:rPr>
                <w:lang w:val="en-IN"/>
              </w:rPr>
              <w:t>/employee/createEmpSalaryPayment</w:t>
            </w:r>
            <w:r>
              <w:rPr>
                <w:lang w:val="en-IN"/>
              </w:rPr>
              <w:fldChar w:fldCharType="end"/>
            </w: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6AB9AEA8" w:rsidR="00EC6394" w:rsidRDefault="00EC6394" w:rsidP="00EC6394">
      <w:pPr>
        <w:rPr>
          <w:lang w:val="en-IN"/>
        </w:rPr>
      </w:pPr>
    </w:p>
    <w:p w14:paraId="706E4782" w14:textId="51BA3652" w:rsidR="00C53A68" w:rsidRDefault="00C53A68" w:rsidP="00EC6394">
      <w:pPr>
        <w:rPr>
          <w:lang w:val="en-IN"/>
        </w:rPr>
      </w:pPr>
    </w:p>
    <w:tbl>
      <w:tblPr>
        <w:tblStyle w:val="TableGrid"/>
        <w:tblW w:w="0" w:type="auto"/>
        <w:tblLook w:val="04A0" w:firstRow="1" w:lastRow="0" w:firstColumn="1" w:lastColumn="0" w:noHBand="0" w:noVBand="1"/>
      </w:tblPr>
      <w:tblGrid>
        <w:gridCol w:w="1002"/>
        <w:gridCol w:w="1259"/>
        <w:gridCol w:w="6755"/>
      </w:tblGrid>
      <w:tr w:rsidR="00C53A68" w14:paraId="620B5AB3" w14:textId="77777777" w:rsidTr="00C02312">
        <w:tc>
          <w:tcPr>
            <w:tcW w:w="2709" w:type="dxa"/>
          </w:tcPr>
          <w:p w14:paraId="0F6EEFEA" w14:textId="77777777" w:rsidR="00C53A68" w:rsidRPr="00021D7B" w:rsidRDefault="00C53A68" w:rsidP="00C02312">
            <w:pPr>
              <w:rPr>
                <w:b/>
                <w:bCs/>
                <w:lang w:val="en-IN"/>
              </w:rPr>
            </w:pPr>
            <w:r w:rsidRPr="00021D7B">
              <w:rPr>
                <w:b/>
                <w:bCs/>
                <w:lang w:val="en-IN"/>
              </w:rPr>
              <w:t>On Action</w:t>
            </w:r>
          </w:p>
        </w:tc>
        <w:tc>
          <w:tcPr>
            <w:tcW w:w="2737" w:type="dxa"/>
          </w:tcPr>
          <w:p w14:paraId="2DF693BD" w14:textId="77777777" w:rsidR="00C53A68" w:rsidRPr="00021D7B" w:rsidRDefault="00C53A68" w:rsidP="00C02312">
            <w:pPr>
              <w:rPr>
                <w:b/>
                <w:bCs/>
                <w:lang w:val="en-IN"/>
              </w:rPr>
            </w:pPr>
            <w:r w:rsidRPr="00021D7B">
              <w:rPr>
                <w:b/>
                <w:bCs/>
                <w:lang w:val="en-IN"/>
              </w:rPr>
              <w:t>What to do</w:t>
            </w:r>
          </w:p>
        </w:tc>
        <w:tc>
          <w:tcPr>
            <w:tcW w:w="3570" w:type="dxa"/>
          </w:tcPr>
          <w:p w14:paraId="678E882F" w14:textId="77777777" w:rsidR="00C53A68" w:rsidRPr="00021D7B" w:rsidRDefault="00C53A68" w:rsidP="00C02312">
            <w:pPr>
              <w:rPr>
                <w:b/>
                <w:bCs/>
                <w:lang w:val="en-IN"/>
              </w:rPr>
            </w:pPr>
            <w:r w:rsidRPr="00021D7B">
              <w:rPr>
                <w:b/>
                <w:bCs/>
                <w:lang w:val="en-IN"/>
              </w:rPr>
              <w:t>API to use</w:t>
            </w:r>
          </w:p>
        </w:tc>
      </w:tr>
      <w:tr w:rsidR="00C53A68" w14:paraId="12B7922C" w14:textId="77777777" w:rsidTr="00C02312">
        <w:tc>
          <w:tcPr>
            <w:tcW w:w="2709" w:type="dxa"/>
          </w:tcPr>
          <w:p w14:paraId="5034317B" w14:textId="714AA0CE" w:rsidR="00C53A68" w:rsidRPr="00170EA9" w:rsidRDefault="00C53A68" w:rsidP="00C02312">
            <w:pPr>
              <w:rPr>
                <w:color w:val="FF0000"/>
                <w:lang w:val="en-IN"/>
              </w:rPr>
            </w:pPr>
            <w:r>
              <w:rPr>
                <w:color w:val="FF0000"/>
                <w:lang w:val="en-IN"/>
              </w:rPr>
              <w:t>Search</w:t>
            </w:r>
          </w:p>
        </w:tc>
        <w:tc>
          <w:tcPr>
            <w:tcW w:w="2737" w:type="dxa"/>
          </w:tcPr>
          <w:p w14:paraId="51E7C7AB" w14:textId="23C11FA0" w:rsidR="00C53A68" w:rsidRPr="00170EA9" w:rsidRDefault="00C53A68" w:rsidP="00C02312">
            <w:pPr>
              <w:rPr>
                <w:color w:val="FF0000"/>
                <w:lang w:val="en-IN"/>
              </w:rPr>
            </w:pPr>
            <w:r>
              <w:rPr>
                <w:color w:val="FF0000"/>
                <w:lang w:val="en-IN"/>
              </w:rPr>
              <w:t>List Employee Salaries</w:t>
            </w:r>
          </w:p>
        </w:tc>
        <w:tc>
          <w:tcPr>
            <w:tcW w:w="3570" w:type="dxa"/>
          </w:tcPr>
          <w:p w14:paraId="43E3BC32" w14:textId="27CE4999" w:rsidR="00C53A68" w:rsidRDefault="00423997" w:rsidP="00C02312">
            <w:pPr>
              <w:rPr>
                <w:lang w:val="en-IN"/>
              </w:rPr>
            </w:pPr>
            <w:r>
              <w:rPr>
                <w:lang w:val="en-IN"/>
              </w:rPr>
              <w:fldChar w:fldCharType="begin"/>
            </w:r>
            <w:r>
              <w:rPr>
                <w:lang w:val="en-IN"/>
              </w:rPr>
              <w:instrText xml:space="preserve"> REF _Ref40640625 \h </w:instrText>
            </w:r>
            <w:r>
              <w:rPr>
                <w:lang w:val="en-IN"/>
              </w:rPr>
            </w:r>
            <w:r>
              <w:rPr>
                <w:lang w:val="en-IN"/>
              </w:rPr>
              <w:fldChar w:fldCharType="separate"/>
            </w:r>
            <w:ins w:id="55" w:author="nyadav.idmworks@outlook.com" w:date="2020-05-20T12:33:00Z">
              <w:r w:rsidR="00CB71D8" w:rsidRPr="00170EA9">
                <w:rPr>
                  <w:lang w:val="en-IN"/>
                </w:rPr>
                <w:t>/employee</w:t>
              </w:r>
              <w:r w:rsidR="00CB71D8" w:rsidRPr="00CB71D8">
                <w:rPr>
                  <w:rFonts w:asciiTheme="majorHAnsi" w:eastAsiaTheme="majorEastAsia" w:hAnsiTheme="majorHAnsi" w:cstheme="majorBidi"/>
                  <w:color w:val="2F5496" w:themeColor="accent1" w:themeShade="BF"/>
                  <w:sz w:val="26"/>
                  <w:szCs w:val="26"/>
                  <w:lang w:val="en-IN"/>
                </w:rPr>
                <w:t>/listEmpSalariesPaged</w:t>
              </w:r>
            </w:ins>
            <w:del w:id="56" w:author="nyadav.idmworks@outlook.com" w:date="2020-05-20T12:33:00Z">
              <w:r w:rsidR="00CB71D8" w:rsidRPr="00170EA9" w:rsidDel="00CB71D8">
                <w:rPr>
                  <w:lang w:val="en-IN"/>
                </w:rPr>
                <w:delText>/employee</w:delText>
              </w:r>
              <w:r w:rsidR="00CB71D8" w:rsidRPr="00CB71D8" w:rsidDel="00CB71D8">
                <w:rPr>
                  <w:rFonts w:asciiTheme="majorHAnsi" w:eastAsiaTheme="majorEastAsia" w:hAnsiTheme="majorHAnsi" w:cstheme="majorBidi"/>
                  <w:color w:val="2F5496" w:themeColor="accent1" w:themeShade="BF"/>
                  <w:sz w:val="26"/>
                  <w:szCs w:val="26"/>
                  <w:lang w:val="en-IN"/>
                </w:rPr>
                <w:delText>/listEmpSalariesPaged</w:delText>
              </w:r>
            </w:del>
            <w:r>
              <w:rPr>
                <w:lang w:val="en-IN"/>
              </w:rPr>
              <w:fldChar w:fldCharType="end"/>
            </w:r>
          </w:p>
        </w:tc>
      </w:tr>
      <w:tr w:rsidR="00C53A68" w14:paraId="3A5560D8" w14:textId="77777777" w:rsidTr="00C02312">
        <w:tc>
          <w:tcPr>
            <w:tcW w:w="2709" w:type="dxa"/>
          </w:tcPr>
          <w:p w14:paraId="276F6AD1" w14:textId="4C696567" w:rsidR="00C53A68" w:rsidRPr="00DB2824" w:rsidRDefault="00C53A68" w:rsidP="00C02312">
            <w:pPr>
              <w:rPr>
                <w:color w:val="FF0000"/>
                <w:lang w:val="en-IN"/>
              </w:rPr>
            </w:pPr>
          </w:p>
        </w:tc>
        <w:tc>
          <w:tcPr>
            <w:tcW w:w="2737" w:type="dxa"/>
          </w:tcPr>
          <w:p w14:paraId="78619CAE" w14:textId="1066A234" w:rsidR="00C53A68" w:rsidRPr="00DB2824" w:rsidRDefault="00C53A68" w:rsidP="00C02312">
            <w:pPr>
              <w:rPr>
                <w:color w:val="FF0000"/>
                <w:lang w:val="en-IN"/>
              </w:rPr>
            </w:pPr>
          </w:p>
        </w:tc>
        <w:tc>
          <w:tcPr>
            <w:tcW w:w="3570" w:type="dxa"/>
          </w:tcPr>
          <w:p w14:paraId="53C4A75C" w14:textId="79F3934B" w:rsidR="00C53A68" w:rsidRDefault="00C53A68" w:rsidP="00C02312">
            <w:pPr>
              <w:rPr>
                <w:lang w:val="en-IN"/>
              </w:rPr>
            </w:pPr>
          </w:p>
        </w:tc>
      </w:tr>
    </w:tbl>
    <w:p w14:paraId="6FC2B76F" w14:textId="1C0420C0" w:rsidR="00C53A68" w:rsidRDefault="00C53A68" w:rsidP="00EC6394">
      <w:pPr>
        <w:rPr>
          <w:lang w:val="en-IN"/>
        </w:rPr>
      </w:pPr>
    </w:p>
    <w:p w14:paraId="6569304D" w14:textId="77777777" w:rsidR="00C53A68" w:rsidRDefault="00C53A68"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r>
        <w:rPr>
          <w:lang w:val="en-IN"/>
        </w:rPr>
        <w:t>Note: Please collect First Name and Last Name instead of “Your Full Name”</w:t>
      </w:r>
      <w:r w:rsidR="00AF0E94">
        <w:rPr>
          <w:lang w:val="en-IN"/>
        </w:rPr>
        <w:t xml:space="preserve"> on screen #4a</w:t>
      </w:r>
      <w:r w:rsidR="007E087E">
        <w:rPr>
          <w:lang w:val="en-IN"/>
        </w:rPr>
        <w:t>.</w:t>
      </w:r>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49FC5BC9" w:rsidR="007B22BA" w:rsidRDefault="0055043D" w:rsidP="00112371">
            <w:pPr>
              <w:rPr>
                <w:lang w:val="en-IN"/>
              </w:rPr>
            </w:pPr>
            <w:r>
              <w:rPr>
                <w:lang w:val="en-IN"/>
              </w:rPr>
              <w:t>Your First Name</w:t>
            </w:r>
          </w:p>
        </w:tc>
        <w:tc>
          <w:tcPr>
            <w:tcW w:w="3005" w:type="dxa"/>
          </w:tcPr>
          <w:p w14:paraId="227C65B9" w14:textId="77777777" w:rsidR="007B22BA" w:rsidRDefault="007B22BA" w:rsidP="00112371">
            <w:pPr>
              <w:rPr>
                <w:lang w:val="en-IN"/>
              </w:rPr>
            </w:pPr>
            <w:r>
              <w:rPr>
                <w:lang w:val="en-IN"/>
              </w:rPr>
              <w:t>1.Not Empty</w:t>
            </w:r>
          </w:p>
          <w:p w14:paraId="195721F5" w14:textId="045F6F51" w:rsidR="007B22BA" w:rsidRDefault="007B22BA" w:rsidP="00112371">
            <w:pPr>
              <w:rPr>
                <w:lang w:val="en-IN"/>
              </w:rPr>
            </w:pPr>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715D7868" w14:textId="3DD0AA21" w:rsidR="007B22BA" w:rsidRDefault="00B72E8D" w:rsidP="00112371">
            <w:pPr>
              <w:rPr>
                <w:lang w:val="en-IN"/>
              </w:rPr>
            </w:pPr>
            <w:r>
              <w:rPr>
                <w:lang w:val="en-IN"/>
              </w:rPr>
              <w:t>State</w:t>
            </w:r>
          </w:p>
          <w:p w14:paraId="29E11C87" w14:textId="77777777" w:rsidR="007B22BA" w:rsidRDefault="007B22BA" w:rsidP="00112371">
            <w:pPr>
              <w:rPr>
                <w:lang w:val="en-IN"/>
              </w:rPr>
            </w:pPr>
          </w:p>
        </w:tc>
        <w:tc>
          <w:tcPr>
            <w:tcW w:w="3005" w:type="dxa"/>
          </w:tcPr>
          <w:p w14:paraId="264BD610" w14:textId="0E676755" w:rsidR="007B22BA" w:rsidRDefault="00B72E8D" w:rsidP="00B72E8D">
            <w:pPr>
              <w:rPr>
                <w:lang w:val="en-IN"/>
              </w:rPr>
            </w:pPr>
            <w:r>
              <w:rPr>
                <w:lang w:val="en-IN"/>
              </w:rPr>
              <w:t>Present a list of state</w:t>
            </w:r>
          </w:p>
        </w:tc>
        <w:tc>
          <w:tcPr>
            <w:tcW w:w="3006" w:type="dxa"/>
          </w:tcPr>
          <w:p w14:paraId="465FD8DD" w14:textId="12B5F7DF" w:rsidR="007B22BA" w:rsidRDefault="00B72E8D" w:rsidP="00112371">
            <w:pPr>
              <w:rPr>
                <w:lang w:val="en-IN"/>
              </w:rPr>
            </w:pPr>
            <w:r>
              <w:rPr>
                <w:lang w:val="en-IN"/>
              </w:rPr>
              <w:t>No remote search, simply show from UI.</w:t>
            </w:r>
          </w:p>
        </w:tc>
      </w:tr>
      <w:tr w:rsidR="007B22BA" w14:paraId="74E2F96A" w14:textId="77777777" w:rsidTr="00112371">
        <w:tc>
          <w:tcPr>
            <w:tcW w:w="3005" w:type="dxa"/>
          </w:tcPr>
          <w:p w14:paraId="7702E7AD" w14:textId="7BD7CC39" w:rsidR="007B22BA" w:rsidRDefault="009448F8" w:rsidP="00112371">
            <w:pPr>
              <w:rPr>
                <w:lang w:val="en-IN"/>
              </w:rPr>
            </w:pPr>
            <w:r>
              <w:rPr>
                <w:lang w:val="en-IN"/>
              </w:rPr>
              <w:t>Get OTP</w:t>
            </w:r>
          </w:p>
        </w:tc>
        <w:tc>
          <w:tcPr>
            <w:tcW w:w="3005" w:type="dxa"/>
          </w:tcPr>
          <w:p w14:paraId="457ED44E" w14:textId="20C2A650" w:rsidR="007B22BA" w:rsidRDefault="007B22BA" w:rsidP="00112371">
            <w:pPr>
              <w:rPr>
                <w:lang w:val="en-IN"/>
              </w:rPr>
            </w:pPr>
          </w:p>
        </w:tc>
        <w:tc>
          <w:tcPr>
            <w:tcW w:w="3006" w:type="dxa"/>
          </w:tcPr>
          <w:p w14:paraId="2DA382F0" w14:textId="3F3E5353" w:rsidR="007B22BA" w:rsidRPr="00CB71D8" w:rsidRDefault="007B22BA" w:rsidP="00CB7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p>
        </w:tc>
      </w:tr>
      <w:tr w:rsidR="00B72E8D" w14:paraId="7394742F" w14:textId="77777777" w:rsidTr="00112371">
        <w:tc>
          <w:tcPr>
            <w:tcW w:w="3005" w:type="dxa"/>
          </w:tcPr>
          <w:p w14:paraId="70436FA8" w14:textId="739F66C1" w:rsidR="00B72E8D" w:rsidRDefault="009448F8" w:rsidP="00112371">
            <w:pPr>
              <w:rPr>
                <w:lang w:val="en-IN"/>
              </w:rPr>
            </w:pPr>
            <w:r>
              <w:rPr>
                <w:lang w:val="en-IN"/>
              </w:rPr>
              <w:t>Verify OTP</w:t>
            </w:r>
          </w:p>
        </w:tc>
        <w:tc>
          <w:tcPr>
            <w:tcW w:w="3005" w:type="dxa"/>
          </w:tcPr>
          <w:p w14:paraId="661F8434" w14:textId="77777777" w:rsidR="00B72E8D" w:rsidRDefault="00B72E8D" w:rsidP="00112371">
            <w:pPr>
              <w:rPr>
                <w:lang w:val="en-IN"/>
              </w:rPr>
            </w:pPr>
          </w:p>
        </w:tc>
        <w:tc>
          <w:tcPr>
            <w:tcW w:w="3006" w:type="dxa"/>
          </w:tcPr>
          <w:p w14:paraId="621FA89D" w14:textId="77777777" w:rsidR="00B72E8D" w:rsidRDefault="00B72E8D" w:rsidP="00112371">
            <w:pPr>
              <w:rPr>
                <w:lang w:val="en-IN"/>
              </w:rPr>
            </w:pPr>
          </w:p>
        </w:tc>
      </w:tr>
      <w:tr w:rsidR="009448F8" w14:paraId="208D1D70" w14:textId="77777777" w:rsidTr="00112371">
        <w:tc>
          <w:tcPr>
            <w:tcW w:w="3005" w:type="dxa"/>
          </w:tcPr>
          <w:p w14:paraId="446D0691" w14:textId="308DD10F" w:rsidR="009448F8" w:rsidRDefault="00845691" w:rsidP="00112371">
            <w:pPr>
              <w:rPr>
                <w:lang w:val="en-IN"/>
              </w:rPr>
            </w:pPr>
            <w:r>
              <w:rPr>
                <w:lang w:val="en-IN"/>
              </w:rPr>
              <w:t>Register</w:t>
            </w:r>
          </w:p>
        </w:tc>
        <w:tc>
          <w:tcPr>
            <w:tcW w:w="3005" w:type="dxa"/>
          </w:tcPr>
          <w:p w14:paraId="25A1BF25" w14:textId="77777777" w:rsidR="009448F8" w:rsidRDefault="009448F8" w:rsidP="00112371">
            <w:pPr>
              <w:rPr>
                <w:lang w:val="en-IN"/>
              </w:rPr>
            </w:pPr>
          </w:p>
        </w:tc>
        <w:tc>
          <w:tcPr>
            <w:tcW w:w="3006" w:type="dxa"/>
          </w:tcPr>
          <w:p w14:paraId="492EB972" w14:textId="77777777" w:rsidR="009448F8" w:rsidRDefault="009448F8" w:rsidP="00112371">
            <w:pPr>
              <w:rPr>
                <w:lang w:val="en-IN"/>
              </w:rPr>
            </w:pPr>
          </w:p>
        </w:tc>
      </w:tr>
      <w:tr w:rsidR="00845691" w14:paraId="4BB0A2F5" w14:textId="77777777" w:rsidTr="00112371">
        <w:tc>
          <w:tcPr>
            <w:tcW w:w="3005" w:type="dxa"/>
          </w:tcPr>
          <w:p w14:paraId="67BA1C8E" w14:textId="77777777" w:rsidR="00845691" w:rsidRDefault="00845691" w:rsidP="00112371">
            <w:pPr>
              <w:rPr>
                <w:lang w:val="en-IN"/>
              </w:rPr>
            </w:pPr>
          </w:p>
        </w:tc>
        <w:tc>
          <w:tcPr>
            <w:tcW w:w="3005" w:type="dxa"/>
          </w:tcPr>
          <w:p w14:paraId="69E670B7" w14:textId="77777777" w:rsidR="00845691" w:rsidRDefault="00845691" w:rsidP="00112371">
            <w:pPr>
              <w:rPr>
                <w:lang w:val="en-IN"/>
              </w:rPr>
            </w:pPr>
          </w:p>
        </w:tc>
        <w:tc>
          <w:tcPr>
            <w:tcW w:w="3006" w:type="dxa"/>
          </w:tcPr>
          <w:p w14:paraId="487F035B" w14:textId="77777777" w:rsidR="00845691" w:rsidRDefault="00845691" w:rsidP="00112371">
            <w:pPr>
              <w:rPr>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5DC5E42F" w14:textId="037E3036" w:rsidR="00D96A34" w:rsidRDefault="00D96A34" w:rsidP="00D96A34">
      <w:pPr>
        <w:pStyle w:val="Heading2"/>
        <w:rPr>
          <w:lang w:val="en-IN"/>
        </w:rPr>
      </w:pPr>
      <w:r>
        <w:rPr>
          <w:lang w:val="en-IN"/>
        </w:rPr>
        <w:lastRenderedPageBreak/>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0A160F55" w:rsidR="0078147F" w:rsidRDefault="0078147F" w:rsidP="001F4A22">
      <w:pPr>
        <w:rPr>
          <w:ins w:id="57" w:author="nyadav.idmworks@outlook.com" w:date="2020-05-24T21:11:00Z"/>
          <w:lang w:val="en-IN"/>
        </w:rPr>
      </w:pPr>
    </w:p>
    <w:p w14:paraId="4712261B" w14:textId="1AD1683A" w:rsidR="00F632A1" w:rsidRDefault="00F632A1">
      <w:pPr>
        <w:pStyle w:val="Heading2"/>
        <w:rPr>
          <w:ins w:id="58" w:author="nyadav.idmworks@outlook.com" w:date="2020-05-24T21:11:00Z"/>
          <w:lang w:val="en-IN"/>
        </w:rPr>
        <w:pPrChange w:id="59" w:author="nyadav.idmworks@outlook.com" w:date="2020-05-24T21:38:00Z">
          <w:pPr>
            <w:pStyle w:val="Heading1"/>
          </w:pPr>
        </w:pPrChange>
      </w:pPr>
      <w:ins w:id="60" w:author="nyadav.idmworks@outlook.com" w:date="2020-05-24T21:11:00Z">
        <w:r>
          <w:rPr>
            <w:lang w:val="en-IN"/>
          </w:rPr>
          <w:t>Retail Entry</w:t>
        </w:r>
      </w:ins>
    </w:p>
    <w:p w14:paraId="6E984AAA" w14:textId="09B9C4FB" w:rsidR="00F632A1" w:rsidRDefault="00FC47EA" w:rsidP="00F632A1">
      <w:pPr>
        <w:rPr>
          <w:ins w:id="61" w:author="nyadav.idmworks@outlook.com" w:date="2020-05-24T21:36:00Z"/>
          <w:lang w:val="en-IN"/>
        </w:rPr>
      </w:pPr>
      <w:ins w:id="62" w:author="nyadav.idmworks@outlook.com" w:date="2020-05-24T21:36:00Z">
        <w:r>
          <w:rPr>
            <w:noProof/>
          </w:rPr>
          <w:drawing>
            <wp:inline distT="0" distB="0" distL="0" distR="0" wp14:anchorId="76142789" wp14:editId="7E3DBC42">
              <wp:extent cx="379095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950" cy="3429000"/>
                      </a:xfrm>
                      <a:prstGeom prst="rect">
                        <a:avLst/>
                      </a:prstGeom>
                    </pic:spPr>
                  </pic:pic>
                </a:graphicData>
              </a:graphic>
            </wp:inline>
          </w:drawing>
        </w:r>
      </w:ins>
    </w:p>
    <w:p w14:paraId="36C67F31" w14:textId="7AA4D812" w:rsidR="00962722" w:rsidRDefault="00962722" w:rsidP="00F632A1">
      <w:pPr>
        <w:rPr>
          <w:ins w:id="63" w:author="nyadav.idmworks@outlook.com" w:date="2020-05-24T21:37:00Z"/>
          <w:lang w:val="en-IN"/>
        </w:rPr>
      </w:pPr>
      <w:ins w:id="64" w:author="nyadav.idmworks@outlook.com" w:date="2020-05-24T21:36:00Z">
        <w:r>
          <w:rPr>
            <w:lang w:val="en-IN"/>
          </w:rPr>
          <w:lastRenderedPageBreak/>
          <w:t xml:space="preserve">Date and Amount </w:t>
        </w:r>
      </w:ins>
      <w:ins w:id="65" w:author="nyadav.idmworks@outlook.com" w:date="2020-05-24T21:37:00Z">
        <w:r>
          <w:rPr>
            <w:lang w:val="en-IN"/>
          </w:rPr>
          <w:t>mandatory</w:t>
        </w:r>
      </w:ins>
    </w:p>
    <w:p w14:paraId="16DDB274" w14:textId="13107E05" w:rsidR="005B6E33" w:rsidRDefault="005B6E33" w:rsidP="005B6E33">
      <w:pPr>
        <w:pStyle w:val="HTMLPreformatted"/>
        <w:shd w:val="clear" w:color="auto" w:fill="FFFFFF"/>
        <w:rPr>
          <w:ins w:id="66" w:author="nyadav.idmworks@outlook.com" w:date="2020-05-24T21:38:00Z"/>
          <w:lang w:val="en-IN"/>
        </w:rPr>
      </w:pPr>
      <w:ins w:id="67" w:author="nyadav.idmworks@outlook.com" w:date="2020-05-24T21:37:00Z">
        <w:r>
          <w:rPr>
            <w:lang w:val="en-IN"/>
          </w:rPr>
          <w:t>API to Use</w:t>
        </w:r>
      </w:ins>
      <w:ins w:id="68" w:author="nyadav.idmworks@outlook.com" w:date="2020-05-24T21:38:00Z">
        <w:r w:rsidR="00D164AD">
          <w:rPr>
            <w:lang w:val="en-IN"/>
          </w:rPr>
          <w:t xml:space="preserve">: </w:t>
        </w:r>
        <w:r w:rsidR="00D164AD">
          <w:rPr>
            <w:lang w:val="en-IN"/>
          </w:rPr>
          <w:fldChar w:fldCharType="begin"/>
        </w:r>
        <w:r w:rsidR="00D164AD">
          <w:rPr>
            <w:lang w:val="en-IN"/>
          </w:rPr>
          <w:instrText xml:space="preserve"> REF _Ref41248744 \h </w:instrText>
        </w:r>
      </w:ins>
      <w:r w:rsidR="00D164AD">
        <w:rPr>
          <w:lang w:val="en-IN"/>
        </w:rPr>
      </w:r>
      <w:r w:rsidR="00D164AD">
        <w:rPr>
          <w:lang w:val="en-IN"/>
        </w:rPr>
        <w:fldChar w:fldCharType="separate"/>
      </w:r>
      <w:ins w:id="69" w:author="nyadav.idmworks@outlook.com" w:date="2020-05-24T21:38:00Z">
        <w:r w:rsidR="00D164AD" w:rsidRPr="005B6E33">
          <w:rPr>
            <w:rFonts w:asciiTheme="majorHAnsi" w:eastAsiaTheme="majorEastAsia" w:hAnsiTheme="majorHAnsi" w:cstheme="majorBidi"/>
            <w:color w:val="2F5496" w:themeColor="accent1" w:themeShade="BF"/>
            <w:sz w:val="26"/>
            <w:szCs w:val="26"/>
            <w:lang w:val="en-IN"/>
            <w:rPrChange w:id="70" w:author="nyadav.idmworks@outlook.com" w:date="2020-05-24T21:38:00Z">
              <w:rPr>
                <w:rFonts w:ascii="JetBrains Mono" w:hAnsi="JetBrains Mono"/>
                <w:color w:val="067D17"/>
              </w:rPr>
            </w:rPrChange>
          </w:rPr>
          <w:t>/accounting/createRetailSale</w:t>
        </w:r>
        <w:r w:rsidR="00D164AD">
          <w:rPr>
            <w:lang w:val="en-IN"/>
          </w:rPr>
          <w:fldChar w:fldCharType="end"/>
        </w:r>
      </w:ins>
    </w:p>
    <w:p w14:paraId="21022832" w14:textId="533B5B73" w:rsidR="00962722" w:rsidRPr="00F632A1" w:rsidRDefault="00962722">
      <w:pPr>
        <w:rPr>
          <w:ins w:id="71" w:author="nyadav.idmworks@outlook.com" w:date="2020-05-24T21:11:00Z"/>
          <w:lang w:val="en-IN"/>
        </w:rPr>
        <w:pPrChange w:id="72" w:author="nyadav.idmworks@outlook.com" w:date="2020-05-24T21:11:00Z">
          <w:pPr>
            <w:pStyle w:val="Heading1"/>
          </w:pPr>
        </w:pPrChange>
      </w:pPr>
    </w:p>
    <w:p w14:paraId="12AB5CC1" w14:textId="654ACADC" w:rsidR="002F47A4" w:rsidRDefault="002F47A4" w:rsidP="002F47A4">
      <w:pPr>
        <w:pStyle w:val="Heading2"/>
        <w:rPr>
          <w:ins w:id="73" w:author="nyadav.idmworks@outlook.com" w:date="2020-05-31T10:35:00Z"/>
          <w:lang w:val="en-IN"/>
        </w:rPr>
      </w:pPr>
      <w:ins w:id="74" w:author="nyadav.idmworks@outlook.com" w:date="2020-05-31T10:35:00Z">
        <w:r>
          <w:rPr>
            <w:lang w:val="en-IN"/>
          </w:rPr>
          <w:t xml:space="preserve">Retail </w:t>
        </w:r>
      </w:ins>
      <w:ins w:id="75" w:author="nyadav.idmworks@outlook.com" w:date="2020-05-31T10:37:00Z">
        <w:r w:rsidR="00B8074C">
          <w:rPr>
            <w:lang w:val="en-IN"/>
          </w:rPr>
          <w:t>List</w:t>
        </w:r>
      </w:ins>
    </w:p>
    <w:p w14:paraId="0B56E05C" w14:textId="1EE9F0E8" w:rsidR="00F632A1" w:rsidRDefault="00F632A1" w:rsidP="001F4A22">
      <w:pPr>
        <w:rPr>
          <w:ins w:id="76" w:author="nyadav.idmworks@outlook.com" w:date="2020-05-24T21:11:00Z"/>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806291" w:rsidRPr="000F42DB" w14:paraId="39ABC8CE" w14:textId="77777777" w:rsidTr="00CC6C27">
        <w:trPr>
          <w:trHeight w:val="981"/>
          <w:ins w:id="77" w:author="nyadav.idmworks@outlook.com" w:date="2020-05-31T10:37:00Z"/>
        </w:trPr>
        <w:tc>
          <w:tcPr>
            <w:tcW w:w="4508" w:type="dxa"/>
            <w:shd w:val="clear" w:color="auto" w:fill="EDEDED" w:themeFill="accent3" w:themeFillTint="33"/>
          </w:tcPr>
          <w:p w14:paraId="00B82BC9" w14:textId="456CB3F8" w:rsidR="00806291" w:rsidRPr="00C01C47" w:rsidRDefault="00806291" w:rsidP="00CC6C27">
            <w:pPr>
              <w:rPr>
                <w:ins w:id="78" w:author="nyadav.idmworks@outlook.com" w:date="2020-05-31T10:37:00Z"/>
                <w:b/>
                <w:bCs/>
                <w:lang w:val="en-IN"/>
              </w:rPr>
            </w:pPr>
            <w:ins w:id="79" w:author="nyadav.idmworks@outlook.com" w:date="2020-05-31T10:37:00Z">
              <w:r w:rsidRPr="00C01C47">
                <w:rPr>
                  <w:b/>
                  <w:bCs/>
                  <w:color w:val="FF0000"/>
                  <w:sz w:val="20"/>
                  <w:szCs w:val="20"/>
                  <w:lang w:val="en-IN"/>
                </w:rPr>
                <w:t xml:space="preserve">                      </w:t>
              </w:r>
              <w:r w:rsidRPr="00C01C47">
                <w:rPr>
                  <w:b/>
                  <w:bCs/>
                  <w:lang w:val="en-IN"/>
                </w:rPr>
                <w:t xml:space="preserve">          </w:t>
              </w:r>
            </w:ins>
          </w:p>
          <w:p w14:paraId="34746210" w14:textId="2CBC8391" w:rsidR="00806291" w:rsidRDefault="00806291" w:rsidP="00CC6C27">
            <w:pPr>
              <w:rPr>
                <w:ins w:id="80" w:author="nyadav.idmworks@outlook.com" w:date="2020-05-31T10:37:00Z"/>
                <w:b/>
                <w:bCs/>
                <w:color w:val="000000" w:themeColor="text1"/>
                <w:sz w:val="20"/>
                <w:szCs w:val="20"/>
                <w:lang w:val="en-IN"/>
              </w:rPr>
            </w:pPr>
            <w:ins w:id="81" w:author="nyadav.idmworks@outlook.com" w:date="2020-05-31T10:37:00Z">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ins>
            <w:ins w:id="82" w:author="nyadav.idmworks@outlook.com" w:date="2020-05-31T10:38:00Z">
              <w:r w:rsidR="00FA7D17">
                <w:rPr>
                  <w:b/>
                  <w:bCs/>
                  <w:color w:val="000000" w:themeColor="text1"/>
                  <w:sz w:val="20"/>
                  <w:szCs w:val="20"/>
                  <w:lang w:val="en-IN"/>
                </w:rPr>
                <w:t xml:space="preserve">        </w:t>
              </w:r>
            </w:ins>
            <w:ins w:id="83" w:author="nyadav.idmworks@outlook.com" w:date="2020-05-31T10:37:00Z">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ins>
          </w:p>
          <w:p w14:paraId="6FE2C173" w14:textId="77777777" w:rsidR="00806291" w:rsidRDefault="00806291" w:rsidP="00CC6C27">
            <w:pPr>
              <w:rPr>
                <w:ins w:id="84" w:author="nyadav.idmworks@outlook.com" w:date="2020-05-31T10:37:00Z"/>
                <w:b/>
                <w:bCs/>
                <w:lang w:val="en-IN"/>
              </w:rPr>
            </w:pPr>
            <w:ins w:id="85" w:author="nyadav.idmworks@outlook.com" w:date="2020-05-31T10:37:00Z">
              <w:r w:rsidRPr="00D0669E">
                <w:rPr>
                  <w:b/>
                  <w:bCs/>
                  <w:noProof/>
                  <w:sz w:val="18"/>
                  <w:szCs w:val="18"/>
                  <w:lang w:val="en-IN"/>
                </w:rPr>
                <w:drawing>
                  <wp:anchor distT="0" distB="0" distL="114300" distR="114300" simplePos="0" relativeHeight="251718656" behindDoc="1" locked="0" layoutInCell="1" allowOverlap="1" wp14:anchorId="6A5EE050" wp14:editId="54D04DC2">
                    <wp:simplePos x="0" y="0"/>
                    <wp:positionH relativeFrom="column">
                      <wp:posOffset>1546860</wp:posOffset>
                    </wp:positionH>
                    <wp:positionV relativeFrom="paragraph">
                      <wp:posOffset>21590</wp:posOffset>
                    </wp:positionV>
                    <wp:extent cx="131445" cy="142875"/>
                    <wp:effectExtent l="0" t="0" r="190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ins>
          </w:p>
          <w:p w14:paraId="6924429D" w14:textId="77777777" w:rsidR="00806291" w:rsidRDefault="00806291" w:rsidP="00CC6C27">
            <w:pPr>
              <w:pStyle w:val="NoSpacing"/>
              <w:rPr>
                <w:ins w:id="86" w:author="nyadav.idmworks@outlook.com" w:date="2020-05-31T10:37:00Z"/>
                <w:b/>
                <w:bCs/>
                <w:sz w:val="18"/>
                <w:szCs w:val="18"/>
                <w:lang w:val="en-IN"/>
              </w:rPr>
            </w:pPr>
          </w:p>
          <w:p w14:paraId="2F1C5D93" w14:textId="13C15D4E" w:rsidR="00806291" w:rsidRDefault="00056862" w:rsidP="00CC6C27">
            <w:pPr>
              <w:pStyle w:val="NoSpacing"/>
              <w:rPr>
                <w:ins w:id="87" w:author="nyadav.idmworks@outlook.com" w:date="2020-05-31T10:37:00Z"/>
                <w:lang w:val="en-IN"/>
              </w:rPr>
            </w:pPr>
            <w:ins w:id="88" w:author="nyadav.idmworks@outlook.com" w:date="2020-05-31T10:41:00Z">
              <w:r>
                <w:rPr>
                  <w:b/>
                  <w:bCs/>
                  <w:sz w:val="18"/>
                  <w:szCs w:val="18"/>
                  <w:lang w:val="en-IN"/>
                </w:rPr>
                <w:t>Recived</w:t>
              </w:r>
            </w:ins>
            <w:ins w:id="89" w:author="nyadav.idmworks@outlook.com" w:date="2020-05-31T10:37:00Z">
              <w:r w:rsidR="00806291" w:rsidRPr="00115855">
                <w:rPr>
                  <w:b/>
                  <w:bCs/>
                  <w:sz w:val="18"/>
                  <w:szCs w:val="18"/>
                  <w:lang w:val="en-IN"/>
                </w:rPr>
                <w:t xml:space="preserve"> By:</w:t>
              </w:r>
              <w:r w:rsidR="00806291">
                <w:rPr>
                  <w:lang w:val="en-IN"/>
                </w:rPr>
                <w:t xml:space="preserve"> Nilesh Yadav</w:t>
              </w:r>
            </w:ins>
          </w:p>
          <w:p w14:paraId="6E3E9063" w14:textId="77777777" w:rsidR="00806291" w:rsidRDefault="00806291" w:rsidP="00CC6C27">
            <w:pPr>
              <w:rPr>
                <w:ins w:id="90" w:author="nyadav.idmworks@outlook.com" w:date="2020-05-31T10:37:00Z"/>
                <w:b/>
                <w:bCs/>
                <w:lang w:val="en-IN"/>
              </w:rPr>
            </w:pPr>
          </w:p>
          <w:p w14:paraId="71362ACF" w14:textId="4E992979" w:rsidR="00806291" w:rsidRDefault="00FA7D17" w:rsidP="00CC6C27">
            <w:pPr>
              <w:rPr>
                <w:ins w:id="91" w:author="nyadav.idmworks@outlook.com" w:date="2020-05-31T10:37:00Z"/>
                <w:sz w:val="16"/>
                <w:szCs w:val="16"/>
                <w:lang w:val="en-IN"/>
              </w:rPr>
            </w:pPr>
            <w:ins w:id="92" w:author="nyadav.idmworks@outlook.com" w:date="2020-05-31T10:37:00Z">
              <w:r>
                <w:rPr>
                  <w:b/>
                  <w:bCs/>
                  <w:sz w:val="18"/>
                  <w:szCs w:val="18"/>
                  <w:lang w:val="en-IN"/>
                </w:rPr>
                <w:t>Notes</w:t>
              </w:r>
              <w:r w:rsidR="00806291" w:rsidRPr="00D0669E">
                <w:rPr>
                  <w:b/>
                  <w:bCs/>
                  <w:sz w:val="18"/>
                  <w:szCs w:val="18"/>
                  <w:lang w:val="en-IN"/>
                </w:rPr>
                <w:t>:</w:t>
              </w:r>
              <w:r w:rsidR="00806291">
                <w:rPr>
                  <w:b/>
                  <w:bCs/>
                  <w:lang w:val="en-IN"/>
                </w:rPr>
                <w:t xml:space="preserve"> </w:t>
              </w:r>
              <w:r w:rsidR="00806291" w:rsidRPr="00056862">
                <w:rPr>
                  <w:sz w:val="18"/>
                  <w:szCs w:val="18"/>
                  <w:lang w:val="en-IN"/>
                  <w:rPrChange w:id="93" w:author="nyadav.idmworks@outlook.com" w:date="2020-05-31T10:41:00Z">
                    <w:rPr>
                      <w:sz w:val="16"/>
                      <w:szCs w:val="16"/>
                      <w:lang w:val="en-IN"/>
                    </w:rPr>
                  </w:rPrChange>
                </w:rPr>
                <w:t>For Month of March 2020</w:t>
              </w:r>
            </w:ins>
          </w:p>
          <w:p w14:paraId="2A6D63D9" w14:textId="77777777" w:rsidR="00FA7D17" w:rsidRDefault="00FA7D17" w:rsidP="00FA7D17">
            <w:pPr>
              <w:rPr>
                <w:ins w:id="94" w:author="nyadav.idmworks@outlook.com" w:date="2020-05-31T10:38:00Z"/>
                <w:sz w:val="16"/>
                <w:szCs w:val="16"/>
                <w:lang w:val="en-IN"/>
              </w:rPr>
            </w:pPr>
            <w:ins w:id="95" w:author="nyadav.idmworks@outlook.com" w:date="2020-05-31T10:38:00Z">
              <w:r w:rsidRPr="00FA7D17">
                <w:rPr>
                  <w:b/>
                  <w:bCs/>
                  <w:sz w:val="18"/>
                  <w:szCs w:val="18"/>
                  <w:lang w:val="en-IN"/>
                  <w:rPrChange w:id="96" w:author="nyadav.idmworks@outlook.com" w:date="2020-05-31T10:39:00Z">
                    <w:rPr>
                      <w:b/>
                      <w:bCs/>
                      <w:sz w:val="16"/>
                      <w:szCs w:val="16"/>
                      <w:lang w:val="en-IN"/>
                    </w:rPr>
                  </w:rPrChange>
                </w:rPr>
                <w:t>IncludeInCalculation</w:t>
              </w:r>
              <w:r w:rsidRPr="00CB40AD">
                <w:rPr>
                  <w:b/>
                  <w:bCs/>
                  <w:sz w:val="16"/>
                  <w:szCs w:val="16"/>
                  <w:lang w:val="en-IN"/>
                </w:rPr>
                <w:t>:</w:t>
              </w:r>
              <w:r>
                <w:rPr>
                  <w:sz w:val="16"/>
                  <w:szCs w:val="16"/>
                  <w:lang w:val="en-IN"/>
                </w:rPr>
                <w:t xml:space="preserve"> Yes</w:t>
              </w:r>
            </w:ins>
          </w:p>
          <w:p w14:paraId="4615495A" w14:textId="425DFADA" w:rsidR="00FA7D17" w:rsidRPr="005E3C88" w:rsidRDefault="00FA7D17">
            <w:pPr>
              <w:rPr>
                <w:ins w:id="97" w:author="nyadav.idmworks@outlook.com" w:date="2020-05-31T10:37:00Z"/>
                <w:sz w:val="20"/>
                <w:szCs w:val="20"/>
                <w:lang w:val="en-IN"/>
              </w:rPr>
              <w:pPrChange w:id="98" w:author="nyadav.idmworks@outlook.com" w:date="2020-05-31T10:38:00Z">
                <w:pPr>
                  <w:framePr w:hSpace="180" w:wrap="around" w:vAnchor="text" w:hAnchor="text" w:y="1"/>
                  <w:suppressOverlap/>
                </w:pPr>
              </w:pPrChange>
            </w:pPr>
          </w:p>
        </w:tc>
      </w:tr>
      <w:tr w:rsidR="00806291" w:rsidRPr="000F42DB" w14:paraId="02434947" w14:textId="77777777" w:rsidTr="00CC6C27">
        <w:trPr>
          <w:trHeight w:val="928"/>
          <w:ins w:id="99" w:author="nyadav.idmworks@outlook.com" w:date="2020-05-31T10:37:00Z"/>
        </w:trPr>
        <w:tc>
          <w:tcPr>
            <w:tcW w:w="4508" w:type="dxa"/>
            <w:shd w:val="clear" w:color="auto" w:fill="E2EFD9" w:themeFill="accent6" w:themeFillTint="33"/>
          </w:tcPr>
          <w:p w14:paraId="5F703A95" w14:textId="22581866" w:rsidR="00806291" w:rsidRDefault="00806291" w:rsidP="00CC6C27">
            <w:pPr>
              <w:rPr>
                <w:ins w:id="100" w:author="nyadav.idmworks@outlook.com" w:date="2020-05-31T10:37:00Z"/>
                <w:b/>
                <w:bCs/>
                <w:color w:val="000000" w:themeColor="text1"/>
                <w:sz w:val="20"/>
                <w:szCs w:val="20"/>
                <w:lang w:val="en-IN"/>
              </w:rPr>
            </w:pPr>
            <w:ins w:id="101" w:author="nyadav.idmworks@outlook.com" w:date="2020-05-31T10:37:00Z">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ins>
            <w:ins w:id="102" w:author="nyadav.idmworks@outlook.com" w:date="2020-05-31T10:39:00Z">
              <w:r w:rsidR="00FA7D17">
                <w:rPr>
                  <w:b/>
                  <w:bCs/>
                  <w:color w:val="000000" w:themeColor="text1"/>
                  <w:sz w:val="20"/>
                  <w:szCs w:val="20"/>
                  <w:lang w:val="en-IN"/>
                </w:rPr>
                <w:t xml:space="preserve">       </w:t>
              </w:r>
            </w:ins>
            <w:ins w:id="103" w:author="nyadav.idmworks@outlook.com" w:date="2020-05-31T10:37:00Z">
              <w:r w:rsidRPr="00BF14CB">
                <w:rPr>
                  <w:b/>
                  <w:bCs/>
                  <w:color w:val="000000" w:themeColor="text1"/>
                  <w:sz w:val="20"/>
                  <w:szCs w:val="20"/>
                  <w:lang w:val="en-IN"/>
                </w:rPr>
                <w:t xml:space="preserve">                    Tue April 2, 2020</w:t>
              </w:r>
            </w:ins>
          </w:p>
          <w:p w14:paraId="6F84564B" w14:textId="77777777" w:rsidR="00806291" w:rsidRDefault="00806291" w:rsidP="00CC6C27">
            <w:pPr>
              <w:rPr>
                <w:ins w:id="104" w:author="nyadav.idmworks@outlook.com" w:date="2020-05-31T10:37:00Z"/>
                <w:b/>
                <w:bCs/>
                <w:lang w:val="en-IN"/>
              </w:rPr>
            </w:pPr>
            <w:ins w:id="105" w:author="nyadav.idmworks@outlook.com" w:date="2020-05-31T10:37:00Z">
              <w:r>
                <w:rPr>
                  <w:b/>
                  <w:bCs/>
                  <w:sz w:val="18"/>
                  <w:szCs w:val="18"/>
                  <w:lang w:val="en-IN"/>
                </w:rPr>
                <w:t xml:space="preserve">Paid </w:t>
              </w:r>
              <w:r w:rsidRPr="00D0669E">
                <w:rPr>
                  <w:b/>
                  <w:bCs/>
                  <w:noProof/>
                  <w:sz w:val="18"/>
                  <w:szCs w:val="18"/>
                  <w:lang w:val="en-IN"/>
                </w:rPr>
                <w:drawing>
                  <wp:anchor distT="0" distB="0" distL="114300" distR="114300" simplePos="0" relativeHeight="251719680" behindDoc="1" locked="0" layoutInCell="1" allowOverlap="1" wp14:anchorId="5643DD26" wp14:editId="0487D433">
                    <wp:simplePos x="0" y="0"/>
                    <wp:positionH relativeFrom="column">
                      <wp:posOffset>1546860</wp:posOffset>
                    </wp:positionH>
                    <wp:positionV relativeFrom="paragraph">
                      <wp:posOffset>21590</wp:posOffset>
                    </wp:positionV>
                    <wp:extent cx="131445" cy="142875"/>
                    <wp:effectExtent l="0" t="0" r="190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ins>
          </w:p>
          <w:p w14:paraId="42EF783A" w14:textId="77777777" w:rsidR="00806291" w:rsidRDefault="00806291" w:rsidP="00CC6C27">
            <w:pPr>
              <w:rPr>
                <w:ins w:id="106" w:author="nyadav.idmworks@outlook.com" w:date="2020-05-31T10:37:00Z"/>
                <w:b/>
                <w:bCs/>
                <w:lang w:val="en-IN"/>
              </w:rPr>
            </w:pPr>
          </w:p>
          <w:p w14:paraId="77E42202" w14:textId="71E51905" w:rsidR="00806291" w:rsidRDefault="00A00EE4" w:rsidP="00CC6C27">
            <w:pPr>
              <w:pStyle w:val="NoSpacing"/>
              <w:rPr>
                <w:ins w:id="107" w:author="nyadav.idmworks@outlook.com" w:date="2020-05-31T10:39:00Z"/>
                <w:lang w:val="en-IN"/>
              </w:rPr>
            </w:pPr>
            <w:ins w:id="108" w:author="nyadav.idmworks@outlook.com" w:date="2020-05-31T10:41:00Z">
              <w:r>
                <w:rPr>
                  <w:b/>
                  <w:bCs/>
                  <w:sz w:val="18"/>
                  <w:szCs w:val="18"/>
                  <w:lang w:val="en-IN"/>
                </w:rPr>
                <w:t>Recived</w:t>
              </w:r>
              <w:r w:rsidRPr="00115855">
                <w:rPr>
                  <w:b/>
                  <w:bCs/>
                  <w:sz w:val="18"/>
                  <w:szCs w:val="18"/>
                  <w:lang w:val="en-IN"/>
                </w:rPr>
                <w:t xml:space="preserve"> By</w:t>
              </w:r>
            </w:ins>
            <w:ins w:id="109" w:author="nyadav.idmworks@outlook.com" w:date="2020-05-31T10:37:00Z">
              <w:r w:rsidR="00806291" w:rsidRPr="00115855">
                <w:rPr>
                  <w:b/>
                  <w:bCs/>
                  <w:sz w:val="18"/>
                  <w:szCs w:val="18"/>
                  <w:lang w:val="en-IN"/>
                </w:rPr>
                <w:t>:</w:t>
              </w:r>
              <w:r w:rsidR="00806291">
                <w:rPr>
                  <w:lang w:val="en-IN"/>
                </w:rPr>
                <w:t xml:space="preserve"> Nilesh Yadav</w:t>
              </w:r>
            </w:ins>
          </w:p>
          <w:p w14:paraId="10A56998" w14:textId="77777777" w:rsidR="00D359E0" w:rsidRDefault="00D359E0" w:rsidP="00D359E0">
            <w:pPr>
              <w:pStyle w:val="NoSpacing"/>
              <w:rPr>
                <w:ins w:id="110" w:author="nyadav.idmworks@outlook.com" w:date="2020-05-31T10:39:00Z"/>
                <w:sz w:val="16"/>
                <w:szCs w:val="16"/>
                <w:lang w:val="en-IN"/>
              </w:rPr>
            </w:pPr>
            <w:ins w:id="111" w:author="nyadav.idmworks@outlook.com" w:date="2020-05-31T10:39:00Z">
              <w:r w:rsidRPr="00345C2A">
                <w:rPr>
                  <w:b/>
                  <w:bCs/>
                  <w:sz w:val="18"/>
                  <w:szCs w:val="18"/>
                  <w:lang w:val="en-IN"/>
                </w:rPr>
                <w:t>IncludeInCalculation</w:t>
              </w:r>
              <w:r w:rsidRPr="00CB40AD">
                <w:rPr>
                  <w:b/>
                  <w:bCs/>
                  <w:sz w:val="16"/>
                  <w:szCs w:val="16"/>
                  <w:lang w:val="en-IN"/>
                </w:rPr>
                <w:t>:</w:t>
              </w:r>
              <w:r>
                <w:rPr>
                  <w:sz w:val="16"/>
                  <w:szCs w:val="16"/>
                  <w:lang w:val="en-IN"/>
                </w:rPr>
                <w:t xml:space="preserve"> Yes</w:t>
              </w:r>
            </w:ins>
          </w:p>
          <w:p w14:paraId="74523418" w14:textId="77777777" w:rsidR="00D359E0" w:rsidRDefault="00D359E0" w:rsidP="00CC6C27">
            <w:pPr>
              <w:pStyle w:val="NoSpacing"/>
              <w:rPr>
                <w:ins w:id="112" w:author="nyadav.idmworks@outlook.com" w:date="2020-05-31T10:39:00Z"/>
                <w:lang w:val="en-IN"/>
              </w:rPr>
            </w:pPr>
          </w:p>
          <w:p w14:paraId="4E5B5FA6" w14:textId="3E83B19E" w:rsidR="00BF0B53" w:rsidRDefault="00BF0B53" w:rsidP="00CC6C27">
            <w:pPr>
              <w:pStyle w:val="NoSpacing"/>
              <w:rPr>
                <w:ins w:id="113" w:author="nyadav.idmworks@outlook.com" w:date="2020-05-31T10:39:00Z"/>
                <w:lang w:val="en-IN"/>
              </w:rPr>
            </w:pPr>
            <w:ins w:id="114" w:author="nyadav.idmworks@outlook.com" w:date="2020-05-31T10:39:00Z">
              <w:r>
                <w:rPr>
                  <w:b/>
                  <w:bCs/>
                  <w:sz w:val="18"/>
                  <w:szCs w:val="18"/>
                  <w:lang w:val="en-IN"/>
                </w:rPr>
                <w:t>Notes</w:t>
              </w:r>
              <w:r w:rsidRPr="00D0669E">
                <w:rPr>
                  <w:b/>
                  <w:bCs/>
                  <w:sz w:val="18"/>
                  <w:szCs w:val="18"/>
                  <w:lang w:val="en-IN"/>
                </w:rPr>
                <w:t>:</w:t>
              </w:r>
              <w:r w:rsidR="00043188">
                <w:rPr>
                  <w:b/>
                  <w:bCs/>
                  <w:sz w:val="18"/>
                  <w:szCs w:val="18"/>
                  <w:lang w:val="en-IN"/>
                </w:rPr>
                <w:t xml:space="preserve"> For today’s date</w:t>
              </w:r>
            </w:ins>
          </w:p>
          <w:p w14:paraId="7364EF75" w14:textId="41C6F25A" w:rsidR="00FA7D17" w:rsidRPr="00D60FFD" w:rsidRDefault="00FA7D17">
            <w:pPr>
              <w:pStyle w:val="NoSpacing"/>
              <w:rPr>
                <w:ins w:id="115" w:author="nyadav.idmworks@outlook.com" w:date="2020-05-31T10:37:00Z"/>
                <w:lang w:val="en-IN"/>
              </w:rPr>
              <w:pPrChange w:id="116" w:author="nyadav.idmworks@outlook.com" w:date="2020-05-31T10:39:00Z">
                <w:pPr>
                  <w:pStyle w:val="NoSpacing"/>
                  <w:framePr w:hSpace="180" w:wrap="around" w:vAnchor="text" w:hAnchor="text" w:y="1"/>
                  <w:suppressOverlap/>
                </w:pPr>
              </w:pPrChange>
            </w:pPr>
          </w:p>
        </w:tc>
      </w:tr>
    </w:tbl>
    <w:p w14:paraId="0FCBB2B3" w14:textId="3A0BFF2F" w:rsidR="00F632A1" w:rsidRDefault="00F632A1" w:rsidP="001F4A22">
      <w:pPr>
        <w:rPr>
          <w:ins w:id="117" w:author="nyadav.idmworks@outlook.com" w:date="2020-05-31T10:37:00Z"/>
          <w:lang w:val="en-IN"/>
        </w:rPr>
      </w:pPr>
    </w:p>
    <w:p w14:paraId="7949721B" w14:textId="11AB7351" w:rsidR="00806291" w:rsidRDefault="00806291" w:rsidP="001F4A22">
      <w:pPr>
        <w:rPr>
          <w:ins w:id="118" w:author="nyadav.idmworks@outlook.com" w:date="2020-05-31T10:37:00Z"/>
          <w:lang w:val="en-IN"/>
        </w:rPr>
      </w:pPr>
    </w:p>
    <w:p w14:paraId="7973A77D" w14:textId="64ED6809" w:rsidR="00806291" w:rsidRDefault="00806291" w:rsidP="001F4A22">
      <w:pPr>
        <w:rPr>
          <w:ins w:id="119" w:author="nyadav.idmworks@outlook.com" w:date="2020-05-31T10:37:00Z"/>
          <w:lang w:val="en-IN"/>
        </w:rPr>
      </w:pPr>
    </w:p>
    <w:p w14:paraId="02BD0467" w14:textId="285EA2CF" w:rsidR="00806291" w:rsidRDefault="00806291" w:rsidP="001F4A22">
      <w:pPr>
        <w:rPr>
          <w:ins w:id="120" w:author="nyadav.idmworks@outlook.com" w:date="2020-05-31T10:37:00Z"/>
          <w:lang w:val="en-IN"/>
        </w:rPr>
      </w:pPr>
    </w:p>
    <w:p w14:paraId="5198AC4D" w14:textId="6916F34A" w:rsidR="00806291" w:rsidRDefault="00806291" w:rsidP="001F4A22">
      <w:pPr>
        <w:rPr>
          <w:ins w:id="121" w:author="nyadav.idmworks@outlook.com" w:date="2020-05-31T10:37:00Z"/>
          <w:lang w:val="en-IN"/>
        </w:rPr>
      </w:pPr>
    </w:p>
    <w:p w14:paraId="30805E9C" w14:textId="47BA62C2" w:rsidR="00806291" w:rsidRDefault="00806291" w:rsidP="001F4A22">
      <w:pPr>
        <w:rPr>
          <w:ins w:id="122" w:author="nyadav.idmworks@outlook.com" w:date="2020-05-31T10:37:00Z"/>
          <w:lang w:val="en-IN"/>
        </w:rPr>
      </w:pPr>
    </w:p>
    <w:p w14:paraId="546B8F62" w14:textId="3D687373" w:rsidR="00806291" w:rsidRDefault="00806291" w:rsidP="001F4A22">
      <w:pPr>
        <w:rPr>
          <w:ins w:id="123" w:author="nyadav.idmworks@outlook.com" w:date="2020-05-31T10:37:00Z"/>
          <w:lang w:val="en-IN"/>
        </w:rPr>
      </w:pPr>
    </w:p>
    <w:p w14:paraId="6B21DC3D" w14:textId="0D0B0BB8" w:rsidR="00806291" w:rsidRDefault="00806291" w:rsidP="001F4A22">
      <w:pPr>
        <w:rPr>
          <w:ins w:id="124" w:author="nyadav.idmworks@outlook.com" w:date="2020-05-31T10:37:00Z"/>
          <w:lang w:val="en-IN"/>
        </w:rPr>
      </w:pPr>
    </w:p>
    <w:p w14:paraId="7BCD598C" w14:textId="0FF1498C" w:rsidR="00806291" w:rsidRDefault="00806291" w:rsidP="001F4A22">
      <w:pPr>
        <w:rPr>
          <w:ins w:id="125" w:author="nyadav.idmworks@outlook.com" w:date="2020-05-31T10:37:00Z"/>
          <w:lang w:val="en-IN"/>
        </w:rPr>
      </w:pPr>
    </w:p>
    <w:p w14:paraId="369F32BD" w14:textId="146A3CF4" w:rsidR="00806291" w:rsidRDefault="00806291" w:rsidP="001F4A22">
      <w:pPr>
        <w:rPr>
          <w:ins w:id="126" w:author="nyadav.idmworks@outlook.com" w:date="2020-05-31T10:37:00Z"/>
          <w:lang w:val="en-IN"/>
        </w:rPr>
      </w:pPr>
    </w:p>
    <w:p w14:paraId="4AB10A46" w14:textId="04E3EAA9" w:rsidR="00806291" w:rsidRDefault="00806291" w:rsidP="001F4A22">
      <w:pPr>
        <w:rPr>
          <w:ins w:id="127" w:author="nyadav.idmworks@outlook.com" w:date="2020-05-31T10:37:00Z"/>
          <w:lang w:val="en-IN"/>
        </w:rPr>
      </w:pPr>
    </w:p>
    <w:p w14:paraId="1E7D914C" w14:textId="38235551" w:rsidR="00ED48B9" w:rsidRDefault="004D1F28" w:rsidP="00ED48B9">
      <w:pPr>
        <w:pStyle w:val="Heading2"/>
        <w:rPr>
          <w:ins w:id="128" w:author="nyadav.idmworks@outlook.com" w:date="2020-06-02T09:10:00Z"/>
          <w:lang w:val="en-IN"/>
        </w:rPr>
      </w:pPr>
      <w:ins w:id="129" w:author="nyadav.idmworks@outlook.com" w:date="2020-06-02T09:34:00Z">
        <w:r>
          <w:rPr>
            <w:lang w:val="en-IN"/>
          </w:rPr>
          <w:t>Account</w:t>
        </w:r>
      </w:ins>
      <w:ins w:id="130" w:author="nyadav.idmworks@outlook.com" w:date="2020-06-02T09:08:00Z">
        <w:r w:rsidR="00ED48B9">
          <w:rPr>
            <w:lang w:val="en-IN"/>
          </w:rPr>
          <w:t xml:space="preserve"> View</w:t>
        </w:r>
        <w:r w:rsidR="00C97348">
          <w:rPr>
            <w:lang w:val="en-IN"/>
          </w:rPr>
          <w:t xml:space="preserve"> : Employee </w:t>
        </w:r>
      </w:ins>
      <w:ins w:id="131" w:author="nyadav.idmworks@outlook.com" w:date="2020-06-02T09:09:00Z">
        <w:r w:rsidR="00C97348">
          <w:rPr>
            <w:lang w:val="en-IN"/>
          </w:rPr>
          <w:t xml:space="preserve">Company Balance </w:t>
        </w:r>
      </w:ins>
      <w:ins w:id="132" w:author="nyadav.idmworks@outlook.com" w:date="2020-06-02T09:08:00Z">
        <w:r w:rsidR="00C97348">
          <w:rPr>
            <w:lang w:val="en-IN"/>
          </w:rPr>
          <w:t>Calcu</w:t>
        </w:r>
      </w:ins>
      <w:ins w:id="133" w:author="nyadav.idmworks@outlook.com" w:date="2020-06-02T09:09:00Z">
        <w:r w:rsidR="00C97348">
          <w:rPr>
            <w:lang w:val="en-IN"/>
          </w:rPr>
          <w:t>lations</w:t>
        </w:r>
      </w:ins>
    </w:p>
    <w:p w14:paraId="756FA4C3" w14:textId="146C5D79" w:rsidR="00AC0250" w:rsidRPr="0008513D" w:rsidRDefault="0008513D" w:rsidP="0008513D">
      <w:pPr>
        <w:rPr>
          <w:ins w:id="134" w:author="nyadav.idmworks@outlook.com" w:date="2020-06-02T09:09:00Z"/>
          <w:lang w:val="en-IN"/>
          <w:rPrChange w:id="135" w:author="nyadav.idmworks@outlook.com" w:date="2020-06-02T09:10:00Z">
            <w:rPr>
              <w:ins w:id="136" w:author="nyadav.idmworks@outlook.com" w:date="2020-06-02T09:09:00Z"/>
              <w:lang w:val="en-IN"/>
            </w:rPr>
          </w:rPrChange>
        </w:rPr>
        <w:pPrChange w:id="137" w:author="nyadav.idmworks@outlook.com" w:date="2020-06-02T09:10:00Z">
          <w:pPr>
            <w:pStyle w:val="Heading2"/>
          </w:pPr>
        </w:pPrChange>
      </w:pPr>
      <w:ins w:id="138" w:author="nyadav.idmworks@outlook.com" w:date="2020-06-02T09:10:00Z">
        <w:r>
          <w:rPr>
            <w:lang w:val="en-IN"/>
          </w:rPr>
          <w:t>Employee Name: Ashok Shirodkar</w:t>
        </w:r>
      </w:ins>
      <w:ins w:id="139" w:author="nyadav.idmworks@outlook.com" w:date="2020-06-02T09:19:00Z">
        <w:r w:rsidR="00AC0250">
          <w:rPr>
            <w:lang w:val="en-IN"/>
          </w:rPr>
          <w:t xml:space="preserve"> (Balance: 25,500.0 Rs)</w:t>
        </w:r>
      </w:ins>
    </w:p>
    <w:tbl>
      <w:tblPr>
        <w:tblStyle w:val="TableGrid"/>
        <w:tblW w:w="0" w:type="auto"/>
        <w:tblLook w:val="04A0" w:firstRow="1" w:lastRow="0" w:firstColumn="1" w:lastColumn="0" w:noHBand="0" w:noVBand="1"/>
        <w:tblPrChange w:id="140" w:author="nyadav.idmworks@outlook.com" w:date="2020-06-02T09:34:00Z">
          <w:tblPr>
            <w:tblStyle w:val="TableGrid"/>
            <w:tblW w:w="0" w:type="auto"/>
            <w:tblLook w:val="04A0" w:firstRow="1" w:lastRow="0" w:firstColumn="1" w:lastColumn="0" w:noHBand="0" w:noVBand="1"/>
          </w:tblPr>
        </w:tblPrChange>
      </w:tblPr>
      <w:tblGrid>
        <w:gridCol w:w="1202"/>
        <w:gridCol w:w="1391"/>
        <w:gridCol w:w="1359"/>
        <w:gridCol w:w="1348"/>
        <w:gridCol w:w="1304"/>
        <w:gridCol w:w="1332"/>
        <w:gridCol w:w="1080"/>
        <w:tblGridChange w:id="141">
          <w:tblGrid>
            <w:gridCol w:w="1483"/>
            <w:gridCol w:w="1583"/>
            <w:gridCol w:w="1559"/>
            <w:gridCol w:w="1491"/>
            <w:gridCol w:w="1348"/>
            <w:gridCol w:w="1552"/>
            <w:gridCol w:w="1552"/>
          </w:tblGrid>
        </w:tblGridChange>
      </w:tblGrid>
      <w:tr w:rsidR="00576E91" w14:paraId="5485D089" w14:textId="7DC90138" w:rsidTr="00576E91">
        <w:trPr>
          <w:ins w:id="142" w:author="nyadav.idmworks@outlook.com" w:date="2020-06-02T09:09:00Z"/>
        </w:trPr>
        <w:tc>
          <w:tcPr>
            <w:tcW w:w="1202" w:type="dxa"/>
            <w:tcPrChange w:id="143" w:author="nyadav.idmworks@outlook.com" w:date="2020-06-02T09:34:00Z">
              <w:tcPr>
                <w:tcW w:w="1483" w:type="dxa"/>
              </w:tcPr>
            </w:tcPrChange>
          </w:tcPr>
          <w:p w14:paraId="027CF725" w14:textId="28A636F4" w:rsidR="00576E91" w:rsidRPr="00FA6CAD" w:rsidRDefault="00576E91" w:rsidP="00AB4678">
            <w:pPr>
              <w:rPr>
                <w:ins w:id="144" w:author="nyadav.idmworks@outlook.com" w:date="2020-06-02T09:09:00Z"/>
                <w:b/>
                <w:bCs/>
                <w:lang w:val="en-IN"/>
                <w:rPrChange w:id="145" w:author="nyadav.idmworks@outlook.com" w:date="2020-06-02T09:12:00Z">
                  <w:rPr>
                    <w:ins w:id="146" w:author="nyadav.idmworks@outlook.com" w:date="2020-06-02T09:09:00Z"/>
                    <w:lang w:val="en-IN"/>
                  </w:rPr>
                </w:rPrChange>
              </w:rPr>
            </w:pPr>
            <w:ins w:id="147" w:author="nyadav.idmworks@outlook.com" w:date="2020-06-02T09:10:00Z">
              <w:r w:rsidRPr="00FA6CAD">
                <w:rPr>
                  <w:b/>
                  <w:bCs/>
                  <w:lang w:val="en-IN"/>
                  <w:rPrChange w:id="148" w:author="nyadav.idmworks@outlook.com" w:date="2020-06-02T09:12:00Z">
                    <w:rPr>
                      <w:lang w:val="en-IN"/>
                    </w:rPr>
                  </w:rPrChange>
                </w:rPr>
                <w:t>Date</w:t>
              </w:r>
            </w:ins>
          </w:p>
        </w:tc>
        <w:tc>
          <w:tcPr>
            <w:tcW w:w="1391" w:type="dxa"/>
            <w:tcPrChange w:id="149" w:author="nyadav.idmworks@outlook.com" w:date="2020-06-02T09:34:00Z">
              <w:tcPr>
                <w:tcW w:w="1583" w:type="dxa"/>
              </w:tcPr>
            </w:tcPrChange>
          </w:tcPr>
          <w:p w14:paraId="24EDC483" w14:textId="188CC467" w:rsidR="00576E91" w:rsidRPr="00FA6CAD" w:rsidRDefault="00576E91" w:rsidP="00AB4678">
            <w:pPr>
              <w:rPr>
                <w:ins w:id="150" w:author="nyadav.idmworks@outlook.com" w:date="2020-06-02T09:09:00Z"/>
                <w:b/>
                <w:bCs/>
                <w:lang w:val="en-IN"/>
                <w:rPrChange w:id="151" w:author="nyadav.idmworks@outlook.com" w:date="2020-06-02T09:12:00Z">
                  <w:rPr>
                    <w:ins w:id="152" w:author="nyadav.idmworks@outlook.com" w:date="2020-06-02T09:09:00Z"/>
                    <w:lang w:val="en-IN"/>
                  </w:rPr>
                </w:rPrChange>
              </w:rPr>
            </w:pPr>
            <w:ins w:id="153" w:author="nyadav.idmworks@outlook.com" w:date="2020-06-02T09:11:00Z">
              <w:r w:rsidRPr="00FA6CAD">
                <w:rPr>
                  <w:b/>
                  <w:bCs/>
                  <w:lang w:val="en-IN"/>
                  <w:rPrChange w:id="154" w:author="nyadav.idmworks@outlook.com" w:date="2020-06-02T09:12:00Z">
                    <w:rPr>
                      <w:lang w:val="en-IN"/>
                    </w:rPr>
                  </w:rPrChange>
                </w:rPr>
                <w:t>Pay / Received ?</w:t>
              </w:r>
            </w:ins>
          </w:p>
        </w:tc>
        <w:tc>
          <w:tcPr>
            <w:tcW w:w="1359" w:type="dxa"/>
            <w:tcPrChange w:id="155" w:author="nyadav.idmworks@outlook.com" w:date="2020-06-02T09:34:00Z">
              <w:tcPr>
                <w:tcW w:w="1559" w:type="dxa"/>
              </w:tcPr>
            </w:tcPrChange>
          </w:tcPr>
          <w:p w14:paraId="5098ADDB" w14:textId="1104FF80" w:rsidR="00576E91" w:rsidRPr="00FA6CAD" w:rsidRDefault="00576E91" w:rsidP="00AB4678">
            <w:pPr>
              <w:rPr>
                <w:ins w:id="156" w:author="nyadav.idmworks@outlook.com" w:date="2020-06-02T09:09:00Z"/>
                <w:b/>
                <w:bCs/>
                <w:lang w:val="en-IN"/>
                <w:rPrChange w:id="157" w:author="nyadav.idmworks@outlook.com" w:date="2020-06-02T09:12:00Z">
                  <w:rPr>
                    <w:ins w:id="158" w:author="nyadav.idmworks@outlook.com" w:date="2020-06-02T09:09:00Z"/>
                    <w:lang w:val="en-IN"/>
                  </w:rPr>
                </w:rPrChange>
              </w:rPr>
            </w:pPr>
            <w:ins w:id="159" w:author="nyadav.idmworks@outlook.com" w:date="2020-06-02T09:11:00Z">
              <w:r w:rsidRPr="00FA6CAD">
                <w:rPr>
                  <w:b/>
                  <w:bCs/>
                  <w:lang w:val="en-IN"/>
                  <w:rPrChange w:id="160" w:author="nyadav.idmworks@outlook.com" w:date="2020-06-02T09:12:00Z">
                    <w:rPr>
                      <w:lang w:val="en-IN"/>
                    </w:rPr>
                  </w:rPrChange>
                </w:rPr>
                <w:t xml:space="preserve">Amount </w:t>
              </w:r>
            </w:ins>
          </w:p>
        </w:tc>
        <w:tc>
          <w:tcPr>
            <w:tcW w:w="1348" w:type="dxa"/>
            <w:tcPrChange w:id="161" w:author="nyadav.idmworks@outlook.com" w:date="2020-06-02T09:34:00Z">
              <w:tcPr>
                <w:tcW w:w="1491" w:type="dxa"/>
              </w:tcPr>
            </w:tcPrChange>
          </w:tcPr>
          <w:p w14:paraId="62187D5F" w14:textId="23393E8C" w:rsidR="00576E91" w:rsidRPr="00FA6CAD" w:rsidRDefault="00CF059E" w:rsidP="00AB4678">
            <w:pPr>
              <w:rPr>
                <w:ins w:id="162" w:author="nyadav.idmworks@outlook.com" w:date="2020-06-02T09:12:00Z"/>
                <w:b/>
                <w:bCs/>
                <w:lang w:val="en-IN"/>
                <w:rPrChange w:id="163" w:author="nyadav.idmworks@outlook.com" w:date="2020-06-02T09:12:00Z">
                  <w:rPr>
                    <w:ins w:id="164" w:author="nyadav.idmworks@outlook.com" w:date="2020-06-02T09:12:00Z"/>
                    <w:lang w:val="en-IN"/>
                  </w:rPr>
                </w:rPrChange>
              </w:rPr>
            </w:pPr>
            <w:ins w:id="165" w:author="nyadav.idmworks@outlook.com" w:date="2020-06-02T09:34:00Z">
              <w:r>
                <w:rPr>
                  <w:b/>
                  <w:bCs/>
                  <w:lang w:val="en-IN"/>
                </w:rPr>
                <w:t xml:space="preserve">For </w:t>
              </w:r>
            </w:ins>
            <w:ins w:id="166" w:author="nyadav.idmworks@outlook.com" w:date="2020-06-02T09:13:00Z">
              <w:r w:rsidR="00576E91">
                <w:rPr>
                  <w:b/>
                  <w:bCs/>
                  <w:lang w:val="en-IN"/>
                </w:rPr>
                <w:t>What ?</w:t>
              </w:r>
            </w:ins>
          </w:p>
        </w:tc>
        <w:tc>
          <w:tcPr>
            <w:tcW w:w="1304" w:type="dxa"/>
            <w:tcPrChange w:id="167" w:author="nyadav.idmworks@outlook.com" w:date="2020-06-02T09:34:00Z">
              <w:tcPr>
                <w:tcW w:w="1348" w:type="dxa"/>
              </w:tcPr>
            </w:tcPrChange>
          </w:tcPr>
          <w:p w14:paraId="139CB6B4" w14:textId="332D3A9E" w:rsidR="00576E91" w:rsidRPr="00F74154" w:rsidRDefault="00576E91" w:rsidP="00AB4678">
            <w:pPr>
              <w:rPr>
                <w:ins w:id="168" w:author="nyadav.idmworks@outlook.com" w:date="2020-06-02T09:13:00Z"/>
                <w:b/>
                <w:bCs/>
                <w:lang w:val="en-IN"/>
              </w:rPr>
            </w:pPr>
            <w:ins w:id="169" w:author="nyadav.idmworks@outlook.com" w:date="2020-06-02T09:13:00Z">
              <w:r>
                <w:rPr>
                  <w:b/>
                  <w:bCs/>
                  <w:lang w:val="en-IN"/>
                </w:rPr>
                <w:t>Other Party</w:t>
              </w:r>
            </w:ins>
          </w:p>
        </w:tc>
        <w:tc>
          <w:tcPr>
            <w:tcW w:w="1332" w:type="dxa"/>
            <w:tcPrChange w:id="170" w:author="nyadav.idmworks@outlook.com" w:date="2020-06-02T09:34:00Z">
              <w:tcPr>
                <w:tcW w:w="1552" w:type="dxa"/>
              </w:tcPr>
            </w:tcPrChange>
          </w:tcPr>
          <w:p w14:paraId="3FA4CC63" w14:textId="35A904DA" w:rsidR="00576E91" w:rsidRPr="00FA6CAD" w:rsidRDefault="00576E91" w:rsidP="00AB4678">
            <w:pPr>
              <w:rPr>
                <w:ins w:id="171" w:author="nyadav.idmworks@outlook.com" w:date="2020-06-02T09:13:00Z"/>
                <w:b/>
                <w:bCs/>
                <w:lang w:val="en-IN"/>
                <w:rPrChange w:id="172" w:author="nyadav.idmworks@outlook.com" w:date="2020-06-02T09:12:00Z">
                  <w:rPr>
                    <w:ins w:id="173" w:author="nyadav.idmworks@outlook.com" w:date="2020-06-02T09:13:00Z"/>
                    <w:b/>
                    <w:bCs/>
                    <w:lang w:val="en-IN"/>
                  </w:rPr>
                </w:rPrChange>
              </w:rPr>
            </w:pPr>
            <w:ins w:id="174" w:author="nyadav.idmworks@outlook.com" w:date="2020-06-02T09:34:00Z">
              <w:r>
                <w:rPr>
                  <w:b/>
                  <w:bCs/>
                  <w:lang w:val="en-IN"/>
                </w:rPr>
                <w:t xml:space="preserve">New </w:t>
              </w:r>
            </w:ins>
            <w:ins w:id="175" w:author="nyadav.idmworks@outlook.com" w:date="2020-06-02T09:13:00Z">
              <w:r w:rsidRPr="00F74154">
                <w:rPr>
                  <w:b/>
                  <w:bCs/>
                  <w:lang w:val="en-IN"/>
                </w:rPr>
                <w:t>Balance</w:t>
              </w:r>
            </w:ins>
          </w:p>
        </w:tc>
        <w:tc>
          <w:tcPr>
            <w:tcW w:w="1080" w:type="dxa"/>
            <w:tcPrChange w:id="176" w:author="nyadav.idmworks@outlook.com" w:date="2020-06-02T09:34:00Z">
              <w:tcPr>
                <w:tcW w:w="1552" w:type="dxa"/>
              </w:tcPr>
            </w:tcPrChange>
          </w:tcPr>
          <w:p w14:paraId="2340BE40" w14:textId="78407CDD" w:rsidR="00576E91" w:rsidRDefault="00576E91" w:rsidP="00AB4678">
            <w:pPr>
              <w:rPr>
                <w:ins w:id="177" w:author="nyadav.idmworks@outlook.com" w:date="2020-06-02T09:34:00Z"/>
                <w:b/>
                <w:bCs/>
                <w:lang w:val="en-IN"/>
              </w:rPr>
            </w:pPr>
            <w:ins w:id="178" w:author="nyadav.idmworks@outlook.com" w:date="2020-06-02T09:34:00Z">
              <w:r>
                <w:rPr>
                  <w:b/>
                  <w:bCs/>
                  <w:lang w:val="en-IN"/>
                </w:rPr>
                <w:t>Previous Balance</w:t>
              </w:r>
            </w:ins>
          </w:p>
        </w:tc>
      </w:tr>
      <w:tr w:rsidR="00576E91" w14:paraId="41B50EDA" w14:textId="05CF6F4D" w:rsidTr="00576E91">
        <w:trPr>
          <w:ins w:id="179" w:author="nyadav.idmworks@outlook.com" w:date="2020-06-02T09:09:00Z"/>
        </w:trPr>
        <w:tc>
          <w:tcPr>
            <w:tcW w:w="1202" w:type="dxa"/>
            <w:tcPrChange w:id="180" w:author="nyadav.idmworks@outlook.com" w:date="2020-06-02T09:34:00Z">
              <w:tcPr>
                <w:tcW w:w="1483" w:type="dxa"/>
              </w:tcPr>
            </w:tcPrChange>
          </w:tcPr>
          <w:p w14:paraId="2C9E047E" w14:textId="258AF0EA" w:rsidR="00576E91" w:rsidRDefault="00576E91" w:rsidP="007D5DF0">
            <w:pPr>
              <w:rPr>
                <w:ins w:id="181" w:author="nyadav.idmworks@outlook.com" w:date="2020-06-02T09:09:00Z"/>
                <w:lang w:val="en-IN"/>
              </w:rPr>
            </w:pPr>
            <w:ins w:id="182" w:author="nyadav.idmworks@outlook.com" w:date="2020-06-02T09:16:00Z">
              <w:r>
                <w:rPr>
                  <w:lang w:val="en-IN"/>
                </w:rPr>
                <w:t>02-June-2020</w:t>
              </w:r>
            </w:ins>
          </w:p>
        </w:tc>
        <w:tc>
          <w:tcPr>
            <w:tcW w:w="1391" w:type="dxa"/>
            <w:tcPrChange w:id="183" w:author="nyadav.idmworks@outlook.com" w:date="2020-06-02T09:34:00Z">
              <w:tcPr>
                <w:tcW w:w="1583" w:type="dxa"/>
              </w:tcPr>
            </w:tcPrChange>
          </w:tcPr>
          <w:p w14:paraId="55EBA8CE" w14:textId="2A464FBC" w:rsidR="00576E91" w:rsidRDefault="00576E91" w:rsidP="007D5DF0">
            <w:pPr>
              <w:rPr>
                <w:ins w:id="184" w:author="nyadav.idmworks@outlook.com" w:date="2020-06-02T09:09:00Z"/>
                <w:lang w:val="en-IN"/>
              </w:rPr>
            </w:pPr>
            <w:ins w:id="185" w:author="nyadav.idmworks@outlook.com" w:date="2020-06-02T09:12:00Z">
              <w:r>
                <w:rPr>
                  <w:lang w:val="en-IN"/>
                </w:rPr>
                <w:t>Pay</w:t>
              </w:r>
            </w:ins>
          </w:p>
        </w:tc>
        <w:tc>
          <w:tcPr>
            <w:tcW w:w="1359" w:type="dxa"/>
            <w:tcPrChange w:id="186" w:author="nyadav.idmworks@outlook.com" w:date="2020-06-02T09:34:00Z">
              <w:tcPr>
                <w:tcW w:w="1559" w:type="dxa"/>
              </w:tcPr>
            </w:tcPrChange>
          </w:tcPr>
          <w:p w14:paraId="4CB7C6BE" w14:textId="470CE1D6" w:rsidR="00576E91" w:rsidRDefault="00576E91" w:rsidP="007D5DF0">
            <w:pPr>
              <w:rPr>
                <w:ins w:id="187" w:author="nyadav.idmworks@outlook.com" w:date="2020-06-02T09:09:00Z"/>
                <w:lang w:val="en-IN"/>
              </w:rPr>
            </w:pPr>
            <w:ins w:id="188" w:author="nyadav.idmworks@outlook.com" w:date="2020-06-02T09:12:00Z">
              <w:r>
                <w:rPr>
                  <w:lang w:val="en-IN"/>
                </w:rPr>
                <w:t>2000</w:t>
              </w:r>
            </w:ins>
          </w:p>
        </w:tc>
        <w:tc>
          <w:tcPr>
            <w:tcW w:w="1348" w:type="dxa"/>
            <w:tcPrChange w:id="189" w:author="nyadav.idmworks@outlook.com" w:date="2020-06-02T09:34:00Z">
              <w:tcPr>
                <w:tcW w:w="1491" w:type="dxa"/>
              </w:tcPr>
            </w:tcPrChange>
          </w:tcPr>
          <w:p w14:paraId="561A386F" w14:textId="22AC840A" w:rsidR="00576E91" w:rsidRDefault="00576E91" w:rsidP="007D5DF0">
            <w:pPr>
              <w:rPr>
                <w:ins w:id="190" w:author="nyadav.idmworks@outlook.com" w:date="2020-06-02T09:12:00Z"/>
                <w:lang w:val="en-IN"/>
              </w:rPr>
            </w:pPr>
            <w:ins w:id="191" w:author="nyadav.idmworks@outlook.com" w:date="2020-06-02T09:14:00Z">
              <w:r>
                <w:rPr>
                  <w:lang w:val="en-IN"/>
                </w:rPr>
                <w:t>Vendor Pay</w:t>
              </w:r>
            </w:ins>
          </w:p>
        </w:tc>
        <w:tc>
          <w:tcPr>
            <w:tcW w:w="1304" w:type="dxa"/>
            <w:tcPrChange w:id="192" w:author="nyadav.idmworks@outlook.com" w:date="2020-06-02T09:34:00Z">
              <w:tcPr>
                <w:tcW w:w="1348" w:type="dxa"/>
              </w:tcPr>
            </w:tcPrChange>
          </w:tcPr>
          <w:p w14:paraId="42488D20" w14:textId="48CCD745" w:rsidR="00576E91" w:rsidRDefault="00576E91" w:rsidP="007D5DF0">
            <w:pPr>
              <w:rPr>
                <w:ins w:id="193" w:author="nyadav.idmworks@outlook.com" w:date="2020-06-02T09:13:00Z"/>
                <w:lang w:val="en-IN"/>
              </w:rPr>
            </w:pPr>
            <w:ins w:id="194" w:author="nyadav.idmworks@outlook.com" w:date="2020-06-02T09:18:00Z">
              <w:r>
                <w:rPr>
                  <w:lang w:val="en-IN"/>
                </w:rPr>
                <w:t>Nilesh Enterprise</w:t>
              </w:r>
            </w:ins>
          </w:p>
        </w:tc>
        <w:tc>
          <w:tcPr>
            <w:tcW w:w="1332" w:type="dxa"/>
            <w:tcPrChange w:id="195" w:author="nyadav.idmworks@outlook.com" w:date="2020-06-02T09:34:00Z">
              <w:tcPr>
                <w:tcW w:w="1552" w:type="dxa"/>
              </w:tcPr>
            </w:tcPrChange>
          </w:tcPr>
          <w:p w14:paraId="684B42F6" w14:textId="050CEF62" w:rsidR="00576E91" w:rsidRDefault="00576E91" w:rsidP="007D5DF0">
            <w:pPr>
              <w:rPr>
                <w:ins w:id="196" w:author="nyadav.idmworks@outlook.com" w:date="2020-06-02T09:13:00Z"/>
                <w:lang w:val="en-IN"/>
              </w:rPr>
            </w:pPr>
            <w:ins w:id="197" w:author="nyadav.idmworks@outlook.com" w:date="2020-06-02T09:19:00Z">
              <w:r>
                <w:rPr>
                  <w:lang w:val="en-IN"/>
                </w:rPr>
                <w:t>25000</w:t>
              </w:r>
            </w:ins>
          </w:p>
        </w:tc>
        <w:tc>
          <w:tcPr>
            <w:tcW w:w="1080" w:type="dxa"/>
            <w:tcPrChange w:id="198" w:author="nyadav.idmworks@outlook.com" w:date="2020-06-02T09:34:00Z">
              <w:tcPr>
                <w:tcW w:w="1552" w:type="dxa"/>
              </w:tcPr>
            </w:tcPrChange>
          </w:tcPr>
          <w:p w14:paraId="01ED8C7B" w14:textId="7B4164FE" w:rsidR="00576E91" w:rsidRDefault="00B94C6D" w:rsidP="007D5DF0">
            <w:pPr>
              <w:rPr>
                <w:ins w:id="199" w:author="nyadav.idmworks@outlook.com" w:date="2020-06-02T09:34:00Z"/>
                <w:lang w:val="en-IN"/>
              </w:rPr>
            </w:pPr>
            <w:ins w:id="200" w:author="nyadav.idmworks@outlook.com" w:date="2020-06-02T09:36:00Z">
              <w:r>
                <w:rPr>
                  <w:lang w:val="en-IN"/>
                </w:rPr>
                <w:t>24000</w:t>
              </w:r>
            </w:ins>
            <w:bookmarkStart w:id="201" w:name="_GoBack"/>
            <w:bookmarkEnd w:id="201"/>
          </w:p>
        </w:tc>
      </w:tr>
      <w:tr w:rsidR="00576E91" w14:paraId="5E4F98C3" w14:textId="1133044E" w:rsidTr="00576E91">
        <w:trPr>
          <w:ins w:id="202" w:author="nyadav.idmworks@outlook.com" w:date="2020-06-02T09:12:00Z"/>
        </w:trPr>
        <w:tc>
          <w:tcPr>
            <w:tcW w:w="1202" w:type="dxa"/>
            <w:tcPrChange w:id="203" w:author="nyadav.idmworks@outlook.com" w:date="2020-06-02T09:34:00Z">
              <w:tcPr>
                <w:tcW w:w="1483" w:type="dxa"/>
              </w:tcPr>
            </w:tcPrChange>
          </w:tcPr>
          <w:p w14:paraId="2CF1AB00" w14:textId="4CCF44E1" w:rsidR="00576E91" w:rsidRDefault="00576E91" w:rsidP="007D5DF0">
            <w:pPr>
              <w:rPr>
                <w:ins w:id="204" w:author="nyadav.idmworks@outlook.com" w:date="2020-06-02T09:12:00Z"/>
                <w:lang w:val="en-IN"/>
              </w:rPr>
            </w:pPr>
            <w:ins w:id="205" w:author="nyadav.idmworks@outlook.com" w:date="2020-06-02T09:16:00Z">
              <w:r>
                <w:rPr>
                  <w:lang w:val="en-IN"/>
                </w:rPr>
                <w:t>02-June-2020</w:t>
              </w:r>
            </w:ins>
          </w:p>
        </w:tc>
        <w:tc>
          <w:tcPr>
            <w:tcW w:w="1391" w:type="dxa"/>
            <w:tcPrChange w:id="206" w:author="nyadav.idmworks@outlook.com" w:date="2020-06-02T09:34:00Z">
              <w:tcPr>
                <w:tcW w:w="1583" w:type="dxa"/>
              </w:tcPr>
            </w:tcPrChange>
          </w:tcPr>
          <w:p w14:paraId="4E39E5A8" w14:textId="3150B4F0" w:rsidR="00576E91" w:rsidRDefault="00576E91" w:rsidP="007D5DF0">
            <w:pPr>
              <w:rPr>
                <w:ins w:id="207" w:author="nyadav.idmworks@outlook.com" w:date="2020-06-02T09:12:00Z"/>
                <w:lang w:val="en-IN"/>
              </w:rPr>
            </w:pPr>
            <w:ins w:id="208" w:author="nyadav.idmworks@outlook.com" w:date="2020-06-02T09:17:00Z">
              <w:r>
                <w:rPr>
                  <w:lang w:val="en-IN"/>
                </w:rPr>
                <w:t>Pay</w:t>
              </w:r>
            </w:ins>
          </w:p>
        </w:tc>
        <w:tc>
          <w:tcPr>
            <w:tcW w:w="1359" w:type="dxa"/>
            <w:tcPrChange w:id="209" w:author="nyadav.idmworks@outlook.com" w:date="2020-06-02T09:34:00Z">
              <w:tcPr>
                <w:tcW w:w="1559" w:type="dxa"/>
              </w:tcPr>
            </w:tcPrChange>
          </w:tcPr>
          <w:p w14:paraId="1E2C42E3" w14:textId="3DB440C4" w:rsidR="00576E91" w:rsidRDefault="00576E91" w:rsidP="007D5DF0">
            <w:pPr>
              <w:rPr>
                <w:ins w:id="210" w:author="nyadav.idmworks@outlook.com" w:date="2020-06-02T09:12:00Z"/>
                <w:lang w:val="en-IN"/>
              </w:rPr>
            </w:pPr>
            <w:ins w:id="211" w:author="nyadav.idmworks@outlook.com" w:date="2020-06-02T09:17:00Z">
              <w:r>
                <w:rPr>
                  <w:lang w:val="en-IN"/>
                </w:rPr>
                <w:t>1050.0</w:t>
              </w:r>
            </w:ins>
          </w:p>
        </w:tc>
        <w:tc>
          <w:tcPr>
            <w:tcW w:w="1348" w:type="dxa"/>
            <w:tcPrChange w:id="212" w:author="nyadav.idmworks@outlook.com" w:date="2020-06-02T09:34:00Z">
              <w:tcPr>
                <w:tcW w:w="1491" w:type="dxa"/>
              </w:tcPr>
            </w:tcPrChange>
          </w:tcPr>
          <w:p w14:paraId="089BDBE5" w14:textId="001FF395" w:rsidR="00576E91" w:rsidRDefault="00576E91" w:rsidP="007D5DF0">
            <w:pPr>
              <w:rPr>
                <w:ins w:id="213" w:author="nyadav.idmworks@outlook.com" w:date="2020-06-02T09:12:00Z"/>
                <w:lang w:val="en-IN"/>
              </w:rPr>
            </w:pPr>
            <w:ins w:id="214" w:author="nyadav.idmworks@outlook.com" w:date="2020-06-02T09:14:00Z">
              <w:r>
                <w:rPr>
                  <w:lang w:val="en-IN"/>
                </w:rPr>
                <w:t>Salary Pay</w:t>
              </w:r>
            </w:ins>
          </w:p>
        </w:tc>
        <w:tc>
          <w:tcPr>
            <w:tcW w:w="1304" w:type="dxa"/>
            <w:tcPrChange w:id="215" w:author="nyadav.idmworks@outlook.com" w:date="2020-06-02T09:34:00Z">
              <w:tcPr>
                <w:tcW w:w="1348" w:type="dxa"/>
              </w:tcPr>
            </w:tcPrChange>
          </w:tcPr>
          <w:p w14:paraId="5DB645A9" w14:textId="1E2F34DA" w:rsidR="00576E91" w:rsidRDefault="00576E91" w:rsidP="007D5DF0">
            <w:pPr>
              <w:rPr>
                <w:ins w:id="216" w:author="nyadav.idmworks@outlook.com" w:date="2020-06-02T09:13:00Z"/>
                <w:lang w:val="en-IN"/>
              </w:rPr>
            </w:pPr>
            <w:ins w:id="217" w:author="nyadav.idmworks@outlook.com" w:date="2020-06-02T09:18:00Z">
              <w:r>
                <w:rPr>
                  <w:lang w:val="en-IN"/>
                </w:rPr>
                <w:t>Nilesh Shukla</w:t>
              </w:r>
            </w:ins>
          </w:p>
        </w:tc>
        <w:tc>
          <w:tcPr>
            <w:tcW w:w="1332" w:type="dxa"/>
            <w:tcPrChange w:id="218" w:author="nyadav.idmworks@outlook.com" w:date="2020-06-02T09:34:00Z">
              <w:tcPr>
                <w:tcW w:w="1552" w:type="dxa"/>
              </w:tcPr>
            </w:tcPrChange>
          </w:tcPr>
          <w:p w14:paraId="11638A4C" w14:textId="695EE1C0" w:rsidR="00576E91" w:rsidRDefault="00576E91" w:rsidP="007D5DF0">
            <w:pPr>
              <w:rPr>
                <w:ins w:id="219" w:author="nyadav.idmworks@outlook.com" w:date="2020-06-02T09:13:00Z"/>
                <w:lang w:val="en-IN"/>
              </w:rPr>
            </w:pPr>
            <w:ins w:id="220" w:author="nyadav.idmworks@outlook.com" w:date="2020-06-02T09:20:00Z">
              <w:r>
                <w:rPr>
                  <w:lang w:val="en-IN"/>
                </w:rPr>
                <w:t>24000</w:t>
              </w:r>
            </w:ins>
          </w:p>
        </w:tc>
        <w:tc>
          <w:tcPr>
            <w:tcW w:w="1080" w:type="dxa"/>
            <w:tcPrChange w:id="221" w:author="nyadav.idmworks@outlook.com" w:date="2020-06-02T09:34:00Z">
              <w:tcPr>
                <w:tcW w:w="1552" w:type="dxa"/>
              </w:tcPr>
            </w:tcPrChange>
          </w:tcPr>
          <w:p w14:paraId="6D38F1F6" w14:textId="3C56A4CF" w:rsidR="00576E91" w:rsidRDefault="00B94C6D" w:rsidP="007D5DF0">
            <w:pPr>
              <w:rPr>
                <w:ins w:id="222" w:author="nyadav.idmworks@outlook.com" w:date="2020-06-02T09:34:00Z"/>
                <w:lang w:val="en-IN"/>
              </w:rPr>
            </w:pPr>
            <w:ins w:id="223" w:author="nyadav.idmworks@outlook.com" w:date="2020-06-02T09:36:00Z">
              <w:r>
                <w:rPr>
                  <w:lang w:val="en-IN"/>
                </w:rPr>
                <w:t>23000</w:t>
              </w:r>
            </w:ins>
          </w:p>
        </w:tc>
      </w:tr>
      <w:tr w:rsidR="00576E91" w14:paraId="048B85CC" w14:textId="3CA7621A" w:rsidTr="00576E91">
        <w:trPr>
          <w:ins w:id="224" w:author="nyadav.idmworks@outlook.com" w:date="2020-06-02T09:12:00Z"/>
        </w:trPr>
        <w:tc>
          <w:tcPr>
            <w:tcW w:w="1202" w:type="dxa"/>
            <w:tcPrChange w:id="225" w:author="nyadav.idmworks@outlook.com" w:date="2020-06-02T09:34:00Z">
              <w:tcPr>
                <w:tcW w:w="1483" w:type="dxa"/>
              </w:tcPr>
            </w:tcPrChange>
          </w:tcPr>
          <w:p w14:paraId="36F04E52" w14:textId="3EEA79C7" w:rsidR="00576E91" w:rsidRDefault="00576E91" w:rsidP="00AB4678">
            <w:pPr>
              <w:rPr>
                <w:ins w:id="226" w:author="nyadav.idmworks@outlook.com" w:date="2020-06-02T09:12:00Z"/>
                <w:lang w:val="en-IN"/>
              </w:rPr>
            </w:pPr>
            <w:ins w:id="227" w:author="nyadav.idmworks@outlook.com" w:date="2020-06-02T09:16:00Z">
              <w:r>
                <w:rPr>
                  <w:lang w:val="en-IN"/>
                </w:rPr>
                <w:t>01-June-2020</w:t>
              </w:r>
            </w:ins>
          </w:p>
        </w:tc>
        <w:tc>
          <w:tcPr>
            <w:tcW w:w="1391" w:type="dxa"/>
            <w:tcPrChange w:id="228" w:author="nyadav.idmworks@outlook.com" w:date="2020-06-02T09:34:00Z">
              <w:tcPr>
                <w:tcW w:w="1583" w:type="dxa"/>
              </w:tcPr>
            </w:tcPrChange>
          </w:tcPr>
          <w:p w14:paraId="3BF96818" w14:textId="003A3B06" w:rsidR="00576E91" w:rsidRDefault="00576E91" w:rsidP="00AB4678">
            <w:pPr>
              <w:rPr>
                <w:ins w:id="229" w:author="nyadav.idmworks@outlook.com" w:date="2020-06-02T09:12:00Z"/>
                <w:lang w:val="en-IN"/>
              </w:rPr>
            </w:pPr>
            <w:ins w:id="230" w:author="nyadav.idmworks@outlook.com" w:date="2020-06-02T09:17:00Z">
              <w:r>
                <w:rPr>
                  <w:lang w:val="en-IN"/>
                </w:rPr>
                <w:t>Pay</w:t>
              </w:r>
            </w:ins>
          </w:p>
        </w:tc>
        <w:tc>
          <w:tcPr>
            <w:tcW w:w="1359" w:type="dxa"/>
            <w:tcPrChange w:id="231" w:author="nyadav.idmworks@outlook.com" w:date="2020-06-02T09:34:00Z">
              <w:tcPr>
                <w:tcW w:w="1559" w:type="dxa"/>
              </w:tcPr>
            </w:tcPrChange>
          </w:tcPr>
          <w:p w14:paraId="6A1B456C" w14:textId="24429BF9" w:rsidR="00576E91" w:rsidRDefault="00576E91" w:rsidP="00AB4678">
            <w:pPr>
              <w:rPr>
                <w:ins w:id="232" w:author="nyadav.idmworks@outlook.com" w:date="2020-06-02T09:12:00Z"/>
                <w:lang w:val="en-IN"/>
              </w:rPr>
            </w:pPr>
            <w:ins w:id="233" w:author="nyadav.idmworks@outlook.com" w:date="2020-06-02T09:17:00Z">
              <w:r>
                <w:rPr>
                  <w:lang w:val="en-IN"/>
                </w:rPr>
                <w:t>200</w:t>
              </w:r>
            </w:ins>
          </w:p>
        </w:tc>
        <w:tc>
          <w:tcPr>
            <w:tcW w:w="1348" w:type="dxa"/>
            <w:tcPrChange w:id="234" w:author="nyadav.idmworks@outlook.com" w:date="2020-06-02T09:34:00Z">
              <w:tcPr>
                <w:tcW w:w="1491" w:type="dxa"/>
              </w:tcPr>
            </w:tcPrChange>
          </w:tcPr>
          <w:p w14:paraId="3104144C" w14:textId="77BF8676" w:rsidR="00576E91" w:rsidRDefault="00576E91" w:rsidP="00AB4678">
            <w:pPr>
              <w:rPr>
                <w:ins w:id="235" w:author="nyadav.idmworks@outlook.com" w:date="2020-06-02T09:12:00Z"/>
                <w:lang w:val="en-IN"/>
              </w:rPr>
            </w:pPr>
            <w:ins w:id="236" w:author="nyadav.idmworks@outlook.com" w:date="2020-06-02T09:14:00Z">
              <w:r>
                <w:rPr>
                  <w:lang w:val="en-IN"/>
                </w:rPr>
                <w:t>Expense Payment</w:t>
              </w:r>
            </w:ins>
          </w:p>
        </w:tc>
        <w:tc>
          <w:tcPr>
            <w:tcW w:w="1304" w:type="dxa"/>
            <w:tcPrChange w:id="237" w:author="nyadav.idmworks@outlook.com" w:date="2020-06-02T09:34:00Z">
              <w:tcPr>
                <w:tcW w:w="1348" w:type="dxa"/>
              </w:tcPr>
            </w:tcPrChange>
          </w:tcPr>
          <w:p w14:paraId="428CD705" w14:textId="37B9F97E" w:rsidR="00576E91" w:rsidRDefault="00576E91" w:rsidP="00AB4678">
            <w:pPr>
              <w:rPr>
                <w:ins w:id="238" w:author="nyadav.idmworks@outlook.com" w:date="2020-06-02T09:13:00Z"/>
                <w:lang w:val="en-IN"/>
              </w:rPr>
            </w:pPr>
            <w:ins w:id="239" w:author="nyadav.idmworks@outlook.com" w:date="2020-06-02T09:18:00Z">
              <w:r>
                <w:rPr>
                  <w:lang w:val="en-IN"/>
                </w:rPr>
                <w:t>Yedurappa</w:t>
              </w:r>
            </w:ins>
          </w:p>
        </w:tc>
        <w:tc>
          <w:tcPr>
            <w:tcW w:w="1332" w:type="dxa"/>
            <w:tcPrChange w:id="240" w:author="nyadav.idmworks@outlook.com" w:date="2020-06-02T09:34:00Z">
              <w:tcPr>
                <w:tcW w:w="1552" w:type="dxa"/>
              </w:tcPr>
            </w:tcPrChange>
          </w:tcPr>
          <w:p w14:paraId="1EB444A5" w14:textId="435F569C" w:rsidR="00576E91" w:rsidRDefault="00576E91" w:rsidP="00AB4678">
            <w:pPr>
              <w:rPr>
                <w:ins w:id="241" w:author="nyadav.idmworks@outlook.com" w:date="2020-06-02T09:13:00Z"/>
                <w:lang w:val="en-IN"/>
              </w:rPr>
            </w:pPr>
            <w:ins w:id="242" w:author="nyadav.idmworks@outlook.com" w:date="2020-06-02T09:20:00Z">
              <w:r>
                <w:rPr>
                  <w:lang w:val="en-IN"/>
                </w:rPr>
                <w:t>23000</w:t>
              </w:r>
            </w:ins>
          </w:p>
        </w:tc>
        <w:tc>
          <w:tcPr>
            <w:tcW w:w="1080" w:type="dxa"/>
            <w:tcPrChange w:id="243" w:author="nyadav.idmworks@outlook.com" w:date="2020-06-02T09:34:00Z">
              <w:tcPr>
                <w:tcW w:w="1552" w:type="dxa"/>
              </w:tcPr>
            </w:tcPrChange>
          </w:tcPr>
          <w:p w14:paraId="7C6B6379" w14:textId="724DAE7D" w:rsidR="00576E91" w:rsidRDefault="00B94C6D" w:rsidP="00AB4678">
            <w:pPr>
              <w:rPr>
                <w:ins w:id="244" w:author="nyadav.idmworks@outlook.com" w:date="2020-06-02T09:34:00Z"/>
                <w:lang w:val="en-IN"/>
              </w:rPr>
            </w:pPr>
            <w:ins w:id="245" w:author="nyadav.idmworks@outlook.com" w:date="2020-06-02T09:36:00Z">
              <w:r>
                <w:rPr>
                  <w:lang w:val="en-IN"/>
                </w:rPr>
                <w:t>2000</w:t>
              </w:r>
            </w:ins>
          </w:p>
        </w:tc>
      </w:tr>
      <w:tr w:rsidR="00576E91" w14:paraId="35C60BCA" w14:textId="3ED4059A" w:rsidTr="00576E91">
        <w:trPr>
          <w:ins w:id="246" w:author="nyadav.idmworks@outlook.com" w:date="2020-06-02T09:14:00Z"/>
        </w:trPr>
        <w:tc>
          <w:tcPr>
            <w:tcW w:w="1202" w:type="dxa"/>
            <w:tcPrChange w:id="247" w:author="nyadav.idmworks@outlook.com" w:date="2020-06-02T09:34:00Z">
              <w:tcPr>
                <w:tcW w:w="1483" w:type="dxa"/>
              </w:tcPr>
            </w:tcPrChange>
          </w:tcPr>
          <w:p w14:paraId="166B5B61" w14:textId="444E8C4D" w:rsidR="00576E91" w:rsidRDefault="00576E91" w:rsidP="00AB4678">
            <w:pPr>
              <w:rPr>
                <w:ins w:id="248" w:author="nyadav.idmworks@outlook.com" w:date="2020-06-02T09:14:00Z"/>
                <w:lang w:val="en-IN"/>
              </w:rPr>
            </w:pPr>
            <w:ins w:id="249" w:author="nyadav.idmworks@outlook.com" w:date="2020-06-02T09:16:00Z">
              <w:r>
                <w:rPr>
                  <w:lang w:val="en-IN"/>
                </w:rPr>
                <w:t>01-June-2020</w:t>
              </w:r>
            </w:ins>
          </w:p>
        </w:tc>
        <w:tc>
          <w:tcPr>
            <w:tcW w:w="1391" w:type="dxa"/>
            <w:tcPrChange w:id="250" w:author="nyadav.idmworks@outlook.com" w:date="2020-06-02T09:34:00Z">
              <w:tcPr>
                <w:tcW w:w="1583" w:type="dxa"/>
              </w:tcPr>
            </w:tcPrChange>
          </w:tcPr>
          <w:p w14:paraId="2F9D4ABE" w14:textId="54F714DE" w:rsidR="00576E91" w:rsidRDefault="00576E91" w:rsidP="00AB4678">
            <w:pPr>
              <w:rPr>
                <w:ins w:id="251" w:author="nyadav.idmworks@outlook.com" w:date="2020-06-02T09:14:00Z"/>
                <w:lang w:val="en-IN"/>
              </w:rPr>
            </w:pPr>
            <w:ins w:id="252" w:author="nyadav.idmworks@outlook.com" w:date="2020-06-02T09:17:00Z">
              <w:r>
                <w:rPr>
                  <w:lang w:val="en-IN"/>
                </w:rPr>
                <w:t>Pay</w:t>
              </w:r>
            </w:ins>
          </w:p>
        </w:tc>
        <w:tc>
          <w:tcPr>
            <w:tcW w:w="1359" w:type="dxa"/>
            <w:tcPrChange w:id="253" w:author="nyadav.idmworks@outlook.com" w:date="2020-06-02T09:34:00Z">
              <w:tcPr>
                <w:tcW w:w="1559" w:type="dxa"/>
              </w:tcPr>
            </w:tcPrChange>
          </w:tcPr>
          <w:p w14:paraId="40491ED5" w14:textId="35097174" w:rsidR="00576E91" w:rsidRDefault="00576E91" w:rsidP="00AB4678">
            <w:pPr>
              <w:rPr>
                <w:ins w:id="254" w:author="nyadav.idmworks@outlook.com" w:date="2020-06-02T09:14:00Z"/>
                <w:lang w:val="en-IN"/>
              </w:rPr>
            </w:pPr>
            <w:ins w:id="255" w:author="nyadav.idmworks@outlook.com" w:date="2020-06-02T09:17:00Z">
              <w:r>
                <w:rPr>
                  <w:lang w:val="en-IN"/>
                </w:rPr>
                <w:t>10,000.0</w:t>
              </w:r>
            </w:ins>
          </w:p>
        </w:tc>
        <w:tc>
          <w:tcPr>
            <w:tcW w:w="1348" w:type="dxa"/>
            <w:tcPrChange w:id="256" w:author="nyadav.idmworks@outlook.com" w:date="2020-06-02T09:34:00Z">
              <w:tcPr>
                <w:tcW w:w="1491" w:type="dxa"/>
              </w:tcPr>
            </w:tcPrChange>
          </w:tcPr>
          <w:p w14:paraId="5030B9FA" w14:textId="421CD65F" w:rsidR="00576E91" w:rsidRDefault="00576E91" w:rsidP="00AB4678">
            <w:pPr>
              <w:rPr>
                <w:ins w:id="257" w:author="nyadav.idmworks@outlook.com" w:date="2020-06-02T09:14:00Z"/>
                <w:lang w:val="en-IN"/>
              </w:rPr>
            </w:pPr>
            <w:ins w:id="258" w:author="nyadav.idmworks@outlook.com" w:date="2020-06-02T09:14:00Z">
              <w:r>
                <w:rPr>
                  <w:lang w:val="en-IN"/>
                </w:rPr>
                <w:t xml:space="preserve">Internal </w:t>
              </w:r>
            </w:ins>
            <w:ins w:id="259" w:author="nyadav.idmworks@outlook.com" w:date="2020-06-02T09:15:00Z">
              <w:r>
                <w:rPr>
                  <w:lang w:val="en-IN"/>
                </w:rPr>
                <w:t>Transfer</w:t>
              </w:r>
            </w:ins>
          </w:p>
        </w:tc>
        <w:tc>
          <w:tcPr>
            <w:tcW w:w="1304" w:type="dxa"/>
            <w:tcPrChange w:id="260" w:author="nyadav.idmworks@outlook.com" w:date="2020-06-02T09:34:00Z">
              <w:tcPr>
                <w:tcW w:w="1348" w:type="dxa"/>
              </w:tcPr>
            </w:tcPrChange>
          </w:tcPr>
          <w:p w14:paraId="785B9B89" w14:textId="22CB3EFB" w:rsidR="00576E91" w:rsidRDefault="00576E91" w:rsidP="00AB4678">
            <w:pPr>
              <w:rPr>
                <w:ins w:id="261" w:author="nyadav.idmworks@outlook.com" w:date="2020-06-02T09:14:00Z"/>
                <w:lang w:val="en-IN"/>
              </w:rPr>
            </w:pPr>
            <w:ins w:id="262" w:author="nyadav.idmworks@outlook.com" w:date="2020-06-02T09:18:00Z">
              <w:r>
                <w:rPr>
                  <w:lang w:val="en-IN"/>
                </w:rPr>
                <w:t>Avinash</w:t>
              </w:r>
            </w:ins>
          </w:p>
        </w:tc>
        <w:tc>
          <w:tcPr>
            <w:tcW w:w="1332" w:type="dxa"/>
            <w:tcPrChange w:id="263" w:author="nyadav.idmworks@outlook.com" w:date="2020-06-02T09:34:00Z">
              <w:tcPr>
                <w:tcW w:w="1552" w:type="dxa"/>
              </w:tcPr>
            </w:tcPrChange>
          </w:tcPr>
          <w:p w14:paraId="6D6AD04D" w14:textId="4B5D7BB2" w:rsidR="00576E91" w:rsidRDefault="00576E91" w:rsidP="00AB4678">
            <w:pPr>
              <w:rPr>
                <w:ins w:id="264" w:author="nyadav.idmworks@outlook.com" w:date="2020-06-02T09:14:00Z"/>
                <w:lang w:val="en-IN"/>
              </w:rPr>
            </w:pPr>
            <w:ins w:id="265" w:author="nyadav.idmworks@outlook.com" w:date="2020-06-02T09:20:00Z">
              <w:r>
                <w:rPr>
                  <w:lang w:val="en-IN"/>
                </w:rPr>
                <w:t>2000</w:t>
              </w:r>
            </w:ins>
          </w:p>
        </w:tc>
        <w:tc>
          <w:tcPr>
            <w:tcW w:w="1080" w:type="dxa"/>
            <w:tcPrChange w:id="266" w:author="nyadav.idmworks@outlook.com" w:date="2020-06-02T09:34:00Z">
              <w:tcPr>
                <w:tcW w:w="1552" w:type="dxa"/>
              </w:tcPr>
            </w:tcPrChange>
          </w:tcPr>
          <w:p w14:paraId="66E7CD78" w14:textId="4AA9B98B" w:rsidR="00576E91" w:rsidRDefault="00B94C6D" w:rsidP="00AB4678">
            <w:pPr>
              <w:rPr>
                <w:ins w:id="267" w:author="nyadav.idmworks@outlook.com" w:date="2020-06-02T09:34:00Z"/>
                <w:lang w:val="en-IN"/>
              </w:rPr>
            </w:pPr>
            <w:ins w:id="268" w:author="nyadav.idmworks@outlook.com" w:date="2020-06-02T09:36:00Z">
              <w:r>
                <w:rPr>
                  <w:lang w:val="en-IN"/>
                </w:rPr>
                <w:t>1000</w:t>
              </w:r>
            </w:ins>
          </w:p>
        </w:tc>
      </w:tr>
      <w:tr w:rsidR="00576E91" w14:paraId="2D6D34C0" w14:textId="65C25D57" w:rsidTr="00576E91">
        <w:trPr>
          <w:ins w:id="269" w:author="nyadav.idmworks@outlook.com" w:date="2020-06-02T09:15:00Z"/>
        </w:trPr>
        <w:tc>
          <w:tcPr>
            <w:tcW w:w="1202" w:type="dxa"/>
            <w:tcPrChange w:id="270" w:author="nyadav.idmworks@outlook.com" w:date="2020-06-02T09:34:00Z">
              <w:tcPr>
                <w:tcW w:w="1483" w:type="dxa"/>
              </w:tcPr>
            </w:tcPrChange>
          </w:tcPr>
          <w:p w14:paraId="26340385" w14:textId="14694AFB" w:rsidR="00576E91" w:rsidRDefault="00576E91" w:rsidP="00AB4678">
            <w:pPr>
              <w:rPr>
                <w:ins w:id="271" w:author="nyadav.idmworks@outlook.com" w:date="2020-06-02T09:15:00Z"/>
                <w:lang w:val="en-IN"/>
              </w:rPr>
            </w:pPr>
            <w:ins w:id="272" w:author="nyadav.idmworks@outlook.com" w:date="2020-06-02T09:16:00Z">
              <w:r>
                <w:rPr>
                  <w:lang w:val="en-IN"/>
                </w:rPr>
                <w:t>01-June-2020</w:t>
              </w:r>
            </w:ins>
          </w:p>
        </w:tc>
        <w:tc>
          <w:tcPr>
            <w:tcW w:w="1391" w:type="dxa"/>
            <w:tcPrChange w:id="273" w:author="nyadav.idmworks@outlook.com" w:date="2020-06-02T09:34:00Z">
              <w:tcPr>
                <w:tcW w:w="1583" w:type="dxa"/>
              </w:tcPr>
            </w:tcPrChange>
          </w:tcPr>
          <w:p w14:paraId="3477CA7A" w14:textId="1BB433E5" w:rsidR="00576E91" w:rsidRDefault="00576E91" w:rsidP="00AB4678">
            <w:pPr>
              <w:rPr>
                <w:ins w:id="274" w:author="nyadav.idmworks@outlook.com" w:date="2020-06-02T09:15:00Z"/>
                <w:lang w:val="en-IN"/>
              </w:rPr>
            </w:pPr>
            <w:ins w:id="275" w:author="nyadav.idmworks@outlook.com" w:date="2020-06-02T09:15:00Z">
              <w:r>
                <w:rPr>
                  <w:lang w:val="en-IN"/>
                </w:rPr>
                <w:t>Receive</w:t>
              </w:r>
            </w:ins>
          </w:p>
        </w:tc>
        <w:tc>
          <w:tcPr>
            <w:tcW w:w="1359" w:type="dxa"/>
            <w:tcPrChange w:id="276" w:author="nyadav.idmworks@outlook.com" w:date="2020-06-02T09:34:00Z">
              <w:tcPr>
                <w:tcW w:w="1559" w:type="dxa"/>
              </w:tcPr>
            </w:tcPrChange>
          </w:tcPr>
          <w:p w14:paraId="729F76E5" w14:textId="786770D7" w:rsidR="00576E91" w:rsidRDefault="00576E91" w:rsidP="00AB4678">
            <w:pPr>
              <w:rPr>
                <w:ins w:id="277" w:author="nyadav.idmworks@outlook.com" w:date="2020-06-02T09:15:00Z"/>
                <w:lang w:val="en-IN"/>
              </w:rPr>
            </w:pPr>
            <w:ins w:id="278" w:author="nyadav.idmworks@outlook.com" w:date="2020-06-02T09:17:00Z">
              <w:r>
                <w:rPr>
                  <w:lang w:val="en-IN"/>
                </w:rPr>
                <w:t>20,000.0</w:t>
              </w:r>
            </w:ins>
          </w:p>
        </w:tc>
        <w:tc>
          <w:tcPr>
            <w:tcW w:w="1348" w:type="dxa"/>
            <w:tcPrChange w:id="279" w:author="nyadav.idmworks@outlook.com" w:date="2020-06-02T09:34:00Z">
              <w:tcPr>
                <w:tcW w:w="1491" w:type="dxa"/>
              </w:tcPr>
            </w:tcPrChange>
          </w:tcPr>
          <w:p w14:paraId="6AA12174" w14:textId="42DA1CFD" w:rsidR="00576E91" w:rsidRDefault="00576E91" w:rsidP="00AB4678">
            <w:pPr>
              <w:rPr>
                <w:ins w:id="280" w:author="nyadav.idmworks@outlook.com" w:date="2020-06-02T09:15:00Z"/>
                <w:lang w:val="en-IN"/>
              </w:rPr>
            </w:pPr>
            <w:ins w:id="281" w:author="nyadav.idmworks@outlook.com" w:date="2020-06-02T09:15:00Z">
              <w:r>
                <w:rPr>
                  <w:lang w:val="en-IN"/>
                </w:rPr>
                <w:t xml:space="preserve">Customer / Vendor </w:t>
              </w:r>
            </w:ins>
          </w:p>
        </w:tc>
        <w:tc>
          <w:tcPr>
            <w:tcW w:w="1304" w:type="dxa"/>
            <w:tcPrChange w:id="282" w:author="nyadav.idmworks@outlook.com" w:date="2020-06-02T09:34:00Z">
              <w:tcPr>
                <w:tcW w:w="1348" w:type="dxa"/>
              </w:tcPr>
            </w:tcPrChange>
          </w:tcPr>
          <w:p w14:paraId="428D5F7E" w14:textId="0951A98A" w:rsidR="00576E91" w:rsidRDefault="00576E91" w:rsidP="00AB4678">
            <w:pPr>
              <w:rPr>
                <w:ins w:id="283" w:author="nyadav.idmworks@outlook.com" w:date="2020-06-02T09:15:00Z"/>
                <w:lang w:val="en-IN"/>
              </w:rPr>
            </w:pPr>
            <w:ins w:id="284" w:author="nyadav.idmworks@outlook.com" w:date="2020-06-02T09:18:00Z">
              <w:r>
                <w:rPr>
                  <w:lang w:val="en-IN"/>
                </w:rPr>
                <w:t>ABC Enterprises</w:t>
              </w:r>
            </w:ins>
          </w:p>
        </w:tc>
        <w:tc>
          <w:tcPr>
            <w:tcW w:w="1332" w:type="dxa"/>
            <w:tcPrChange w:id="285" w:author="nyadav.idmworks@outlook.com" w:date="2020-06-02T09:34:00Z">
              <w:tcPr>
                <w:tcW w:w="1552" w:type="dxa"/>
              </w:tcPr>
            </w:tcPrChange>
          </w:tcPr>
          <w:p w14:paraId="44954462" w14:textId="5A95E1C6" w:rsidR="00576E91" w:rsidRDefault="00576E91" w:rsidP="00AB4678">
            <w:pPr>
              <w:rPr>
                <w:ins w:id="286" w:author="nyadav.idmworks@outlook.com" w:date="2020-06-02T09:15:00Z"/>
                <w:lang w:val="en-IN"/>
              </w:rPr>
            </w:pPr>
            <w:ins w:id="287" w:author="nyadav.idmworks@outlook.com" w:date="2020-06-02T09:20:00Z">
              <w:r>
                <w:rPr>
                  <w:lang w:val="en-IN"/>
                </w:rPr>
                <w:t>1000</w:t>
              </w:r>
            </w:ins>
          </w:p>
        </w:tc>
        <w:tc>
          <w:tcPr>
            <w:tcW w:w="1080" w:type="dxa"/>
            <w:tcPrChange w:id="288" w:author="nyadav.idmworks@outlook.com" w:date="2020-06-02T09:34:00Z">
              <w:tcPr>
                <w:tcW w:w="1552" w:type="dxa"/>
              </w:tcPr>
            </w:tcPrChange>
          </w:tcPr>
          <w:p w14:paraId="6C83D042" w14:textId="4574F598" w:rsidR="00576E91" w:rsidRDefault="00B94C6D" w:rsidP="00AB4678">
            <w:pPr>
              <w:rPr>
                <w:ins w:id="289" w:author="nyadav.idmworks@outlook.com" w:date="2020-06-02T09:34:00Z"/>
                <w:lang w:val="en-IN"/>
              </w:rPr>
            </w:pPr>
            <w:ins w:id="290" w:author="nyadav.idmworks@outlook.com" w:date="2020-06-02T09:36:00Z">
              <w:r>
                <w:rPr>
                  <w:lang w:val="en-IN"/>
                </w:rPr>
                <w:t>10000</w:t>
              </w:r>
            </w:ins>
          </w:p>
        </w:tc>
      </w:tr>
      <w:tr w:rsidR="00576E91" w14:paraId="67930C21" w14:textId="17D96545" w:rsidTr="00576E91">
        <w:trPr>
          <w:ins w:id="291" w:author="nyadav.idmworks@outlook.com" w:date="2020-06-02T09:15:00Z"/>
        </w:trPr>
        <w:tc>
          <w:tcPr>
            <w:tcW w:w="1202" w:type="dxa"/>
            <w:tcPrChange w:id="292" w:author="nyadav.idmworks@outlook.com" w:date="2020-06-02T09:34:00Z">
              <w:tcPr>
                <w:tcW w:w="1483" w:type="dxa"/>
              </w:tcPr>
            </w:tcPrChange>
          </w:tcPr>
          <w:p w14:paraId="28B4B13A" w14:textId="266E2CF7" w:rsidR="00576E91" w:rsidRDefault="00576E91" w:rsidP="00AB4678">
            <w:pPr>
              <w:rPr>
                <w:ins w:id="293" w:author="nyadav.idmworks@outlook.com" w:date="2020-06-02T09:15:00Z"/>
                <w:lang w:val="en-IN"/>
              </w:rPr>
            </w:pPr>
            <w:ins w:id="294" w:author="nyadav.idmworks@outlook.com" w:date="2020-06-02T09:16:00Z">
              <w:r>
                <w:rPr>
                  <w:lang w:val="en-IN"/>
                </w:rPr>
                <w:t>01-June-2020</w:t>
              </w:r>
            </w:ins>
          </w:p>
        </w:tc>
        <w:tc>
          <w:tcPr>
            <w:tcW w:w="1391" w:type="dxa"/>
            <w:tcPrChange w:id="295" w:author="nyadav.idmworks@outlook.com" w:date="2020-06-02T09:34:00Z">
              <w:tcPr>
                <w:tcW w:w="1583" w:type="dxa"/>
              </w:tcPr>
            </w:tcPrChange>
          </w:tcPr>
          <w:p w14:paraId="36FFB78B" w14:textId="4990CAE5" w:rsidR="00576E91" w:rsidRDefault="00576E91" w:rsidP="00AB4678">
            <w:pPr>
              <w:rPr>
                <w:ins w:id="296" w:author="nyadav.idmworks@outlook.com" w:date="2020-06-02T09:15:00Z"/>
                <w:lang w:val="en-IN"/>
              </w:rPr>
            </w:pPr>
            <w:ins w:id="297" w:author="nyadav.idmworks@outlook.com" w:date="2020-06-02T09:16:00Z">
              <w:r>
                <w:rPr>
                  <w:lang w:val="en-IN"/>
                </w:rPr>
                <w:t>Receive</w:t>
              </w:r>
            </w:ins>
          </w:p>
        </w:tc>
        <w:tc>
          <w:tcPr>
            <w:tcW w:w="1359" w:type="dxa"/>
            <w:tcPrChange w:id="298" w:author="nyadav.idmworks@outlook.com" w:date="2020-06-02T09:34:00Z">
              <w:tcPr>
                <w:tcW w:w="1559" w:type="dxa"/>
              </w:tcPr>
            </w:tcPrChange>
          </w:tcPr>
          <w:p w14:paraId="0B310F30" w14:textId="50B184EE" w:rsidR="00576E91" w:rsidRDefault="00576E91" w:rsidP="00AB4678">
            <w:pPr>
              <w:rPr>
                <w:ins w:id="299" w:author="nyadav.idmworks@outlook.com" w:date="2020-06-02T09:15:00Z"/>
                <w:lang w:val="en-IN"/>
              </w:rPr>
            </w:pPr>
            <w:ins w:id="300" w:author="nyadav.idmworks@outlook.com" w:date="2020-06-02T09:17:00Z">
              <w:r>
                <w:rPr>
                  <w:lang w:val="en-IN"/>
                </w:rPr>
                <w:t>8000.0</w:t>
              </w:r>
            </w:ins>
          </w:p>
        </w:tc>
        <w:tc>
          <w:tcPr>
            <w:tcW w:w="1348" w:type="dxa"/>
            <w:tcPrChange w:id="301" w:author="nyadav.idmworks@outlook.com" w:date="2020-06-02T09:34:00Z">
              <w:tcPr>
                <w:tcW w:w="1491" w:type="dxa"/>
              </w:tcPr>
            </w:tcPrChange>
          </w:tcPr>
          <w:p w14:paraId="7420670C" w14:textId="0D5B5D4D" w:rsidR="00576E91" w:rsidRDefault="00576E91" w:rsidP="00AB4678">
            <w:pPr>
              <w:rPr>
                <w:ins w:id="302" w:author="nyadav.idmworks@outlook.com" w:date="2020-06-02T09:15:00Z"/>
                <w:lang w:val="en-IN"/>
              </w:rPr>
            </w:pPr>
            <w:ins w:id="303" w:author="nyadav.idmworks@outlook.com" w:date="2020-06-02T09:16:00Z">
              <w:r>
                <w:rPr>
                  <w:lang w:val="en-IN"/>
                </w:rPr>
                <w:t>Internal Transfer</w:t>
              </w:r>
            </w:ins>
          </w:p>
        </w:tc>
        <w:tc>
          <w:tcPr>
            <w:tcW w:w="1304" w:type="dxa"/>
            <w:tcPrChange w:id="304" w:author="nyadav.idmworks@outlook.com" w:date="2020-06-02T09:34:00Z">
              <w:tcPr>
                <w:tcW w:w="1348" w:type="dxa"/>
              </w:tcPr>
            </w:tcPrChange>
          </w:tcPr>
          <w:p w14:paraId="1A1E238F" w14:textId="2F00D3E9" w:rsidR="00576E91" w:rsidRDefault="00576E91" w:rsidP="00AB4678">
            <w:pPr>
              <w:rPr>
                <w:ins w:id="305" w:author="nyadav.idmworks@outlook.com" w:date="2020-06-02T09:15:00Z"/>
                <w:lang w:val="en-IN"/>
              </w:rPr>
            </w:pPr>
            <w:ins w:id="306" w:author="nyadav.idmworks@outlook.com" w:date="2020-06-02T09:19:00Z">
              <w:r>
                <w:rPr>
                  <w:lang w:val="en-IN"/>
                </w:rPr>
                <w:t>Nilesh Yadav</w:t>
              </w:r>
            </w:ins>
          </w:p>
        </w:tc>
        <w:tc>
          <w:tcPr>
            <w:tcW w:w="1332" w:type="dxa"/>
            <w:tcPrChange w:id="307" w:author="nyadav.idmworks@outlook.com" w:date="2020-06-02T09:34:00Z">
              <w:tcPr>
                <w:tcW w:w="1552" w:type="dxa"/>
              </w:tcPr>
            </w:tcPrChange>
          </w:tcPr>
          <w:p w14:paraId="1146E384" w14:textId="70FA3F5B" w:rsidR="00576E91" w:rsidRDefault="00576E91" w:rsidP="00AB4678">
            <w:pPr>
              <w:rPr>
                <w:ins w:id="308" w:author="nyadav.idmworks@outlook.com" w:date="2020-06-02T09:15:00Z"/>
                <w:lang w:val="en-IN"/>
              </w:rPr>
            </w:pPr>
            <w:ins w:id="309" w:author="nyadav.idmworks@outlook.com" w:date="2020-06-02T09:20:00Z">
              <w:r>
                <w:rPr>
                  <w:lang w:val="en-IN"/>
                </w:rPr>
                <w:t>10000</w:t>
              </w:r>
            </w:ins>
          </w:p>
        </w:tc>
        <w:tc>
          <w:tcPr>
            <w:tcW w:w="1080" w:type="dxa"/>
            <w:tcPrChange w:id="310" w:author="nyadav.idmworks@outlook.com" w:date="2020-06-02T09:34:00Z">
              <w:tcPr>
                <w:tcW w:w="1552" w:type="dxa"/>
              </w:tcPr>
            </w:tcPrChange>
          </w:tcPr>
          <w:p w14:paraId="0A0ED41F" w14:textId="78B62E41" w:rsidR="00576E91" w:rsidRDefault="00B94C6D" w:rsidP="00AB4678">
            <w:pPr>
              <w:rPr>
                <w:ins w:id="311" w:author="nyadav.idmworks@outlook.com" w:date="2020-06-02T09:34:00Z"/>
                <w:lang w:val="en-IN"/>
              </w:rPr>
            </w:pPr>
            <w:ins w:id="312" w:author="nyadav.idmworks@outlook.com" w:date="2020-06-02T09:36:00Z">
              <w:r>
                <w:rPr>
                  <w:lang w:val="en-IN"/>
                </w:rPr>
                <w:t>0</w:t>
              </w:r>
            </w:ins>
          </w:p>
        </w:tc>
      </w:tr>
      <w:tr w:rsidR="00576E91" w14:paraId="34D0CB61" w14:textId="75EC6ABF" w:rsidTr="00576E91">
        <w:trPr>
          <w:ins w:id="313" w:author="nyadav.idmworks@outlook.com" w:date="2020-06-02T09:16:00Z"/>
        </w:trPr>
        <w:tc>
          <w:tcPr>
            <w:tcW w:w="1202" w:type="dxa"/>
            <w:tcPrChange w:id="314" w:author="nyadav.idmworks@outlook.com" w:date="2020-06-02T09:34:00Z">
              <w:tcPr>
                <w:tcW w:w="1483" w:type="dxa"/>
              </w:tcPr>
            </w:tcPrChange>
          </w:tcPr>
          <w:p w14:paraId="68382536" w14:textId="76F6B43E" w:rsidR="00576E91" w:rsidRDefault="00576E91" w:rsidP="00AB4678">
            <w:pPr>
              <w:rPr>
                <w:ins w:id="315" w:author="nyadav.idmworks@outlook.com" w:date="2020-06-02T09:16:00Z"/>
                <w:lang w:val="en-IN"/>
              </w:rPr>
            </w:pPr>
            <w:ins w:id="316" w:author="nyadav.idmworks@outlook.com" w:date="2020-06-02T09:17:00Z">
              <w:r>
                <w:rPr>
                  <w:lang w:val="en-IN"/>
                </w:rPr>
                <w:t>01-June-2020</w:t>
              </w:r>
            </w:ins>
          </w:p>
        </w:tc>
        <w:tc>
          <w:tcPr>
            <w:tcW w:w="1391" w:type="dxa"/>
            <w:tcPrChange w:id="317" w:author="nyadav.idmworks@outlook.com" w:date="2020-06-02T09:34:00Z">
              <w:tcPr>
                <w:tcW w:w="1583" w:type="dxa"/>
              </w:tcPr>
            </w:tcPrChange>
          </w:tcPr>
          <w:p w14:paraId="4CF887FF" w14:textId="52C4A096" w:rsidR="00576E91" w:rsidRDefault="00576E91" w:rsidP="00AB4678">
            <w:pPr>
              <w:rPr>
                <w:ins w:id="318" w:author="nyadav.idmworks@outlook.com" w:date="2020-06-02T09:16:00Z"/>
                <w:lang w:val="en-IN"/>
              </w:rPr>
            </w:pPr>
            <w:ins w:id="319" w:author="nyadav.idmworks@outlook.com" w:date="2020-06-02T09:16:00Z">
              <w:r>
                <w:rPr>
                  <w:lang w:val="en-IN"/>
                </w:rPr>
                <w:t>Receive</w:t>
              </w:r>
            </w:ins>
          </w:p>
        </w:tc>
        <w:tc>
          <w:tcPr>
            <w:tcW w:w="1359" w:type="dxa"/>
            <w:tcPrChange w:id="320" w:author="nyadav.idmworks@outlook.com" w:date="2020-06-02T09:34:00Z">
              <w:tcPr>
                <w:tcW w:w="1559" w:type="dxa"/>
              </w:tcPr>
            </w:tcPrChange>
          </w:tcPr>
          <w:p w14:paraId="75861361" w14:textId="52B6D42E" w:rsidR="00576E91" w:rsidRDefault="00576E91" w:rsidP="00AB4678">
            <w:pPr>
              <w:rPr>
                <w:ins w:id="321" w:author="nyadav.idmworks@outlook.com" w:date="2020-06-02T09:16:00Z"/>
                <w:lang w:val="en-IN"/>
              </w:rPr>
            </w:pPr>
            <w:ins w:id="322" w:author="nyadav.idmworks@outlook.com" w:date="2020-06-02T09:17:00Z">
              <w:r>
                <w:rPr>
                  <w:lang w:val="en-IN"/>
                </w:rPr>
                <w:t>2000</w:t>
              </w:r>
            </w:ins>
          </w:p>
        </w:tc>
        <w:tc>
          <w:tcPr>
            <w:tcW w:w="1348" w:type="dxa"/>
            <w:tcPrChange w:id="323" w:author="nyadav.idmworks@outlook.com" w:date="2020-06-02T09:34:00Z">
              <w:tcPr>
                <w:tcW w:w="1491" w:type="dxa"/>
              </w:tcPr>
            </w:tcPrChange>
          </w:tcPr>
          <w:p w14:paraId="33A276F6" w14:textId="00631D1F" w:rsidR="00576E91" w:rsidRDefault="00576E91" w:rsidP="00AB4678">
            <w:pPr>
              <w:rPr>
                <w:ins w:id="324" w:author="nyadav.idmworks@outlook.com" w:date="2020-06-02T09:16:00Z"/>
                <w:lang w:val="en-IN"/>
              </w:rPr>
            </w:pPr>
            <w:ins w:id="325" w:author="nyadav.idmworks@outlook.com" w:date="2020-06-02T09:16:00Z">
              <w:r>
                <w:rPr>
                  <w:lang w:val="en-IN"/>
                </w:rPr>
                <w:t>Retail</w:t>
              </w:r>
            </w:ins>
          </w:p>
        </w:tc>
        <w:tc>
          <w:tcPr>
            <w:tcW w:w="1304" w:type="dxa"/>
            <w:tcPrChange w:id="326" w:author="nyadav.idmworks@outlook.com" w:date="2020-06-02T09:34:00Z">
              <w:tcPr>
                <w:tcW w:w="1348" w:type="dxa"/>
              </w:tcPr>
            </w:tcPrChange>
          </w:tcPr>
          <w:p w14:paraId="7ABA859E" w14:textId="4DCE59A6" w:rsidR="00576E91" w:rsidRDefault="00576E91" w:rsidP="00AB4678">
            <w:pPr>
              <w:rPr>
                <w:ins w:id="327" w:author="nyadav.idmworks@outlook.com" w:date="2020-06-02T09:16:00Z"/>
                <w:lang w:val="en-IN"/>
              </w:rPr>
            </w:pPr>
            <w:ins w:id="328" w:author="nyadav.idmworks@outlook.com" w:date="2020-06-02T09:19:00Z">
              <w:r>
                <w:rPr>
                  <w:lang w:val="en-IN"/>
                </w:rPr>
                <w:t>-</w:t>
              </w:r>
            </w:ins>
          </w:p>
        </w:tc>
        <w:tc>
          <w:tcPr>
            <w:tcW w:w="1332" w:type="dxa"/>
            <w:tcPrChange w:id="329" w:author="nyadav.idmworks@outlook.com" w:date="2020-06-02T09:34:00Z">
              <w:tcPr>
                <w:tcW w:w="1552" w:type="dxa"/>
              </w:tcPr>
            </w:tcPrChange>
          </w:tcPr>
          <w:p w14:paraId="60A4FED3" w14:textId="3996F208" w:rsidR="00576E91" w:rsidRDefault="00576E91" w:rsidP="00AB4678">
            <w:pPr>
              <w:rPr>
                <w:ins w:id="330" w:author="nyadav.idmworks@outlook.com" w:date="2020-06-02T09:16:00Z"/>
                <w:lang w:val="en-IN"/>
              </w:rPr>
            </w:pPr>
            <w:ins w:id="331" w:author="nyadav.idmworks@outlook.com" w:date="2020-06-02T09:20:00Z">
              <w:r>
                <w:rPr>
                  <w:lang w:val="en-IN"/>
                </w:rPr>
                <w:t>0</w:t>
              </w:r>
            </w:ins>
          </w:p>
        </w:tc>
        <w:tc>
          <w:tcPr>
            <w:tcW w:w="1080" w:type="dxa"/>
            <w:tcPrChange w:id="332" w:author="nyadav.idmworks@outlook.com" w:date="2020-06-02T09:34:00Z">
              <w:tcPr>
                <w:tcW w:w="1552" w:type="dxa"/>
              </w:tcPr>
            </w:tcPrChange>
          </w:tcPr>
          <w:p w14:paraId="09C81827" w14:textId="2B911A99" w:rsidR="00576E91" w:rsidRDefault="00B94C6D" w:rsidP="00AB4678">
            <w:pPr>
              <w:rPr>
                <w:ins w:id="333" w:author="nyadav.idmworks@outlook.com" w:date="2020-06-02T09:34:00Z"/>
                <w:lang w:val="en-IN"/>
              </w:rPr>
            </w:pPr>
            <w:ins w:id="334" w:author="nyadav.idmworks@outlook.com" w:date="2020-06-02T09:36:00Z">
              <w:r>
                <w:rPr>
                  <w:lang w:val="en-IN"/>
                </w:rPr>
                <w:t>0</w:t>
              </w:r>
            </w:ins>
          </w:p>
        </w:tc>
      </w:tr>
      <w:tr w:rsidR="00576E91" w14:paraId="08EC7895" w14:textId="5C533FE5" w:rsidTr="00576E91">
        <w:trPr>
          <w:ins w:id="335" w:author="nyadav.idmworks@outlook.com" w:date="2020-06-02T09:16:00Z"/>
        </w:trPr>
        <w:tc>
          <w:tcPr>
            <w:tcW w:w="1202" w:type="dxa"/>
            <w:tcPrChange w:id="336" w:author="nyadav.idmworks@outlook.com" w:date="2020-06-02T09:34:00Z">
              <w:tcPr>
                <w:tcW w:w="1483" w:type="dxa"/>
              </w:tcPr>
            </w:tcPrChange>
          </w:tcPr>
          <w:p w14:paraId="1793CD41" w14:textId="4ABF0E08" w:rsidR="00576E91" w:rsidRDefault="00576E91" w:rsidP="00AB4678">
            <w:pPr>
              <w:rPr>
                <w:ins w:id="337" w:author="nyadav.idmworks@outlook.com" w:date="2020-06-02T09:16:00Z"/>
                <w:lang w:val="en-IN"/>
              </w:rPr>
            </w:pPr>
          </w:p>
        </w:tc>
        <w:tc>
          <w:tcPr>
            <w:tcW w:w="1391" w:type="dxa"/>
            <w:tcPrChange w:id="338" w:author="nyadav.idmworks@outlook.com" w:date="2020-06-02T09:34:00Z">
              <w:tcPr>
                <w:tcW w:w="1583" w:type="dxa"/>
              </w:tcPr>
            </w:tcPrChange>
          </w:tcPr>
          <w:p w14:paraId="1C35F6AE" w14:textId="77777777" w:rsidR="00576E91" w:rsidRDefault="00576E91" w:rsidP="00AB4678">
            <w:pPr>
              <w:rPr>
                <w:ins w:id="339" w:author="nyadav.idmworks@outlook.com" w:date="2020-06-02T09:16:00Z"/>
                <w:lang w:val="en-IN"/>
              </w:rPr>
            </w:pPr>
          </w:p>
        </w:tc>
        <w:tc>
          <w:tcPr>
            <w:tcW w:w="1359" w:type="dxa"/>
            <w:tcPrChange w:id="340" w:author="nyadav.idmworks@outlook.com" w:date="2020-06-02T09:34:00Z">
              <w:tcPr>
                <w:tcW w:w="1559" w:type="dxa"/>
              </w:tcPr>
            </w:tcPrChange>
          </w:tcPr>
          <w:p w14:paraId="5D45304D" w14:textId="77777777" w:rsidR="00576E91" w:rsidRDefault="00576E91" w:rsidP="00AB4678">
            <w:pPr>
              <w:rPr>
                <w:ins w:id="341" w:author="nyadav.idmworks@outlook.com" w:date="2020-06-02T09:16:00Z"/>
                <w:lang w:val="en-IN"/>
              </w:rPr>
            </w:pPr>
          </w:p>
        </w:tc>
        <w:tc>
          <w:tcPr>
            <w:tcW w:w="1348" w:type="dxa"/>
            <w:tcPrChange w:id="342" w:author="nyadav.idmworks@outlook.com" w:date="2020-06-02T09:34:00Z">
              <w:tcPr>
                <w:tcW w:w="1491" w:type="dxa"/>
              </w:tcPr>
            </w:tcPrChange>
          </w:tcPr>
          <w:p w14:paraId="425AD190" w14:textId="77777777" w:rsidR="00576E91" w:rsidRDefault="00576E91" w:rsidP="00AB4678">
            <w:pPr>
              <w:rPr>
                <w:ins w:id="343" w:author="nyadav.idmworks@outlook.com" w:date="2020-06-02T09:16:00Z"/>
                <w:lang w:val="en-IN"/>
              </w:rPr>
            </w:pPr>
          </w:p>
        </w:tc>
        <w:tc>
          <w:tcPr>
            <w:tcW w:w="1304" w:type="dxa"/>
            <w:tcPrChange w:id="344" w:author="nyadav.idmworks@outlook.com" w:date="2020-06-02T09:34:00Z">
              <w:tcPr>
                <w:tcW w:w="1348" w:type="dxa"/>
              </w:tcPr>
            </w:tcPrChange>
          </w:tcPr>
          <w:p w14:paraId="3126681E" w14:textId="77777777" w:rsidR="00576E91" w:rsidRDefault="00576E91" w:rsidP="00AB4678">
            <w:pPr>
              <w:rPr>
                <w:ins w:id="345" w:author="nyadav.idmworks@outlook.com" w:date="2020-06-02T09:16:00Z"/>
                <w:lang w:val="en-IN"/>
              </w:rPr>
            </w:pPr>
          </w:p>
        </w:tc>
        <w:tc>
          <w:tcPr>
            <w:tcW w:w="1332" w:type="dxa"/>
            <w:tcPrChange w:id="346" w:author="nyadav.idmworks@outlook.com" w:date="2020-06-02T09:34:00Z">
              <w:tcPr>
                <w:tcW w:w="1552" w:type="dxa"/>
              </w:tcPr>
            </w:tcPrChange>
          </w:tcPr>
          <w:p w14:paraId="29750278" w14:textId="77777777" w:rsidR="00576E91" w:rsidRDefault="00576E91" w:rsidP="00AB4678">
            <w:pPr>
              <w:rPr>
                <w:ins w:id="347" w:author="nyadav.idmworks@outlook.com" w:date="2020-06-02T09:16:00Z"/>
                <w:lang w:val="en-IN"/>
              </w:rPr>
            </w:pPr>
          </w:p>
        </w:tc>
        <w:tc>
          <w:tcPr>
            <w:tcW w:w="1080" w:type="dxa"/>
            <w:tcPrChange w:id="348" w:author="nyadav.idmworks@outlook.com" w:date="2020-06-02T09:34:00Z">
              <w:tcPr>
                <w:tcW w:w="1552" w:type="dxa"/>
              </w:tcPr>
            </w:tcPrChange>
          </w:tcPr>
          <w:p w14:paraId="00C72915" w14:textId="77777777" w:rsidR="00576E91" w:rsidRDefault="00576E91" w:rsidP="00AB4678">
            <w:pPr>
              <w:rPr>
                <w:ins w:id="349" w:author="nyadav.idmworks@outlook.com" w:date="2020-06-02T09:34:00Z"/>
                <w:lang w:val="en-IN"/>
              </w:rPr>
            </w:pPr>
          </w:p>
        </w:tc>
      </w:tr>
      <w:tr w:rsidR="00576E91" w14:paraId="306E6EE1" w14:textId="737FCBE3" w:rsidTr="00576E91">
        <w:trPr>
          <w:ins w:id="350" w:author="nyadav.idmworks@outlook.com" w:date="2020-06-02T09:17:00Z"/>
        </w:trPr>
        <w:tc>
          <w:tcPr>
            <w:tcW w:w="1202" w:type="dxa"/>
            <w:tcPrChange w:id="351" w:author="nyadav.idmworks@outlook.com" w:date="2020-06-02T09:34:00Z">
              <w:tcPr>
                <w:tcW w:w="1483" w:type="dxa"/>
              </w:tcPr>
            </w:tcPrChange>
          </w:tcPr>
          <w:p w14:paraId="32C83440" w14:textId="77777777" w:rsidR="00576E91" w:rsidRDefault="00576E91" w:rsidP="00AB4678">
            <w:pPr>
              <w:rPr>
                <w:ins w:id="352" w:author="nyadav.idmworks@outlook.com" w:date="2020-06-02T09:17:00Z"/>
                <w:lang w:val="en-IN"/>
              </w:rPr>
            </w:pPr>
          </w:p>
        </w:tc>
        <w:tc>
          <w:tcPr>
            <w:tcW w:w="1391" w:type="dxa"/>
            <w:tcPrChange w:id="353" w:author="nyadav.idmworks@outlook.com" w:date="2020-06-02T09:34:00Z">
              <w:tcPr>
                <w:tcW w:w="1583" w:type="dxa"/>
              </w:tcPr>
            </w:tcPrChange>
          </w:tcPr>
          <w:p w14:paraId="458937CB" w14:textId="77777777" w:rsidR="00576E91" w:rsidRDefault="00576E91" w:rsidP="00AB4678">
            <w:pPr>
              <w:rPr>
                <w:ins w:id="354" w:author="nyadav.idmworks@outlook.com" w:date="2020-06-02T09:17:00Z"/>
                <w:lang w:val="en-IN"/>
              </w:rPr>
            </w:pPr>
          </w:p>
        </w:tc>
        <w:tc>
          <w:tcPr>
            <w:tcW w:w="1359" w:type="dxa"/>
            <w:tcPrChange w:id="355" w:author="nyadav.idmworks@outlook.com" w:date="2020-06-02T09:34:00Z">
              <w:tcPr>
                <w:tcW w:w="1559" w:type="dxa"/>
              </w:tcPr>
            </w:tcPrChange>
          </w:tcPr>
          <w:p w14:paraId="3C2E3798" w14:textId="77777777" w:rsidR="00576E91" w:rsidRDefault="00576E91" w:rsidP="00AB4678">
            <w:pPr>
              <w:rPr>
                <w:ins w:id="356" w:author="nyadav.idmworks@outlook.com" w:date="2020-06-02T09:17:00Z"/>
                <w:lang w:val="en-IN"/>
              </w:rPr>
            </w:pPr>
          </w:p>
        </w:tc>
        <w:tc>
          <w:tcPr>
            <w:tcW w:w="1348" w:type="dxa"/>
            <w:tcPrChange w:id="357" w:author="nyadav.idmworks@outlook.com" w:date="2020-06-02T09:34:00Z">
              <w:tcPr>
                <w:tcW w:w="1491" w:type="dxa"/>
              </w:tcPr>
            </w:tcPrChange>
          </w:tcPr>
          <w:p w14:paraId="54179BAF" w14:textId="77777777" w:rsidR="00576E91" w:rsidRDefault="00576E91" w:rsidP="00AB4678">
            <w:pPr>
              <w:rPr>
                <w:ins w:id="358" w:author="nyadav.idmworks@outlook.com" w:date="2020-06-02T09:17:00Z"/>
                <w:lang w:val="en-IN"/>
              </w:rPr>
            </w:pPr>
          </w:p>
        </w:tc>
        <w:tc>
          <w:tcPr>
            <w:tcW w:w="1304" w:type="dxa"/>
            <w:tcPrChange w:id="359" w:author="nyadav.idmworks@outlook.com" w:date="2020-06-02T09:34:00Z">
              <w:tcPr>
                <w:tcW w:w="1348" w:type="dxa"/>
              </w:tcPr>
            </w:tcPrChange>
          </w:tcPr>
          <w:p w14:paraId="28BC5DC5" w14:textId="77777777" w:rsidR="00576E91" w:rsidRDefault="00576E91" w:rsidP="00AB4678">
            <w:pPr>
              <w:rPr>
                <w:ins w:id="360" w:author="nyadav.idmworks@outlook.com" w:date="2020-06-02T09:17:00Z"/>
                <w:lang w:val="en-IN"/>
              </w:rPr>
            </w:pPr>
          </w:p>
        </w:tc>
        <w:tc>
          <w:tcPr>
            <w:tcW w:w="1332" w:type="dxa"/>
            <w:tcPrChange w:id="361" w:author="nyadav.idmworks@outlook.com" w:date="2020-06-02T09:34:00Z">
              <w:tcPr>
                <w:tcW w:w="1552" w:type="dxa"/>
              </w:tcPr>
            </w:tcPrChange>
          </w:tcPr>
          <w:p w14:paraId="5D661632" w14:textId="77777777" w:rsidR="00576E91" w:rsidRDefault="00576E91" w:rsidP="00AB4678">
            <w:pPr>
              <w:rPr>
                <w:ins w:id="362" w:author="nyadav.idmworks@outlook.com" w:date="2020-06-02T09:17:00Z"/>
                <w:lang w:val="en-IN"/>
              </w:rPr>
            </w:pPr>
          </w:p>
        </w:tc>
        <w:tc>
          <w:tcPr>
            <w:tcW w:w="1080" w:type="dxa"/>
            <w:tcPrChange w:id="363" w:author="nyadav.idmworks@outlook.com" w:date="2020-06-02T09:34:00Z">
              <w:tcPr>
                <w:tcW w:w="1552" w:type="dxa"/>
              </w:tcPr>
            </w:tcPrChange>
          </w:tcPr>
          <w:p w14:paraId="08BDCBB0" w14:textId="77777777" w:rsidR="00576E91" w:rsidRDefault="00576E91" w:rsidP="00AB4678">
            <w:pPr>
              <w:rPr>
                <w:ins w:id="364" w:author="nyadav.idmworks@outlook.com" w:date="2020-06-02T09:34:00Z"/>
                <w:lang w:val="en-IN"/>
              </w:rPr>
            </w:pPr>
          </w:p>
        </w:tc>
      </w:tr>
    </w:tbl>
    <w:p w14:paraId="3BBACC16" w14:textId="77777777" w:rsidR="00AB4678" w:rsidRPr="00AB4678" w:rsidRDefault="00AB4678" w:rsidP="00AB4678">
      <w:pPr>
        <w:rPr>
          <w:ins w:id="365" w:author="nyadav.idmworks@outlook.com" w:date="2020-06-02T09:08:00Z"/>
          <w:lang w:val="en-IN"/>
          <w:rPrChange w:id="366" w:author="nyadav.idmworks@outlook.com" w:date="2020-06-02T09:09:00Z">
            <w:rPr>
              <w:ins w:id="367" w:author="nyadav.idmworks@outlook.com" w:date="2020-06-02T09:08:00Z"/>
              <w:lang w:val="en-IN"/>
            </w:rPr>
          </w:rPrChange>
        </w:rPr>
        <w:pPrChange w:id="368" w:author="nyadav.idmworks@outlook.com" w:date="2020-06-02T09:09:00Z">
          <w:pPr>
            <w:pStyle w:val="Heading2"/>
          </w:pPr>
        </w:pPrChange>
      </w:pPr>
    </w:p>
    <w:p w14:paraId="3F645F38" w14:textId="6295C1D4" w:rsidR="00C97348" w:rsidRDefault="007C7427" w:rsidP="00C97348">
      <w:pPr>
        <w:pStyle w:val="Heading2"/>
        <w:rPr>
          <w:ins w:id="369" w:author="nyadav.idmworks@outlook.com" w:date="2020-06-02T09:09:00Z"/>
          <w:lang w:val="en-IN"/>
        </w:rPr>
      </w:pPr>
      <w:ins w:id="370" w:author="nyadav.idmworks@outlook.com" w:date="2020-06-02T09:35:00Z">
        <w:r>
          <w:rPr>
            <w:lang w:val="en-IN"/>
          </w:rPr>
          <w:t xml:space="preserve">Account </w:t>
        </w:r>
      </w:ins>
      <w:ins w:id="371" w:author="nyadav.idmworks@outlook.com" w:date="2020-06-02T09:09:00Z">
        <w:r w:rsidR="00C97348">
          <w:rPr>
            <w:lang w:val="en-IN"/>
          </w:rPr>
          <w:t>View : Customer</w:t>
        </w:r>
        <w:r w:rsidR="00305198">
          <w:rPr>
            <w:lang w:val="en-IN"/>
          </w:rPr>
          <w:t xml:space="preserve"> </w:t>
        </w:r>
        <w:r w:rsidR="00C97348">
          <w:rPr>
            <w:lang w:val="en-IN"/>
          </w:rPr>
          <w:t>Balance Calculations</w:t>
        </w:r>
      </w:ins>
    </w:p>
    <w:p w14:paraId="073AA2FD" w14:textId="77777777" w:rsidR="0067135C" w:rsidRPr="0067135C" w:rsidRDefault="0067135C" w:rsidP="0067135C">
      <w:pPr>
        <w:rPr>
          <w:ins w:id="372" w:author="nyadav.idmworks@outlook.com" w:date="2020-06-02T09:09:00Z"/>
          <w:lang w:val="en-IN"/>
          <w:rPrChange w:id="373" w:author="nyadav.idmworks@outlook.com" w:date="2020-06-02T09:09:00Z">
            <w:rPr>
              <w:ins w:id="374" w:author="nyadav.idmworks@outlook.com" w:date="2020-06-02T09:09:00Z"/>
              <w:lang w:val="en-IN"/>
            </w:rPr>
          </w:rPrChange>
        </w:rPr>
        <w:pPrChange w:id="375" w:author="nyadav.idmworks@outlook.com" w:date="2020-06-02T09:09:00Z">
          <w:pPr>
            <w:pStyle w:val="Heading2"/>
          </w:pPr>
        </w:pPrChange>
      </w:pPr>
    </w:p>
    <w:p w14:paraId="009AE062" w14:textId="77777777" w:rsidR="00C97348" w:rsidRPr="00C97348" w:rsidRDefault="00C97348" w:rsidP="00C97348">
      <w:pPr>
        <w:rPr>
          <w:ins w:id="376" w:author="nyadav.idmworks@outlook.com" w:date="2020-06-02T09:09:00Z"/>
          <w:lang w:val="en-IN"/>
          <w:rPrChange w:id="377" w:author="nyadav.idmworks@outlook.com" w:date="2020-06-02T09:09:00Z">
            <w:rPr>
              <w:ins w:id="378" w:author="nyadav.idmworks@outlook.com" w:date="2020-06-02T09:09:00Z"/>
              <w:lang w:val="en-IN"/>
            </w:rPr>
          </w:rPrChange>
        </w:rPr>
        <w:pPrChange w:id="379" w:author="nyadav.idmworks@outlook.com" w:date="2020-06-02T09:09:00Z">
          <w:pPr>
            <w:pStyle w:val="Heading2"/>
          </w:pPr>
        </w:pPrChange>
      </w:pPr>
    </w:p>
    <w:p w14:paraId="36AE16F5" w14:textId="4FB38C5F" w:rsidR="00806291" w:rsidRDefault="00806291" w:rsidP="001F4A22">
      <w:pPr>
        <w:rPr>
          <w:ins w:id="380" w:author="nyadav.idmworks@outlook.com" w:date="2020-05-31T10:37:00Z"/>
          <w:lang w:val="en-IN"/>
        </w:rPr>
      </w:pPr>
    </w:p>
    <w:p w14:paraId="361CEA69" w14:textId="0E598614" w:rsidR="00806291" w:rsidRDefault="00806291" w:rsidP="001F4A22">
      <w:pPr>
        <w:rPr>
          <w:ins w:id="381" w:author="nyadav.idmworks@outlook.com" w:date="2020-05-31T10:37:00Z"/>
          <w:lang w:val="en-IN"/>
        </w:rPr>
      </w:pPr>
    </w:p>
    <w:p w14:paraId="1B796F21" w14:textId="1CA911DE" w:rsidR="00806291" w:rsidRDefault="00806291" w:rsidP="001F4A22">
      <w:pPr>
        <w:rPr>
          <w:ins w:id="382" w:author="nyadav.idmworks@outlook.com" w:date="2020-05-31T10:37:00Z"/>
          <w:lang w:val="en-IN"/>
        </w:rPr>
      </w:pPr>
    </w:p>
    <w:p w14:paraId="1D1F3310" w14:textId="50F6B63E" w:rsidR="00806291" w:rsidRDefault="00806291" w:rsidP="001F4A22">
      <w:pPr>
        <w:rPr>
          <w:ins w:id="383" w:author="nyadav.idmworks@outlook.com" w:date="2020-05-31T10:37:00Z"/>
          <w:lang w:val="en-IN"/>
        </w:rPr>
      </w:pPr>
    </w:p>
    <w:p w14:paraId="23BA42AA" w14:textId="3B9C3AF1" w:rsidR="00806291" w:rsidRDefault="00806291" w:rsidP="001F4A22">
      <w:pPr>
        <w:rPr>
          <w:ins w:id="384" w:author="nyadav.idmworks@outlook.com" w:date="2020-05-31T10:37:00Z"/>
          <w:lang w:val="en-IN"/>
        </w:rPr>
      </w:pPr>
    </w:p>
    <w:p w14:paraId="738DF874" w14:textId="2881703B" w:rsidR="00806291" w:rsidRDefault="00806291" w:rsidP="001F4A22">
      <w:pPr>
        <w:rPr>
          <w:ins w:id="385" w:author="nyadav.idmworks@outlook.com" w:date="2020-05-31T10:37:00Z"/>
          <w:lang w:val="en-IN"/>
        </w:rPr>
      </w:pPr>
    </w:p>
    <w:p w14:paraId="08BB451A" w14:textId="1356BCBB" w:rsidR="00806291" w:rsidRDefault="00806291" w:rsidP="001F4A22">
      <w:pPr>
        <w:rPr>
          <w:ins w:id="386" w:author="nyadav.idmworks@outlook.com" w:date="2020-05-31T10:37:00Z"/>
          <w:lang w:val="en-IN"/>
        </w:rPr>
      </w:pPr>
    </w:p>
    <w:p w14:paraId="019313F3" w14:textId="027105BB" w:rsidR="00806291" w:rsidRDefault="00806291" w:rsidP="001F4A22">
      <w:pPr>
        <w:rPr>
          <w:ins w:id="387" w:author="nyadav.idmworks@outlook.com" w:date="2020-05-31T10:37:00Z"/>
          <w:lang w:val="en-IN"/>
        </w:rPr>
      </w:pPr>
    </w:p>
    <w:p w14:paraId="44F5901B" w14:textId="1BA6317D" w:rsidR="00806291" w:rsidRDefault="00806291" w:rsidP="001F4A22">
      <w:pPr>
        <w:rPr>
          <w:ins w:id="388" w:author="nyadav.idmworks@outlook.com" w:date="2020-05-31T10:37:00Z"/>
          <w:lang w:val="en-IN"/>
        </w:rPr>
      </w:pPr>
    </w:p>
    <w:p w14:paraId="51C55330" w14:textId="1A153CEB" w:rsidR="00806291" w:rsidRDefault="00806291" w:rsidP="001F4A22">
      <w:pPr>
        <w:rPr>
          <w:ins w:id="389" w:author="nyadav.idmworks@outlook.com" w:date="2020-05-31T10:37:00Z"/>
          <w:lang w:val="en-IN"/>
        </w:rPr>
      </w:pPr>
    </w:p>
    <w:p w14:paraId="3BCECD1A" w14:textId="77777777" w:rsidR="00806291" w:rsidRDefault="00806291" w:rsidP="001F4A22">
      <w:pPr>
        <w:rPr>
          <w:ins w:id="390" w:author="nyadav.idmworks@outlook.com" w:date="2020-05-31T10:37:00Z"/>
          <w:lang w:val="en-IN"/>
        </w:rPr>
      </w:pPr>
    </w:p>
    <w:p w14:paraId="21C48788" w14:textId="0B903038" w:rsidR="00806291" w:rsidRDefault="00806291" w:rsidP="001F4A22">
      <w:pPr>
        <w:rPr>
          <w:ins w:id="391" w:author="nyadav.idmworks@outlook.com" w:date="2020-05-31T10:37:00Z"/>
          <w:lang w:val="en-IN"/>
        </w:rPr>
      </w:pPr>
    </w:p>
    <w:p w14:paraId="35969695" w14:textId="77777777" w:rsidR="00806291" w:rsidRDefault="00806291" w:rsidP="001F4A22">
      <w:pPr>
        <w:rPr>
          <w:lang w:val="en-IN"/>
        </w:rPr>
      </w:pPr>
    </w:p>
    <w:p w14:paraId="22D33F50" w14:textId="3C657B62" w:rsidR="00AE4698" w:rsidRDefault="00AE4698" w:rsidP="00AE4698">
      <w:pPr>
        <w:pStyle w:val="Heading1"/>
        <w:rPr>
          <w:lang w:val="en-IN"/>
        </w:rPr>
      </w:pPr>
      <w:r>
        <w:rPr>
          <w:lang w:val="en-IN"/>
        </w:rPr>
        <w:t>REST API</w:t>
      </w:r>
    </w:p>
    <w:p w14:paraId="1C3B220A" w14:textId="1F047B4A" w:rsidR="00C803B1" w:rsidRDefault="001C31BD" w:rsidP="001C31BD">
      <w:pPr>
        <w:pStyle w:val="ListParagraph"/>
        <w:numPr>
          <w:ilvl w:val="0"/>
          <w:numId w:val="22"/>
        </w:numPr>
        <w:rPr>
          <w:lang w:val="en-IN"/>
        </w:rPr>
      </w:pPr>
      <w:r>
        <w:rPr>
          <w:lang w:val="en-IN"/>
        </w:rPr>
        <w:t>All create methods are “post” only</w:t>
      </w:r>
    </w:p>
    <w:p w14:paraId="09FA7996" w14:textId="3938F590" w:rsidR="008B4FE7" w:rsidRDefault="008B4FE7" w:rsidP="001C31BD">
      <w:pPr>
        <w:pStyle w:val="ListParagraph"/>
        <w:numPr>
          <w:ilvl w:val="0"/>
          <w:numId w:val="22"/>
        </w:numPr>
        <w:rPr>
          <w:lang w:val="en-IN"/>
        </w:rPr>
      </w:pPr>
      <w:r>
        <w:rPr>
          <w:lang w:val="en-IN"/>
        </w:rPr>
        <w:t>createdByID required by the APIs is the loggedinUser: EmployeeID</w:t>
      </w:r>
    </w:p>
    <w:p w14:paraId="593158AC" w14:textId="77CE738D" w:rsidR="00741073" w:rsidRPr="001C31BD" w:rsidRDefault="00741073" w:rsidP="00DB2824">
      <w:pPr>
        <w:pStyle w:val="ListParagraph"/>
        <w:numPr>
          <w:ilvl w:val="0"/>
          <w:numId w:val="22"/>
        </w:numPr>
        <w:rPr>
          <w:lang w:val="en-IN"/>
        </w:rPr>
      </w:pPr>
      <w:r>
        <w:rPr>
          <w:lang w:val="en-IN"/>
        </w:rPr>
        <w:t>“orgId” required</w:t>
      </w:r>
      <w:r w:rsidR="005600A1">
        <w:rPr>
          <w:lang w:val="en-IN"/>
        </w:rPr>
        <w:t xml:space="preserve"> by the APIs is the loggedinUser: orgId</w:t>
      </w:r>
      <w:r w:rsidR="009A422F">
        <w:rPr>
          <w:lang w:val="en-IN"/>
        </w:rPr>
        <w:t>. This is required by almost all API (other than create organization</w:t>
      </w:r>
    </w:p>
    <w:p w14:paraId="453A43F2" w14:textId="77777777" w:rsidR="001C31BD" w:rsidRPr="005B7107" w:rsidRDefault="001C31BD" w:rsidP="00DB2824">
      <w:pPr>
        <w:rPr>
          <w:lang w:val="en-IN"/>
        </w:rPr>
      </w:pPr>
    </w:p>
    <w:p w14:paraId="2CA7A146" w14:textId="031B00F8" w:rsidR="00AE4698" w:rsidRDefault="00620C3E" w:rsidP="00C803B1">
      <w:pPr>
        <w:pStyle w:val="Heading2"/>
        <w:rPr>
          <w:lang w:val="en-IN"/>
        </w:rPr>
      </w:pPr>
      <w:bookmarkStart w:id="392" w:name="_Ref39505862"/>
      <w:r w:rsidRPr="00620C3E">
        <w:rPr>
          <w:lang w:val="en-IN"/>
        </w:rPr>
        <w:t>/customer/create</w:t>
      </w:r>
      <w:bookmarkEnd w:id="392"/>
    </w:p>
    <w:p w14:paraId="0591F62F" w14:textId="42F04177" w:rsidR="000C5244" w:rsidRDefault="00653020" w:rsidP="000C5244">
      <w:pPr>
        <w:rPr>
          <w:lang w:val="en-IN"/>
        </w:rPr>
      </w:pPr>
      <w:r>
        <w:rPr>
          <w:lang w:val="en-IN"/>
        </w:rPr>
        <w:t>API To create customer</w:t>
      </w:r>
    </w:p>
    <w:tbl>
      <w:tblPr>
        <w:tblStyle w:val="TableGrid"/>
        <w:tblW w:w="0" w:type="auto"/>
        <w:tblLook w:val="04A0" w:firstRow="1" w:lastRow="0" w:firstColumn="1" w:lastColumn="0" w:noHBand="0" w:noVBand="1"/>
      </w:tblPr>
      <w:tblGrid>
        <w:gridCol w:w="4508"/>
        <w:gridCol w:w="4508"/>
      </w:tblGrid>
      <w:tr w:rsidR="00955CF4" w14:paraId="2AF67662" w14:textId="77777777" w:rsidTr="00955CF4">
        <w:tc>
          <w:tcPr>
            <w:tcW w:w="4508" w:type="dxa"/>
          </w:tcPr>
          <w:p w14:paraId="700D79FA" w14:textId="5E26038E" w:rsidR="00955CF4" w:rsidRPr="00DB2824" w:rsidRDefault="005D7048" w:rsidP="00955CF4">
            <w:pPr>
              <w:rPr>
                <w:b/>
                <w:bCs/>
                <w:lang w:val="en-IN"/>
              </w:rPr>
            </w:pPr>
            <w:r w:rsidRPr="00DB2824">
              <w:rPr>
                <w:b/>
                <w:bCs/>
                <w:lang w:val="en-IN"/>
              </w:rPr>
              <w:t>API</w:t>
            </w:r>
          </w:p>
        </w:tc>
        <w:tc>
          <w:tcPr>
            <w:tcW w:w="4508" w:type="dxa"/>
          </w:tcPr>
          <w:p w14:paraId="500D5804" w14:textId="7844476B" w:rsidR="00955CF4" w:rsidRPr="00DB2824" w:rsidRDefault="002D4DB5" w:rsidP="000C5244">
            <w:pPr>
              <w:rPr>
                <w:b/>
                <w:bCs/>
                <w:lang w:val="en-IN"/>
              </w:rPr>
            </w:pPr>
            <w:r>
              <w:rPr>
                <w:b/>
                <w:bCs/>
                <w:lang w:val="en-IN"/>
              </w:rPr>
              <w:t>THE FIELDS NEED CLARIFICATION</w:t>
            </w:r>
          </w:p>
        </w:tc>
      </w:tr>
      <w:tr w:rsidR="00955CF4" w14:paraId="0BBF4A14" w14:textId="77777777" w:rsidTr="00955CF4">
        <w:tc>
          <w:tcPr>
            <w:tcW w:w="4508" w:type="dxa"/>
          </w:tcPr>
          <w:p w14:paraId="0B258E88" w14:textId="77777777" w:rsidR="005D7048" w:rsidRPr="00955CF4" w:rsidRDefault="005D7048" w:rsidP="005D7048">
            <w:pPr>
              <w:rPr>
                <w:lang w:val="en-IN"/>
              </w:rPr>
            </w:pPr>
            <w:r w:rsidRPr="00955CF4">
              <w:rPr>
                <w:lang w:val="en-IN"/>
              </w:rPr>
              <w:t>{</w:t>
            </w:r>
          </w:p>
          <w:p w14:paraId="3AD9C089" w14:textId="77777777" w:rsidR="005D7048" w:rsidRPr="00955CF4" w:rsidRDefault="005D7048" w:rsidP="005D7048">
            <w:pPr>
              <w:rPr>
                <w:lang w:val="en-IN"/>
              </w:rPr>
            </w:pPr>
            <w:r w:rsidRPr="00955CF4">
              <w:rPr>
                <w:lang w:val="en-IN"/>
              </w:rPr>
              <w:t xml:space="preserve">  "billingadress": "string",</w:t>
            </w:r>
          </w:p>
          <w:p w14:paraId="4EBC2C66" w14:textId="77777777" w:rsidR="005D7048" w:rsidRPr="00955CF4" w:rsidRDefault="005D7048" w:rsidP="005D7048">
            <w:pPr>
              <w:rPr>
                <w:lang w:val="en-IN"/>
              </w:rPr>
            </w:pPr>
            <w:r w:rsidRPr="00955CF4">
              <w:rPr>
                <w:lang w:val="en-IN"/>
              </w:rPr>
              <w:t xml:space="preserve">  "city": "string",</w:t>
            </w:r>
          </w:p>
          <w:p w14:paraId="24001CB9" w14:textId="77777777" w:rsidR="005D7048" w:rsidRPr="00955CF4" w:rsidRDefault="005D7048" w:rsidP="005D7048">
            <w:pPr>
              <w:rPr>
                <w:lang w:val="en-IN"/>
              </w:rPr>
            </w:pPr>
            <w:r w:rsidRPr="00955CF4">
              <w:rPr>
                <w:lang w:val="en-IN"/>
              </w:rPr>
              <w:t xml:space="preserve">  "customerID": "string",</w:t>
            </w:r>
          </w:p>
          <w:p w14:paraId="335AAC9D" w14:textId="77777777" w:rsidR="005D7048" w:rsidRPr="00955CF4" w:rsidRDefault="005D7048" w:rsidP="005D7048">
            <w:pPr>
              <w:rPr>
                <w:lang w:val="en-IN"/>
              </w:rPr>
            </w:pPr>
            <w:r w:rsidRPr="00955CF4">
              <w:rPr>
                <w:lang w:val="en-IN"/>
              </w:rPr>
              <w:t xml:space="preserve">  "firmname": "string",</w:t>
            </w:r>
          </w:p>
          <w:p w14:paraId="389CE0D9" w14:textId="77777777" w:rsidR="005D7048" w:rsidRPr="00955CF4" w:rsidRDefault="005D7048" w:rsidP="005D7048">
            <w:pPr>
              <w:rPr>
                <w:lang w:val="en-IN"/>
              </w:rPr>
            </w:pPr>
            <w:r w:rsidRPr="00955CF4">
              <w:rPr>
                <w:lang w:val="en-IN"/>
              </w:rPr>
              <w:t xml:space="preserve">  "gstin": "string",</w:t>
            </w:r>
          </w:p>
          <w:p w14:paraId="756AA831" w14:textId="77777777" w:rsidR="005D7048" w:rsidRPr="00955CF4" w:rsidRDefault="005D7048" w:rsidP="005D7048">
            <w:pPr>
              <w:rPr>
                <w:lang w:val="en-IN"/>
              </w:rPr>
            </w:pPr>
            <w:r w:rsidRPr="00955CF4">
              <w:rPr>
                <w:lang w:val="en-IN"/>
              </w:rPr>
              <w:t xml:space="preserve">  "initialBalance": 0,</w:t>
            </w:r>
          </w:p>
          <w:p w14:paraId="17C344F5" w14:textId="77777777" w:rsidR="005D7048" w:rsidRPr="00955CF4" w:rsidRDefault="005D7048" w:rsidP="005D7048">
            <w:pPr>
              <w:rPr>
                <w:lang w:val="en-IN"/>
              </w:rPr>
            </w:pPr>
            <w:r w:rsidRPr="00955CF4">
              <w:rPr>
                <w:lang w:val="en-IN"/>
              </w:rPr>
              <w:t xml:space="preserve">  "mobile1": "string",</w:t>
            </w:r>
          </w:p>
          <w:p w14:paraId="393926DF" w14:textId="77777777" w:rsidR="005D7048" w:rsidRPr="00955CF4" w:rsidRDefault="005D7048" w:rsidP="005D7048">
            <w:pPr>
              <w:rPr>
                <w:lang w:val="en-IN"/>
              </w:rPr>
            </w:pPr>
            <w:r w:rsidRPr="00955CF4">
              <w:rPr>
                <w:lang w:val="en-IN"/>
              </w:rPr>
              <w:t xml:space="preserve">  "mobile2": "string",</w:t>
            </w:r>
          </w:p>
          <w:p w14:paraId="609517DF" w14:textId="77777777" w:rsidR="005D7048" w:rsidRPr="00955CF4" w:rsidRDefault="005D7048" w:rsidP="005D7048">
            <w:pPr>
              <w:rPr>
                <w:lang w:val="en-IN"/>
              </w:rPr>
            </w:pPr>
            <w:r w:rsidRPr="00955CF4">
              <w:rPr>
                <w:lang w:val="en-IN"/>
              </w:rPr>
              <w:t xml:space="preserve">  "name": "string",</w:t>
            </w:r>
          </w:p>
          <w:p w14:paraId="52C19E34" w14:textId="77777777" w:rsidR="005D7048" w:rsidRPr="00955CF4" w:rsidRDefault="005D7048" w:rsidP="005D7048">
            <w:pPr>
              <w:rPr>
                <w:lang w:val="en-IN"/>
              </w:rPr>
            </w:pPr>
            <w:r w:rsidRPr="00955CF4">
              <w:rPr>
                <w:lang w:val="en-IN"/>
              </w:rPr>
              <w:t xml:space="preserve">  "transporter": "string"</w:t>
            </w:r>
          </w:p>
          <w:p w14:paraId="4C285AC7" w14:textId="68DF02B6" w:rsidR="00955CF4" w:rsidRDefault="005D7048" w:rsidP="005D7048">
            <w:pPr>
              <w:rPr>
                <w:lang w:val="en-IN"/>
              </w:rPr>
            </w:pPr>
            <w:r w:rsidRPr="00955CF4">
              <w:rPr>
                <w:lang w:val="en-IN"/>
              </w:rPr>
              <w:t>}</w:t>
            </w:r>
          </w:p>
        </w:tc>
        <w:tc>
          <w:tcPr>
            <w:tcW w:w="4508" w:type="dxa"/>
          </w:tcPr>
          <w:p w14:paraId="5407E1FB" w14:textId="6A902D60" w:rsidR="0003693F" w:rsidRPr="00DB2824" w:rsidRDefault="0003693F" w:rsidP="0003693F">
            <w:pPr>
              <w:rPr>
                <w:b/>
                <w:bCs/>
                <w:lang w:val="en-IN"/>
              </w:rPr>
            </w:pPr>
            <w:r w:rsidRPr="00DB2824">
              <w:rPr>
                <w:b/>
                <w:bCs/>
                <w:lang w:val="en-IN"/>
              </w:rPr>
              <w:t>Do not pass</w:t>
            </w:r>
            <w:r w:rsidR="002108DF" w:rsidRPr="00DB2824">
              <w:rPr>
                <w:b/>
                <w:bCs/>
                <w:lang w:val="en-IN"/>
              </w:rPr>
              <w:t xml:space="preserve"> (as you may not have)</w:t>
            </w:r>
            <w:r w:rsidRPr="00DB2824">
              <w:rPr>
                <w:b/>
                <w:bCs/>
                <w:lang w:val="en-IN"/>
              </w:rPr>
              <w:t xml:space="preserve">: </w:t>
            </w:r>
          </w:p>
          <w:p w14:paraId="4BB4CC53" w14:textId="77777777" w:rsidR="0003693F" w:rsidRPr="00955CF4" w:rsidRDefault="0003693F" w:rsidP="0003693F">
            <w:pPr>
              <w:rPr>
                <w:lang w:val="en-IN"/>
              </w:rPr>
            </w:pPr>
            <w:r w:rsidRPr="00955CF4">
              <w:rPr>
                <w:lang w:val="en-IN"/>
              </w:rPr>
              <w:t xml:space="preserve">  "customerID": "string",</w:t>
            </w:r>
          </w:p>
          <w:p w14:paraId="7E4E6EA0" w14:textId="4DAA12EA" w:rsidR="00E81E61" w:rsidRPr="00955CF4" w:rsidRDefault="00E81E61" w:rsidP="00E81E61">
            <w:pPr>
              <w:rPr>
                <w:lang w:val="en-IN"/>
              </w:rPr>
            </w:pPr>
            <w:r w:rsidRPr="00955CF4">
              <w:rPr>
                <w:lang w:val="en-IN"/>
              </w:rPr>
              <w:t xml:space="preserve">  "</w:t>
            </w:r>
            <w:r>
              <w:rPr>
                <w:lang w:val="en-IN"/>
              </w:rPr>
              <w:t>mobile2</w:t>
            </w:r>
            <w:r w:rsidRPr="00955CF4">
              <w:rPr>
                <w:lang w:val="en-IN"/>
              </w:rPr>
              <w:t>": "string",</w:t>
            </w:r>
          </w:p>
          <w:p w14:paraId="76A5A4EB" w14:textId="10A48123" w:rsidR="0003693F" w:rsidRDefault="0003693F" w:rsidP="0003693F">
            <w:pPr>
              <w:rPr>
                <w:lang w:val="en-IN"/>
              </w:rPr>
            </w:pPr>
          </w:p>
          <w:p w14:paraId="11FAE54C" w14:textId="1A36D91C" w:rsidR="00E81E61" w:rsidRPr="00DB2824" w:rsidRDefault="00E81E61" w:rsidP="0003693F">
            <w:pPr>
              <w:rPr>
                <w:b/>
                <w:bCs/>
                <w:lang w:val="en-IN"/>
              </w:rPr>
            </w:pPr>
            <w:r w:rsidRPr="00DB2824">
              <w:rPr>
                <w:b/>
                <w:bCs/>
                <w:lang w:val="en-IN"/>
              </w:rPr>
              <w:t xml:space="preserve">Mapping (UI to API) </w:t>
            </w:r>
          </w:p>
          <w:p w14:paraId="5F1CCE78" w14:textId="715733C9" w:rsidR="00E81E61" w:rsidRDefault="00E81E61" w:rsidP="0003693F">
            <w:pPr>
              <w:rPr>
                <w:lang w:val="en-IN"/>
              </w:rPr>
            </w:pPr>
            <w:r>
              <w:rPr>
                <w:lang w:val="en-IN"/>
              </w:rPr>
              <w:t xml:space="preserve">Mobile </w:t>
            </w:r>
            <w:r w:rsidRPr="00E81E61">
              <w:rPr>
                <w:lang w:val="en-IN"/>
              </w:rPr>
              <w:sym w:font="Wingdings" w:char="F0E0"/>
            </w:r>
            <w:r>
              <w:rPr>
                <w:lang w:val="en-IN"/>
              </w:rPr>
              <w:t xml:space="preserve"> mobile</w:t>
            </w:r>
            <w:r w:rsidR="002108DF">
              <w:rPr>
                <w:lang w:val="en-IN"/>
              </w:rPr>
              <w:t>1</w:t>
            </w:r>
          </w:p>
          <w:p w14:paraId="396A8F12" w14:textId="77777777" w:rsidR="002108DF" w:rsidRDefault="002108DF" w:rsidP="0003693F">
            <w:pPr>
              <w:rPr>
                <w:lang w:val="en-IN"/>
              </w:rPr>
            </w:pPr>
          </w:p>
          <w:p w14:paraId="70D372B3" w14:textId="77777777" w:rsidR="00E81E61" w:rsidRDefault="00E81E61" w:rsidP="0003693F">
            <w:pPr>
              <w:rPr>
                <w:lang w:val="en-IN"/>
              </w:rPr>
            </w:pPr>
          </w:p>
          <w:p w14:paraId="3C6B6D18" w14:textId="77777777" w:rsidR="00E81E61" w:rsidRPr="00955CF4" w:rsidRDefault="00E81E61" w:rsidP="0003693F">
            <w:pPr>
              <w:rPr>
                <w:lang w:val="en-IN"/>
              </w:rPr>
            </w:pPr>
          </w:p>
          <w:p w14:paraId="432F6194" w14:textId="77777777" w:rsidR="00955CF4" w:rsidRDefault="00955CF4" w:rsidP="000C5244">
            <w:pPr>
              <w:rPr>
                <w:lang w:val="en-IN"/>
              </w:rPr>
            </w:pPr>
          </w:p>
        </w:tc>
      </w:tr>
    </w:tbl>
    <w:p w14:paraId="160C4C26" w14:textId="77777777" w:rsidR="00653020" w:rsidRDefault="00653020" w:rsidP="000C5244">
      <w:pPr>
        <w:rPr>
          <w:lang w:val="en-IN"/>
        </w:rPr>
      </w:pPr>
    </w:p>
    <w:p w14:paraId="3A5DDE95" w14:textId="77777777" w:rsidR="00653020" w:rsidRPr="005B7107" w:rsidRDefault="00653020" w:rsidP="005B7107">
      <w:pPr>
        <w:rPr>
          <w:lang w:val="en-IN"/>
        </w:rPr>
      </w:pPr>
    </w:p>
    <w:p w14:paraId="145F095B" w14:textId="145506E8" w:rsidR="00224ED5" w:rsidRDefault="00224ED5" w:rsidP="002571E1">
      <w:pPr>
        <w:pStyle w:val="Heading2"/>
        <w:rPr>
          <w:lang w:val="en-IN"/>
        </w:rPr>
      </w:pPr>
      <w:bookmarkStart w:id="393" w:name="_Ref39509543"/>
      <w:r w:rsidRPr="00224ED5">
        <w:rPr>
          <w:lang w:val="en-IN"/>
        </w:rPr>
        <w:lastRenderedPageBreak/>
        <w:t>/accounting/createGeneralExpense</w:t>
      </w:r>
      <w:bookmarkEnd w:id="393"/>
    </w:p>
    <w:p w14:paraId="1CF6AA2E" w14:textId="3DEB6D85" w:rsidR="002571E1" w:rsidRDefault="002571E1" w:rsidP="002571E1">
      <w:pPr>
        <w:rPr>
          <w:lang w:val="en-IN"/>
        </w:rPr>
      </w:pPr>
    </w:p>
    <w:tbl>
      <w:tblPr>
        <w:tblStyle w:val="TableGrid"/>
        <w:tblW w:w="0" w:type="auto"/>
        <w:tblLook w:val="04A0" w:firstRow="1" w:lastRow="0" w:firstColumn="1" w:lastColumn="0" w:noHBand="0" w:noVBand="1"/>
      </w:tblPr>
      <w:tblGrid>
        <w:gridCol w:w="4508"/>
        <w:gridCol w:w="4508"/>
      </w:tblGrid>
      <w:tr w:rsidR="002D4DB5" w14:paraId="7E900B71" w14:textId="77777777" w:rsidTr="002571E1">
        <w:tc>
          <w:tcPr>
            <w:tcW w:w="4508" w:type="dxa"/>
          </w:tcPr>
          <w:p w14:paraId="56594C0A" w14:textId="5C412A57" w:rsidR="002D4DB5" w:rsidRDefault="002D4DB5" w:rsidP="002D4DB5">
            <w:pPr>
              <w:rPr>
                <w:lang w:val="en-IN"/>
              </w:rPr>
            </w:pPr>
            <w:r w:rsidRPr="00672ABE">
              <w:rPr>
                <w:b/>
                <w:bCs/>
                <w:lang w:val="en-IN"/>
              </w:rPr>
              <w:t>API</w:t>
            </w:r>
          </w:p>
        </w:tc>
        <w:tc>
          <w:tcPr>
            <w:tcW w:w="4508" w:type="dxa"/>
          </w:tcPr>
          <w:p w14:paraId="3AC6FACB" w14:textId="770F12C3" w:rsidR="002D4DB5" w:rsidRPr="005B7107" w:rsidRDefault="002D4DB5" w:rsidP="002D4DB5">
            <w:pPr>
              <w:rPr>
                <w:lang w:val="en-IN"/>
              </w:rPr>
            </w:pPr>
            <w:r>
              <w:rPr>
                <w:b/>
                <w:bCs/>
                <w:lang w:val="en-IN"/>
              </w:rPr>
              <w:t>THE FIELDS NEED CLARIFICATION</w:t>
            </w:r>
          </w:p>
        </w:tc>
      </w:tr>
      <w:tr w:rsidR="002D4DB5" w14:paraId="43C220C2" w14:textId="77777777" w:rsidTr="002571E1">
        <w:tc>
          <w:tcPr>
            <w:tcW w:w="4508" w:type="dxa"/>
          </w:tcPr>
          <w:p w14:paraId="5E356C8E" w14:textId="77777777" w:rsidR="002D4DB5" w:rsidRPr="00EE5CE7" w:rsidRDefault="002D4DB5" w:rsidP="002D4DB5">
            <w:pPr>
              <w:rPr>
                <w:lang w:val="en-IN"/>
              </w:rPr>
            </w:pPr>
            <w:r w:rsidRPr="00EE5CE7">
              <w:rPr>
                <w:lang w:val="en-IN"/>
              </w:rPr>
              <w:t>{</w:t>
            </w:r>
          </w:p>
          <w:p w14:paraId="42927F25" w14:textId="77777777" w:rsidR="002D4DB5" w:rsidRPr="00EE5CE7" w:rsidRDefault="002D4DB5" w:rsidP="002D4DB5">
            <w:pPr>
              <w:rPr>
                <w:lang w:val="en-IN"/>
              </w:rPr>
            </w:pPr>
            <w:r w:rsidRPr="00EE5CE7">
              <w:rPr>
                <w:lang w:val="en-IN"/>
              </w:rPr>
              <w:t xml:space="preserve">  "category": "string",</w:t>
            </w:r>
          </w:p>
          <w:p w14:paraId="09247614" w14:textId="77777777" w:rsidR="002D4DB5" w:rsidRPr="00EE5CE7" w:rsidRDefault="002D4DB5" w:rsidP="002D4DB5">
            <w:pPr>
              <w:rPr>
                <w:lang w:val="en-IN"/>
              </w:rPr>
            </w:pPr>
            <w:r w:rsidRPr="00EE5CE7">
              <w:rPr>
                <w:lang w:val="en-IN"/>
              </w:rPr>
              <w:t xml:space="preserve">  "cgst": 0,</w:t>
            </w:r>
          </w:p>
          <w:p w14:paraId="56D28341" w14:textId="77777777" w:rsidR="002D4DB5" w:rsidRPr="00EE5CE7" w:rsidRDefault="002D4DB5" w:rsidP="002D4DB5">
            <w:pPr>
              <w:rPr>
                <w:lang w:val="en-IN"/>
              </w:rPr>
            </w:pPr>
            <w:r w:rsidRPr="00EE5CE7">
              <w:rPr>
                <w:lang w:val="en-IN"/>
              </w:rPr>
              <w:t xml:space="preserve">  "date": "2020-05-04T12:16:19.768Z",</w:t>
            </w:r>
          </w:p>
          <w:p w14:paraId="650231F9" w14:textId="77777777" w:rsidR="002D4DB5" w:rsidRPr="00EE5CE7" w:rsidRDefault="002D4DB5" w:rsidP="002D4DB5">
            <w:pPr>
              <w:rPr>
                <w:lang w:val="en-IN"/>
              </w:rPr>
            </w:pPr>
            <w:r w:rsidRPr="00EE5CE7">
              <w:rPr>
                <w:lang w:val="en-IN"/>
              </w:rPr>
              <w:t xml:space="preserve">  "description": "string",</w:t>
            </w:r>
          </w:p>
          <w:p w14:paraId="204403BD" w14:textId="77777777" w:rsidR="002D4DB5" w:rsidRPr="00EE5CE7" w:rsidRDefault="002D4DB5" w:rsidP="002D4DB5">
            <w:pPr>
              <w:rPr>
                <w:lang w:val="en-IN"/>
              </w:rPr>
            </w:pPr>
            <w:r w:rsidRPr="00EE5CE7">
              <w:rPr>
                <w:lang w:val="en-IN"/>
              </w:rPr>
              <w:t xml:space="preserve">  "expenseId": 0,</w:t>
            </w:r>
          </w:p>
          <w:p w14:paraId="6C501AD0" w14:textId="77777777" w:rsidR="002D4DB5" w:rsidRPr="00EE5CE7" w:rsidRDefault="002D4DB5" w:rsidP="002D4DB5">
            <w:pPr>
              <w:rPr>
                <w:lang w:val="en-IN"/>
              </w:rPr>
            </w:pPr>
            <w:r w:rsidRPr="00EE5CE7">
              <w:rPr>
                <w:lang w:val="en-IN"/>
              </w:rPr>
              <w:t xml:space="preserve">  "extra": 0,</w:t>
            </w:r>
          </w:p>
          <w:p w14:paraId="58217D65" w14:textId="77777777" w:rsidR="002D4DB5" w:rsidRPr="00EE5CE7" w:rsidRDefault="002D4DB5" w:rsidP="002D4DB5">
            <w:pPr>
              <w:rPr>
                <w:lang w:val="en-IN"/>
              </w:rPr>
            </w:pPr>
            <w:r w:rsidRPr="00EE5CE7">
              <w:rPr>
                <w:lang w:val="en-IN"/>
              </w:rPr>
              <w:t xml:space="preserve">  "fromAccountID": 0,</w:t>
            </w:r>
          </w:p>
          <w:p w14:paraId="17D471D2" w14:textId="77777777" w:rsidR="002D4DB5" w:rsidRPr="00EE5CE7" w:rsidRDefault="002D4DB5" w:rsidP="002D4DB5">
            <w:pPr>
              <w:rPr>
                <w:lang w:val="en-IN"/>
              </w:rPr>
            </w:pPr>
            <w:r w:rsidRPr="00EE5CE7">
              <w:rPr>
                <w:lang w:val="en-IN"/>
              </w:rPr>
              <w:t xml:space="preserve">  "fromEmployeeID": "string",</w:t>
            </w:r>
          </w:p>
          <w:p w14:paraId="4C1F4EDE" w14:textId="77777777" w:rsidR="002D4DB5" w:rsidRPr="00EE5CE7" w:rsidRDefault="002D4DB5" w:rsidP="002D4DB5">
            <w:pPr>
              <w:rPr>
                <w:lang w:val="en-IN"/>
              </w:rPr>
            </w:pPr>
            <w:r w:rsidRPr="00EE5CE7">
              <w:rPr>
                <w:lang w:val="en-IN"/>
              </w:rPr>
              <w:t xml:space="preserve">  "igst": 0,</w:t>
            </w:r>
          </w:p>
          <w:p w14:paraId="682182B9" w14:textId="77777777" w:rsidR="002D4DB5" w:rsidRPr="00EE5CE7" w:rsidRDefault="002D4DB5" w:rsidP="002D4DB5">
            <w:pPr>
              <w:rPr>
                <w:lang w:val="en-IN"/>
              </w:rPr>
            </w:pPr>
            <w:r w:rsidRPr="00EE5CE7">
              <w:rPr>
                <w:lang w:val="en-IN"/>
              </w:rPr>
              <w:t xml:space="preserve">  "includeInCalc": true,</w:t>
            </w:r>
          </w:p>
          <w:p w14:paraId="68A0D882" w14:textId="77777777" w:rsidR="002D4DB5" w:rsidRPr="00EE5CE7" w:rsidRDefault="002D4DB5" w:rsidP="002D4DB5">
            <w:pPr>
              <w:rPr>
                <w:lang w:val="en-IN"/>
              </w:rPr>
            </w:pPr>
            <w:r w:rsidRPr="00EE5CE7">
              <w:rPr>
                <w:lang w:val="en-IN"/>
              </w:rPr>
              <w:t xml:space="preserve">  "includeInReport": true,</w:t>
            </w:r>
          </w:p>
          <w:p w14:paraId="7D9EE33E" w14:textId="77777777" w:rsidR="002D4DB5" w:rsidRPr="00EE5CE7" w:rsidRDefault="002D4DB5" w:rsidP="002D4DB5">
            <w:pPr>
              <w:rPr>
                <w:lang w:val="en-IN"/>
              </w:rPr>
            </w:pPr>
            <w:r w:rsidRPr="00EE5CE7">
              <w:rPr>
                <w:lang w:val="en-IN"/>
              </w:rPr>
              <w:t xml:space="preserve">  "orderAmount": 0,</w:t>
            </w:r>
          </w:p>
          <w:p w14:paraId="5380B091" w14:textId="77777777" w:rsidR="002D4DB5" w:rsidRPr="00EE5CE7" w:rsidRDefault="002D4DB5" w:rsidP="002D4DB5">
            <w:pPr>
              <w:rPr>
                <w:lang w:val="en-IN"/>
              </w:rPr>
            </w:pPr>
            <w:r w:rsidRPr="00EE5CE7">
              <w:rPr>
                <w:lang w:val="en-IN"/>
              </w:rPr>
              <w:t xml:space="preserve">  "sgst": 0,</w:t>
            </w:r>
          </w:p>
          <w:p w14:paraId="0B028C03" w14:textId="77777777" w:rsidR="002D4DB5" w:rsidRPr="00EE5CE7" w:rsidRDefault="002D4DB5" w:rsidP="002D4DB5">
            <w:pPr>
              <w:rPr>
                <w:lang w:val="en-IN"/>
              </w:rPr>
            </w:pPr>
            <w:r w:rsidRPr="00EE5CE7">
              <w:rPr>
                <w:lang w:val="en-IN"/>
              </w:rPr>
              <w:t xml:space="preserve">  "toPartyName": "string",</w:t>
            </w:r>
          </w:p>
          <w:p w14:paraId="7BC200B0" w14:textId="77777777" w:rsidR="002D4DB5" w:rsidRPr="00EE5CE7" w:rsidRDefault="002D4DB5" w:rsidP="002D4DB5">
            <w:pPr>
              <w:rPr>
                <w:lang w:val="en-IN"/>
              </w:rPr>
            </w:pPr>
            <w:r w:rsidRPr="00EE5CE7">
              <w:rPr>
                <w:lang w:val="en-IN"/>
              </w:rPr>
              <w:t xml:space="preserve">  "totalAmount": 0</w:t>
            </w:r>
          </w:p>
          <w:p w14:paraId="7713FC1D" w14:textId="5CA16994" w:rsidR="002D4DB5" w:rsidRDefault="002D4DB5" w:rsidP="002D4DB5">
            <w:pPr>
              <w:rPr>
                <w:lang w:val="en-IN"/>
              </w:rPr>
            </w:pPr>
            <w:r w:rsidRPr="00EE5CE7">
              <w:rPr>
                <w:lang w:val="en-IN"/>
              </w:rPr>
              <w:t>}</w:t>
            </w:r>
          </w:p>
        </w:tc>
        <w:tc>
          <w:tcPr>
            <w:tcW w:w="4508" w:type="dxa"/>
          </w:tcPr>
          <w:p w14:paraId="38579A69" w14:textId="77777777" w:rsidR="00704350" w:rsidRPr="00672ABE" w:rsidRDefault="00704350" w:rsidP="00704350">
            <w:pPr>
              <w:rPr>
                <w:b/>
                <w:bCs/>
                <w:lang w:val="en-IN"/>
              </w:rPr>
            </w:pPr>
            <w:r w:rsidRPr="00672ABE">
              <w:rPr>
                <w:b/>
                <w:bCs/>
                <w:lang w:val="en-IN"/>
              </w:rPr>
              <w:t xml:space="preserve">Do not pass (as you may not have): </w:t>
            </w:r>
          </w:p>
          <w:p w14:paraId="5BB086A0" w14:textId="77777777" w:rsidR="002D4DB5" w:rsidRDefault="00704350" w:rsidP="002D4DB5">
            <w:pPr>
              <w:rPr>
                <w:lang w:val="en-IN"/>
              </w:rPr>
            </w:pPr>
            <w:r>
              <w:rPr>
                <w:lang w:val="en-IN"/>
              </w:rPr>
              <w:t>“expenseId”</w:t>
            </w:r>
          </w:p>
          <w:p w14:paraId="3C349254" w14:textId="77777777" w:rsidR="00794B79" w:rsidRDefault="00794B79" w:rsidP="002D4DB5">
            <w:pPr>
              <w:rPr>
                <w:lang w:val="en-IN"/>
              </w:rPr>
            </w:pPr>
          </w:p>
          <w:p w14:paraId="47DE87B1" w14:textId="77777777" w:rsidR="00794B79" w:rsidRPr="00672ABE" w:rsidRDefault="00794B79" w:rsidP="00794B79">
            <w:pPr>
              <w:rPr>
                <w:b/>
                <w:bCs/>
                <w:lang w:val="en-IN"/>
              </w:rPr>
            </w:pPr>
            <w:r w:rsidRPr="00672ABE">
              <w:rPr>
                <w:b/>
                <w:bCs/>
                <w:lang w:val="en-IN"/>
              </w:rPr>
              <w:t xml:space="preserve">Mapping (UI to API) </w:t>
            </w:r>
          </w:p>
          <w:p w14:paraId="3F086FB6" w14:textId="198C28C2" w:rsidR="00794B79" w:rsidRDefault="00794B79" w:rsidP="00794B79">
            <w:pPr>
              <w:rPr>
                <w:lang w:val="en-IN"/>
              </w:rPr>
            </w:pPr>
            <w:r>
              <w:rPr>
                <w:lang w:val="en-IN"/>
              </w:rPr>
              <w:t xml:space="preserve">LoggedInUser:AccountID </w:t>
            </w:r>
            <w:r w:rsidRPr="00E81E61">
              <w:rPr>
                <w:lang w:val="en-IN"/>
              </w:rPr>
              <w:sym w:font="Wingdings" w:char="F0E0"/>
            </w:r>
            <w:r>
              <w:rPr>
                <w:lang w:val="en-IN"/>
              </w:rPr>
              <w:t>fromAccountID</w:t>
            </w:r>
          </w:p>
          <w:p w14:paraId="1059F6D9" w14:textId="79BD532B" w:rsidR="00794B79" w:rsidRDefault="00794B79" w:rsidP="00794B79">
            <w:pPr>
              <w:rPr>
                <w:lang w:val="en-IN"/>
              </w:rPr>
            </w:pPr>
            <w:r>
              <w:rPr>
                <w:lang w:val="en-IN"/>
              </w:rPr>
              <w:t xml:space="preserve">LoggedInUser:EmployeeID </w:t>
            </w:r>
            <w:r w:rsidRPr="00E81E61">
              <w:rPr>
                <w:lang w:val="en-IN"/>
              </w:rPr>
              <w:sym w:font="Wingdings" w:char="F0E0"/>
            </w:r>
            <w:r>
              <w:rPr>
                <w:lang w:val="en-IN"/>
              </w:rPr>
              <w:t>fromEmployeeID</w:t>
            </w:r>
          </w:p>
          <w:p w14:paraId="752D7B78" w14:textId="77777777" w:rsidR="00794B79" w:rsidRDefault="00794B79" w:rsidP="002D4DB5">
            <w:pPr>
              <w:rPr>
                <w:lang w:val="en-IN"/>
              </w:rPr>
            </w:pPr>
          </w:p>
          <w:p w14:paraId="54BBCD5C" w14:textId="41B26DDC" w:rsidR="00794B79" w:rsidRDefault="00794B79" w:rsidP="002D4DB5">
            <w:pPr>
              <w:rPr>
                <w:lang w:val="en-IN"/>
              </w:rPr>
            </w:pPr>
          </w:p>
        </w:tc>
      </w:tr>
    </w:tbl>
    <w:p w14:paraId="0BD553BF" w14:textId="77777777" w:rsidR="002571E1" w:rsidRPr="005B7107" w:rsidRDefault="002571E1" w:rsidP="00DB2824">
      <w:pPr>
        <w:rPr>
          <w:lang w:val="en-IN"/>
        </w:rPr>
      </w:pPr>
    </w:p>
    <w:p w14:paraId="3F900D24" w14:textId="77777777" w:rsidR="002571E1" w:rsidRPr="00DB2824" w:rsidRDefault="002571E1" w:rsidP="005B7107">
      <w:pPr>
        <w:rPr>
          <w:lang w:val="en-IN"/>
        </w:rPr>
      </w:pPr>
    </w:p>
    <w:p w14:paraId="7FEE1C02" w14:textId="2CE1CADA" w:rsidR="00224ED5" w:rsidRDefault="002571E1" w:rsidP="00DB2824">
      <w:pPr>
        <w:pStyle w:val="Heading2"/>
        <w:rPr>
          <w:lang w:val="en-IN"/>
        </w:rPr>
      </w:pPr>
      <w:bookmarkStart w:id="394" w:name="_Ref39509516"/>
      <w:r w:rsidRPr="002571E1">
        <w:rPr>
          <w:lang w:val="en-IN"/>
        </w:rPr>
        <w:t>/accounting/createPurchaseEntry</w:t>
      </w:r>
      <w:bookmarkEnd w:id="394"/>
    </w:p>
    <w:tbl>
      <w:tblPr>
        <w:tblStyle w:val="TableGrid"/>
        <w:tblW w:w="0" w:type="auto"/>
        <w:tblLook w:val="04A0" w:firstRow="1" w:lastRow="0" w:firstColumn="1" w:lastColumn="0" w:noHBand="0" w:noVBand="1"/>
      </w:tblPr>
      <w:tblGrid>
        <w:gridCol w:w="4508"/>
        <w:gridCol w:w="4508"/>
      </w:tblGrid>
      <w:tr w:rsidR="00920235" w14:paraId="4FF772F1" w14:textId="77777777" w:rsidTr="00EE5CE7">
        <w:tc>
          <w:tcPr>
            <w:tcW w:w="4508" w:type="dxa"/>
          </w:tcPr>
          <w:p w14:paraId="597A0E60" w14:textId="5A98A1F0" w:rsidR="00920235" w:rsidRDefault="00920235" w:rsidP="00920235">
            <w:pPr>
              <w:rPr>
                <w:rFonts w:asciiTheme="majorHAnsi" w:eastAsiaTheme="majorEastAsia" w:hAnsiTheme="majorHAnsi" w:cstheme="majorBidi"/>
                <w:color w:val="2F5496" w:themeColor="accent1" w:themeShade="BF"/>
                <w:sz w:val="26"/>
                <w:szCs w:val="26"/>
                <w:lang w:val="en-IN"/>
              </w:rPr>
            </w:pPr>
            <w:r w:rsidRPr="00672ABE">
              <w:rPr>
                <w:b/>
                <w:bCs/>
                <w:lang w:val="en-IN"/>
              </w:rPr>
              <w:t>API</w:t>
            </w:r>
          </w:p>
        </w:tc>
        <w:tc>
          <w:tcPr>
            <w:tcW w:w="4508" w:type="dxa"/>
          </w:tcPr>
          <w:p w14:paraId="3A865F01" w14:textId="2C895585" w:rsidR="00920235" w:rsidRDefault="00920235" w:rsidP="00920235">
            <w:pPr>
              <w:rPr>
                <w:rFonts w:asciiTheme="majorHAnsi" w:eastAsiaTheme="majorEastAsia" w:hAnsiTheme="majorHAnsi" w:cstheme="majorBidi"/>
                <w:color w:val="2F5496" w:themeColor="accent1" w:themeShade="BF"/>
                <w:sz w:val="26"/>
                <w:szCs w:val="26"/>
                <w:lang w:val="en-IN"/>
              </w:rPr>
            </w:pPr>
            <w:r>
              <w:rPr>
                <w:b/>
                <w:bCs/>
                <w:lang w:val="en-IN"/>
              </w:rPr>
              <w:t>THE FIELDS NEED CLARIFICATION</w:t>
            </w:r>
          </w:p>
        </w:tc>
      </w:tr>
      <w:tr w:rsidR="00920235" w14:paraId="0CAF6F9E" w14:textId="77777777" w:rsidTr="00EE5CE7">
        <w:tc>
          <w:tcPr>
            <w:tcW w:w="4508" w:type="dxa"/>
          </w:tcPr>
          <w:p w14:paraId="13AD380D" w14:textId="77777777" w:rsidR="00920235" w:rsidRPr="00DB2824" w:rsidRDefault="00920235" w:rsidP="00920235">
            <w:pPr>
              <w:rPr>
                <w:lang w:val="en-IN"/>
              </w:rPr>
            </w:pPr>
            <w:r w:rsidRPr="00DB2824">
              <w:rPr>
                <w:lang w:val="en-IN"/>
              </w:rPr>
              <w:t>{</w:t>
            </w:r>
          </w:p>
          <w:p w14:paraId="774C1439" w14:textId="77777777" w:rsidR="00920235" w:rsidRPr="00DB2824" w:rsidRDefault="00920235" w:rsidP="00920235">
            <w:pPr>
              <w:rPr>
                <w:lang w:val="en-IN"/>
              </w:rPr>
            </w:pPr>
            <w:r w:rsidRPr="00DB2824">
              <w:rPr>
                <w:lang w:val="en-IN"/>
              </w:rPr>
              <w:t xml:space="preserve">  "billNo": "string",</w:t>
            </w:r>
          </w:p>
          <w:p w14:paraId="3CB0D62E" w14:textId="77777777" w:rsidR="00920235" w:rsidRPr="00DB2824" w:rsidRDefault="00920235" w:rsidP="00920235">
            <w:pPr>
              <w:rPr>
                <w:lang w:val="en-IN"/>
              </w:rPr>
            </w:pPr>
            <w:r w:rsidRPr="00DB2824">
              <w:rPr>
                <w:lang w:val="en-IN"/>
              </w:rPr>
              <w:t xml:space="preserve">  "cgst": 0,</w:t>
            </w:r>
          </w:p>
          <w:p w14:paraId="671565C5" w14:textId="77777777" w:rsidR="00920235" w:rsidRPr="00DB2824" w:rsidRDefault="00920235" w:rsidP="00920235">
            <w:pPr>
              <w:rPr>
                <w:lang w:val="en-IN"/>
              </w:rPr>
            </w:pPr>
            <w:r w:rsidRPr="00DB2824">
              <w:rPr>
                <w:lang w:val="en-IN"/>
              </w:rPr>
              <w:t xml:space="preserve">  "date": "2020-05-04T12:15:20.708Z",</w:t>
            </w:r>
          </w:p>
          <w:p w14:paraId="3AEE2636" w14:textId="77777777" w:rsidR="00920235" w:rsidRPr="00DB2824" w:rsidRDefault="00920235" w:rsidP="00920235">
            <w:pPr>
              <w:rPr>
                <w:lang w:val="en-IN"/>
              </w:rPr>
            </w:pPr>
            <w:r w:rsidRPr="00DB2824">
              <w:rPr>
                <w:lang w:val="en-IN"/>
              </w:rPr>
              <w:t xml:space="preserve">  "extra": 0,</w:t>
            </w:r>
          </w:p>
          <w:p w14:paraId="5D3CB1D1" w14:textId="77777777" w:rsidR="00920235" w:rsidRPr="00DB2824" w:rsidRDefault="00920235" w:rsidP="00920235">
            <w:pPr>
              <w:rPr>
                <w:lang w:val="en-IN"/>
              </w:rPr>
            </w:pPr>
            <w:r w:rsidRPr="00DB2824">
              <w:rPr>
                <w:lang w:val="en-IN"/>
              </w:rPr>
              <w:t xml:space="preserve">  "</w:t>
            </w:r>
            <w:r w:rsidRPr="00CB71D8">
              <w:rPr>
                <w:color w:val="FF0000"/>
                <w:lang w:val="en-IN"/>
              </w:rPr>
              <w:t>fromAccountId</w:t>
            </w:r>
            <w:r w:rsidRPr="00DB2824">
              <w:rPr>
                <w:lang w:val="en-IN"/>
              </w:rPr>
              <w:t>": 0,</w:t>
            </w:r>
          </w:p>
          <w:p w14:paraId="7C7E94B6" w14:textId="77777777" w:rsidR="00920235" w:rsidRPr="00DB2824" w:rsidRDefault="00920235" w:rsidP="00920235">
            <w:pPr>
              <w:rPr>
                <w:lang w:val="en-IN"/>
              </w:rPr>
            </w:pPr>
            <w:r w:rsidRPr="00DB2824">
              <w:rPr>
                <w:lang w:val="en-IN"/>
              </w:rPr>
              <w:t xml:space="preserve">  "</w:t>
            </w:r>
            <w:r w:rsidRPr="00CB71D8">
              <w:rPr>
                <w:color w:val="FF0000"/>
                <w:lang w:val="en-IN"/>
              </w:rPr>
              <w:t>fromCustomerId</w:t>
            </w:r>
            <w:r w:rsidRPr="00DB2824">
              <w:rPr>
                <w:lang w:val="en-IN"/>
              </w:rPr>
              <w:t>": "string",</w:t>
            </w:r>
          </w:p>
          <w:p w14:paraId="1F1BF8A4" w14:textId="77777777" w:rsidR="00920235" w:rsidRPr="00DB2824" w:rsidRDefault="00920235" w:rsidP="00920235">
            <w:pPr>
              <w:rPr>
                <w:lang w:val="en-IN"/>
              </w:rPr>
            </w:pPr>
            <w:r w:rsidRPr="00DB2824">
              <w:rPr>
                <w:lang w:val="en-IN"/>
              </w:rPr>
              <w:t xml:space="preserve">  "igst": 0,</w:t>
            </w:r>
          </w:p>
          <w:p w14:paraId="0F1E5C0F" w14:textId="77777777" w:rsidR="00920235" w:rsidRPr="00DB2824" w:rsidRDefault="00920235" w:rsidP="00920235">
            <w:pPr>
              <w:rPr>
                <w:lang w:val="en-IN"/>
              </w:rPr>
            </w:pPr>
            <w:r w:rsidRPr="00DB2824">
              <w:rPr>
                <w:lang w:val="en-IN"/>
              </w:rPr>
              <w:t xml:space="preserve">  "includeInCalc": true,</w:t>
            </w:r>
          </w:p>
          <w:p w14:paraId="1ABE72EF" w14:textId="77777777" w:rsidR="00920235" w:rsidRPr="00DB2824" w:rsidRDefault="00920235" w:rsidP="00920235">
            <w:pPr>
              <w:rPr>
                <w:lang w:val="en-IN"/>
              </w:rPr>
            </w:pPr>
            <w:r w:rsidRPr="00DB2824">
              <w:rPr>
                <w:lang w:val="en-IN"/>
              </w:rPr>
              <w:t xml:space="preserve">  "includeInReport": true,</w:t>
            </w:r>
          </w:p>
          <w:p w14:paraId="174BF93E" w14:textId="77777777" w:rsidR="00920235" w:rsidRPr="00DB2824" w:rsidRDefault="00920235" w:rsidP="00920235">
            <w:pPr>
              <w:rPr>
                <w:lang w:val="en-IN"/>
              </w:rPr>
            </w:pPr>
            <w:r w:rsidRPr="00DB2824">
              <w:rPr>
                <w:lang w:val="en-IN"/>
              </w:rPr>
              <w:t xml:space="preserve">  "note": "string",</w:t>
            </w:r>
          </w:p>
          <w:p w14:paraId="58A57EC3" w14:textId="77777777" w:rsidR="00920235" w:rsidRPr="00DB2824" w:rsidRDefault="00920235" w:rsidP="00920235">
            <w:pPr>
              <w:rPr>
                <w:lang w:val="en-IN"/>
              </w:rPr>
            </w:pPr>
            <w:r w:rsidRPr="00DB2824">
              <w:rPr>
                <w:lang w:val="en-IN"/>
              </w:rPr>
              <w:t xml:space="preserve">  "orderAmount": 0,</w:t>
            </w:r>
          </w:p>
          <w:p w14:paraId="5FFCE45E" w14:textId="77777777" w:rsidR="00920235" w:rsidRPr="00DB2824" w:rsidRDefault="00920235" w:rsidP="00920235">
            <w:pPr>
              <w:rPr>
                <w:lang w:val="en-IN"/>
              </w:rPr>
            </w:pPr>
            <w:r w:rsidRPr="00DB2824">
              <w:rPr>
                <w:lang w:val="en-IN"/>
              </w:rPr>
              <w:t xml:space="preserve">  "purchaseID": 0,</w:t>
            </w:r>
          </w:p>
          <w:p w14:paraId="03D1C8B6" w14:textId="77777777" w:rsidR="00920235" w:rsidRPr="00DB2824" w:rsidRDefault="00920235" w:rsidP="00920235">
            <w:pPr>
              <w:rPr>
                <w:lang w:val="en-IN"/>
              </w:rPr>
            </w:pPr>
            <w:r w:rsidRPr="00DB2824">
              <w:rPr>
                <w:lang w:val="en-IN"/>
              </w:rPr>
              <w:t xml:space="preserve">  "sgst": 0,</w:t>
            </w:r>
          </w:p>
          <w:p w14:paraId="220DAA70" w14:textId="77777777" w:rsidR="00920235" w:rsidRPr="00DB2824" w:rsidRDefault="00920235" w:rsidP="00920235">
            <w:pPr>
              <w:rPr>
                <w:lang w:val="en-IN"/>
              </w:rPr>
            </w:pPr>
            <w:r w:rsidRPr="00DB2824">
              <w:rPr>
                <w:lang w:val="en-IN"/>
              </w:rPr>
              <w:t xml:space="preserve">  "totalAmount": 0</w:t>
            </w:r>
          </w:p>
          <w:p w14:paraId="63016FA0" w14:textId="015046A2" w:rsidR="00920235" w:rsidRDefault="00920235" w:rsidP="00920235">
            <w:pPr>
              <w:rPr>
                <w:rFonts w:asciiTheme="majorHAnsi" w:eastAsiaTheme="majorEastAsia" w:hAnsiTheme="majorHAnsi" w:cstheme="majorBidi"/>
                <w:color w:val="2F5496" w:themeColor="accent1" w:themeShade="BF"/>
                <w:sz w:val="26"/>
                <w:szCs w:val="26"/>
                <w:lang w:val="en-IN"/>
              </w:rPr>
            </w:pPr>
            <w:r w:rsidRPr="00DB2824">
              <w:rPr>
                <w:lang w:val="en-IN"/>
              </w:rPr>
              <w:t>}</w:t>
            </w:r>
          </w:p>
        </w:tc>
        <w:tc>
          <w:tcPr>
            <w:tcW w:w="4508" w:type="dxa"/>
          </w:tcPr>
          <w:p w14:paraId="54E7494A" w14:textId="77777777" w:rsidR="00920235" w:rsidRPr="00672ABE" w:rsidRDefault="00920235" w:rsidP="00920235">
            <w:pPr>
              <w:rPr>
                <w:b/>
                <w:bCs/>
                <w:lang w:val="en-IN"/>
              </w:rPr>
            </w:pPr>
            <w:r w:rsidRPr="00672ABE">
              <w:rPr>
                <w:b/>
                <w:bCs/>
                <w:lang w:val="en-IN"/>
              </w:rPr>
              <w:t xml:space="preserve">Do not pass (as you may not have): </w:t>
            </w:r>
          </w:p>
          <w:p w14:paraId="47F3829C" w14:textId="4E451B5B" w:rsidR="00920235" w:rsidRDefault="00920235" w:rsidP="00920235">
            <w:pPr>
              <w:rPr>
                <w:lang w:val="en-IN"/>
              </w:rPr>
            </w:pPr>
            <w:r>
              <w:rPr>
                <w:lang w:val="en-IN"/>
              </w:rPr>
              <w:t>“</w:t>
            </w:r>
            <w:r w:rsidRPr="00672ABE">
              <w:rPr>
                <w:lang w:val="en-IN"/>
              </w:rPr>
              <w:t>purchaseID</w:t>
            </w:r>
            <w:r>
              <w:rPr>
                <w:lang w:val="en-IN"/>
              </w:rPr>
              <w:t>”</w:t>
            </w:r>
          </w:p>
          <w:p w14:paraId="63E675A2" w14:textId="77777777" w:rsidR="00920235" w:rsidRDefault="00920235" w:rsidP="00920235">
            <w:pPr>
              <w:rPr>
                <w:lang w:val="en-IN"/>
              </w:rPr>
            </w:pPr>
          </w:p>
          <w:p w14:paraId="1B3BB553" w14:textId="77777777" w:rsidR="00920235" w:rsidRPr="00672ABE" w:rsidRDefault="00920235" w:rsidP="00920235">
            <w:pPr>
              <w:rPr>
                <w:b/>
                <w:bCs/>
                <w:lang w:val="en-IN"/>
              </w:rPr>
            </w:pPr>
            <w:r w:rsidRPr="00672ABE">
              <w:rPr>
                <w:b/>
                <w:bCs/>
                <w:lang w:val="en-IN"/>
              </w:rPr>
              <w:t xml:space="preserve">Mapping (UI to API) </w:t>
            </w:r>
          </w:p>
          <w:p w14:paraId="5CA7F316" w14:textId="5080717C" w:rsidR="00920235" w:rsidRDefault="00B31E6B" w:rsidP="00920235">
            <w:pPr>
              <w:rPr>
                <w:lang w:val="en-IN"/>
              </w:rPr>
            </w:pPr>
            <w:r>
              <w:rPr>
                <w:lang w:val="en-IN"/>
              </w:rPr>
              <w:t xml:space="preserve">“customer” searchbox: </w:t>
            </w:r>
            <w:r w:rsidR="00012FAB">
              <w:rPr>
                <w:lang w:val="en-IN"/>
              </w:rPr>
              <w:t>A</w:t>
            </w:r>
            <w:r w:rsidR="00920235">
              <w:rPr>
                <w:lang w:val="en-IN"/>
              </w:rPr>
              <w:t>ccountID</w:t>
            </w:r>
            <w:r w:rsidR="00920235" w:rsidRPr="00E81E61">
              <w:rPr>
                <w:lang w:val="en-IN"/>
              </w:rPr>
              <w:sym w:font="Wingdings" w:char="F0E0"/>
            </w:r>
            <w:r w:rsidR="00920235">
              <w:rPr>
                <w:lang w:val="en-IN"/>
              </w:rPr>
              <w:t>fromAccountID</w:t>
            </w:r>
          </w:p>
          <w:p w14:paraId="253AEAC0" w14:textId="77777777" w:rsidR="00A95F64" w:rsidRDefault="00A95F64" w:rsidP="00920235">
            <w:pPr>
              <w:rPr>
                <w:lang w:val="en-IN"/>
              </w:rPr>
            </w:pPr>
          </w:p>
          <w:p w14:paraId="32258D34" w14:textId="668A2F8F" w:rsidR="00920235" w:rsidRDefault="00B31E6B" w:rsidP="00920235">
            <w:pPr>
              <w:rPr>
                <w:lang w:val="en-IN"/>
              </w:rPr>
            </w:pPr>
            <w:r>
              <w:rPr>
                <w:lang w:val="en-IN"/>
              </w:rPr>
              <w:t>“Customer” SearchBox</w:t>
            </w:r>
            <w:r w:rsidR="00920235">
              <w:rPr>
                <w:lang w:val="en-IN"/>
              </w:rPr>
              <w:t>:</w:t>
            </w:r>
            <w:r w:rsidR="00FE4830">
              <w:rPr>
                <w:lang w:val="en-IN"/>
              </w:rPr>
              <w:t xml:space="preserve">OwnerID </w:t>
            </w:r>
            <w:r w:rsidR="00920235" w:rsidRPr="00E81E61">
              <w:rPr>
                <w:lang w:val="en-IN"/>
              </w:rPr>
              <w:sym w:font="Wingdings" w:char="F0E0"/>
            </w:r>
            <w:r>
              <w:rPr>
                <w:lang w:val="en-IN"/>
              </w:rPr>
              <w:t xml:space="preserve"> fromCustomerID</w:t>
            </w:r>
          </w:p>
          <w:p w14:paraId="4924326E" w14:textId="77777777" w:rsidR="00920235" w:rsidRDefault="00920235" w:rsidP="00920235">
            <w:pPr>
              <w:rPr>
                <w:rFonts w:asciiTheme="majorHAnsi" w:eastAsiaTheme="majorEastAsia" w:hAnsiTheme="majorHAnsi" w:cstheme="majorBidi"/>
                <w:color w:val="2F5496" w:themeColor="accent1" w:themeShade="BF"/>
                <w:sz w:val="26"/>
                <w:szCs w:val="26"/>
                <w:lang w:val="en-IN"/>
              </w:rPr>
            </w:pPr>
          </w:p>
        </w:tc>
      </w:tr>
    </w:tbl>
    <w:p w14:paraId="5BC2FFB1" w14:textId="77777777" w:rsidR="00224ED5" w:rsidRDefault="00224ED5" w:rsidP="00AE4698">
      <w:pPr>
        <w:rPr>
          <w:rFonts w:asciiTheme="majorHAnsi" w:eastAsiaTheme="majorEastAsia" w:hAnsiTheme="majorHAnsi" w:cstheme="majorBidi"/>
          <w:color w:val="2F5496" w:themeColor="accent1" w:themeShade="BF"/>
          <w:sz w:val="26"/>
          <w:szCs w:val="26"/>
          <w:lang w:val="en-IN"/>
        </w:rPr>
      </w:pPr>
    </w:p>
    <w:p w14:paraId="41466114" w14:textId="77777777" w:rsidR="00224ED5" w:rsidRDefault="00224ED5" w:rsidP="00AE4698">
      <w:pPr>
        <w:rPr>
          <w:lang w:val="en-IN"/>
        </w:rPr>
      </w:pPr>
    </w:p>
    <w:p w14:paraId="0BE5F501" w14:textId="332F42A5" w:rsidR="00DD59A0" w:rsidRDefault="00DD59A0" w:rsidP="00C803B1">
      <w:pPr>
        <w:pStyle w:val="Heading2"/>
        <w:rPr>
          <w:lang w:val="en-IN"/>
        </w:rPr>
      </w:pPr>
      <w:bookmarkStart w:id="395" w:name="_Ref39509676"/>
      <w:r w:rsidRPr="00DD59A0">
        <w:rPr>
          <w:lang w:val="en-IN"/>
        </w:rPr>
        <w:t>/accounting/createInternalTransfer</w:t>
      </w:r>
      <w:bookmarkEnd w:id="395"/>
    </w:p>
    <w:p w14:paraId="371C8E15" w14:textId="5D8382CF" w:rsidR="00DD59A0" w:rsidRDefault="00DD59A0" w:rsidP="00DD59A0">
      <w:pPr>
        <w:rPr>
          <w:lang w:val="en-IN"/>
        </w:rPr>
      </w:pPr>
    </w:p>
    <w:tbl>
      <w:tblPr>
        <w:tblStyle w:val="TableGrid"/>
        <w:tblW w:w="0" w:type="auto"/>
        <w:tblLook w:val="04A0" w:firstRow="1" w:lastRow="0" w:firstColumn="1" w:lastColumn="0" w:noHBand="0" w:noVBand="1"/>
      </w:tblPr>
      <w:tblGrid>
        <w:gridCol w:w="4508"/>
        <w:gridCol w:w="4508"/>
      </w:tblGrid>
      <w:tr w:rsidR="006947FC" w14:paraId="2FBE3CA9" w14:textId="77777777" w:rsidTr="00DD59A0">
        <w:tc>
          <w:tcPr>
            <w:tcW w:w="4508" w:type="dxa"/>
          </w:tcPr>
          <w:p w14:paraId="6A23A2D7" w14:textId="22CDB173" w:rsidR="006947FC" w:rsidRPr="00DB2824" w:rsidRDefault="006947FC" w:rsidP="006947FC">
            <w:pPr>
              <w:rPr>
                <w:b/>
                <w:bCs/>
                <w:lang w:val="en-IN"/>
              </w:rPr>
            </w:pPr>
            <w:r w:rsidRPr="00DB2824">
              <w:rPr>
                <w:b/>
                <w:bCs/>
                <w:lang w:val="en-IN"/>
              </w:rPr>
              <w:t>API</w:t>
            </w:r>
          </w:p>
        </w:tc>
        <w:tc>
          <w:tcPr>
            <w:tcW w:w="4508" w:type="dxa"/>
          </w:tcPr>
          <w:p w14:paraId="742AF9CE" w14:textId="34917242" w:rsidR="006947FC" w:rsidRDefault="006947FC" w:rsidP="006947FC">
            <w:pPr>
              <w:rPr>
                <w:lang w:val="en-IN"/>
              </w:rPr>
            </w:pPr>
            <w:r>
              <w:rPr>
                <w:b/>
                <w:bCs/>
                <w:lang w:val="en-IN"/>
              </w:rPr>
              <w:t>THE FIELDS NEED CLARIFICATION</w:t>
            </w:r>
          </w:p>
        </w:tc>
      </w:tr>
      <w:tr w:rsidR="006947FC" w14:paraId="1C0F5A6D" w14:textId="77777777" w:rsidTr="00DD59A0">
        <w:tc>
          <w:tcPr>
            <w:tcW w:w="4508" w:type="dxa"/>
          </w:tcPr>
          <w:p w14:paraId="5ED1D18F" w14:textId="77777777" w:rsidR="006947FC" w:rsidRPr="00DD59A0" w:rsidRDefault="006947FC" w:rsidP="006947FC">
            <w:pPr>
              <w:rPr>
                <w:lang w:val="en-IN"/>
              </w:rPr>
            </w:pPr>
            <w:r w:rsidRPr="00DD59A0">
              <w:rPr>
                <w:lang w:val="en-IN"/>
              </w:rPr>
              <w:t>{</w:t>
            </w:r>
          </w:p>
          <w:p w14:paraId="32613145" w14:textId="77777777" w:rsidR="006947FC" w:rsidRPr="00DD59A0" w:rsidRDefault="006947FC" w:rsidP="006947FC">
            <w:pPr>
              <w:rPr>
                <w:lang w:val="en-IN"/>
              </w:rPr>
            </w:pPr>
            <w:r w:rsidRPr="00DD59A0">
              <w:rPr>
                <w:lang w:val="en-IN"/>
              </w:rPr>
              <w:lastRenderedPageBreak/>
              <w:t xml:space="preserve">  "amount": 0,</w:t>
            </w:r>
          </w:p>
          <w:p w14:paraId="55ABE122" w14:textId="77777777" w:rsidR="006947FC" w:rsidRPr="00DD59A0" w:rsidRDefault="006947FC" w:rsidP="006947FC">
            <w:pPr>
              <w:rPr>
                <w:lang w:val="en-IN"/>
              </w:rPr>
            </w:pPr>
            <w:r w:rsidRPr="00DD59A0">
              <w:rPr>
                <w:lang w:val="en-IN"/>
              </w:rPr>
              <w:t xml:space="preserve">  "details": "string",</w:t>
            </w:r>
          </w:p>
          <w:p w14:paraId="3DE8B09D" w14:textId="77777777" w:rsidR="006947FC" w:rsidRPr="00DD59A0" w:rsidRDefault="006947FC" w:rsidP="006947FC">
            <w:pPr>
              <w:rPr>
                <w:lang w:val="en-IN"/>
              </w:rPr>
            </w:pPr>
            <w:r w:rsidRPr="00DD59A0">
              <w:rPr>
                <w:lang w:val="en-IN"/>
              </w:rPr>
              <w:t xml:space="preserve">  "</w:t>
            </w:r>
            <w:r w:rsidRPr="00CB71D8">
              <w:rPr>
                <w:color w:val="FF0000"/>
                <w:lang w:val="en-IN"/>
              </w:rPr>
              <w:t>fromAccountID</w:t>
            </w:r>
            <w:r w:rsidRPr="00DD59A0">
              <w:rPr>
                <w:lang w:val="en-IN"/>
              </w:rPr>
              <w:t>": 0,</w:t>
            </w:r>
          </w:p>
          <w:p w14:paraId="22CC5A04" w14:textId="77777777" w:rsidR="006947FC" w:rsidRPr="00DD59A0" w:rsidRDefault="006947FC" w:rsidP="006947FC">
            <w:pPr>
              <w:rPr>
                <w:lang w:val="en-IN"/>
              </w:rPr>
            </w:pPr>
            <w:r w:rsidRPr="00DD59A0">
              <w:rPr>
                <w:lang w:val="en-IN"/>
              </w:rPr>
              <w:t xml:space="preserve">  "</w:t>
            </w:r>
            <w:r w:rsidRPr="00CB71D8">
              <w:rPr>
                <w:color w:val="FF0000"/>
                <w:lang w:val="en-IN"/>
              </w:rPr>
              <w:t>fromEmployeeID</w:t>
            </w:r>
            <w:r w:rsidRPr="00DD59A0">
              <w:rPr>
                <w:lang w:val="en-IN"/>
              </w:rPr>
              <w:t>": "string",</w:t>
            </w:r>
          </w:p>
          <w:p w14:paraId="14A62346" w14:textId="77777777" w:rsidR="006947FC" w:rsidRPr="00DD59A0" w:rsidRDefault="006947FC" w:rsidP="006947FC">
            <w:pPr>
              <w:rPr>
                <w:lang w:val="en-IN"/>
              </w:rPr>
            </w:pPr>
            <w:r w:rsidRPr="00DD59A0">
              <w:rPr>
                <w:lang w:val="en-IN"/>
              </w:rPr>
              <w:t xml:space="preserve">  "includeInCalc": true,</w:t>
            </w:r>
          </w:p>
          <w:p w14:paraId="44A3E369" w14:textId="77777777" w:rsidR="006947FC" w:rsidRPr="00DD59A0" w:rsidRDefault="006947FC" w:rsidP="006947FC">
            <w:pPr>
              <w:rPr>
                <w:lang w:val="en-IN"/>
              </w:rPr>
            </w:pPr>
            <w:r w:rsidRPr="00DD59A0">
              <w:rPr>
                <w:lang w:val="en-IN"/>
              </w:rPr>
              <w:t xml:space="preserve">  "internalTransferID": 0,</w:t>
            </w:r>
          </w:p>
          <w:p w14:paraId="5E5808B6" w14:textId="77777777" w:rsidR="006947FC" w:rsidRPr="00DD59A0" w:rsidRDefault="006947FC" w:rsidP="006947FC">
            <w:pPr>
              <w:rPr>
                <w:lang w:val="en-IN"/>
              </w:rPr>
            </w:pPr>
            <w:r w:rsidRPr="00DD59A0">
              <w:rPr>
                <w:lang w:val="en-IN"/>
              </w:rPr>
              <w:t xml:space="preserve">  "receivedDate": "2020-05-04T12:46:17.042Z",</w:t>
            </w:r>
          </w:p>
          <w:p w14:paraId="72531896" w14:textId="77777777" w:rsidR="006947FC" w:rsidRPr="00DD59A0" w:rsidRDefault="006947FC" w:rsidP="006947FC">
            <w:pPr>
              <w:rPr>
                <w:lang w:val="en-IN"/>
              </w:rPr>
            </w:pPr>
            <w:r w:rsidRPr="00DD59A0">
              <w:rPr>
                <w:lang w:val="en-IN"/>
              </w:rPr>
              <w:t xml:space="preserve">  "</w:t>
            </w:r>
            <w:r w:rsidRPr="00CB71D8">
              <w:rPr>
                <w:color w:val="FF0000"/>
                <w:lang w:val="en-IN"/>
              </w:rPr>
              <w:t>toAccountID</w:t>
            </w:r>
            <w:r w:rsidRPr="00DD59A0">
              <w:rPr>
                <w:lang w:val="en-IN"/>
              </w:rPr>
              <w:t>": 0,</w:t>
            </w:r>
          </w:p>
          <w:p w14:paraId="78E336F6" w14:textId="77777777" w:rsidR="006947FC" w:rsidRPr="00DD59A0" w:rsidRDefault="006947FC" w:rsidP="006947FC">
            <w:pPr>
              <w:rPr>
                <w:lang w:val="en-IN"/>
              </w:rPr>
            </w:pPr>
            <w:r w:rsidRPr="00DD59A0">
              <w:rPr>
                <w:lang w:val="en-IN"/>
              </w:rPr>
              <w:t xml:space="preserve">  "</w:t>
            </w:r>
            <w:r w:rsidRPr="00CB71D8">
              <w:rPr>
                <w:color w:val="FF0000"/>
                <w:lang w:val="en-IN"/>
              </w:rPr>
              <w:t>toEmployeeID</w:t>
            </w:r>
            <w:r w:rsidRPr="00DD59A0">
              <w:rPr>
                <w:lang w:val="en-IN"/>
              </w:rPr>
              <w:t>": "string"</w:t>
            </w:r>
          </w:p>
          <w:p w14:paraId="3029FDBB" w14:textId="3FC080F7" w:rsidR="006947FC" w:rsidRDefault="006947FC" w:rsidP="006947FC">
            <w:pPr>
              <w:rPr>
                <w:lang w:val="en-IN"/>
              </w:rPr>
            </w:pPr>
            <w:r w:rsidRPr="00DD59A0">
              <w:rPr>
                <w:lang w:val="en-IN"/>
              </w:rPr>
              <w:t>}</w:t>
            </w:r>
          </w:p>
        </w:tc>
        <w:tc>
          <w:tcPr>
            <w:tcW w:w="4508" w:type="dxa"/>
          </w:tcPr>
          <w:p w14:paraId="5F5B0303" w14:textId="77777777" w:rsidR="006947FC" w:rsidRPr="00672ABE" w:rsidRDefault="006947FC" w:rsidP="006947FC">
            <w:pPr>
              <w:rPr>
                <w:b/>
                <w:bCs/>
                <w:lang w:val="en-IN"/>
              </w:rPr>
            </w:pPr>
            <w:r w:rsidRPr="00672ABE">
              <w:rPr>
                <w:b/>
                <w:bCs/>
                <w:lang w:val="en-IN"/>
              </w:rPr>
              <w:lastRenderedPageBreak/>
              <w:t xml:space="preserve">Do not pass (as you may not have): </w:t>
            </w:r>
          </w:p>
          <w:p w14:paraId="418F7191" w14:textId="6F681594" w:rsidR="006947FC" w:rsidRDefault="006947FC" w:rsidP="006947FC">
            <w:pPr>
              <w:rPr>
                <w:lang w:val="en-IN"/>
              </w:rPr>
            </w:pPr>
            <w:r>
              <w:rPr>
                <w:lang w:val="en-IN"/>
              </w:rPr>
              <w:lastRenderedPageBreak/>
              <w:t>“</w:t>
            </w:r>
            <w:r w:rsidRPr="00DD59A0">
              <w:rPr>
                <w:lang w:val="en-IN"/>
              </w:rPr>
              <w:t>internalTransferID</w:t>
            </w:r>
            <w:r>
              <w:rPr>
                <w:lang w:val="en-IN"/>
              </w:rPr>
              <w:t>”</w:t>
            </w:r>
          </w:p>
          <w:p w14:paraId="37049B99" w14:textId="77777777" w:rsidR="006947FC" w:rsidRDefault="006947FC" w:rsidP="006947FC">
            <w:pPr>
              <w:rPr>
                <w:lang w:val="en-IN"/>
              </w:rPr>
            </w:pPr>
          </w:p>
          <w:p w14:paraId="46D200D7" w14:textId="34CC66F0" w:rsidR="006947FC" w:rsidRDefault="006947FC" w:rsidP="006947FC">
            <w:pPr>
              <w:rPr>
                <w:b/>
                <w:bCs/>
                <w:lang w:val="en-IN"/>
              </w:rPr>
            </w:pPr>
            <w:r w:rsidRPr="00672ABE">
              <w:rPr>
                <w:b/>
                <w:bCs/>
                <w:lang w:val="en-IN"/>
              </w:rPr>
              <w:t xml:space="preserve">Mapping (UI to API) </w:t>
            </w:r>
          </w:p>
          <w:p w14:paraId="305AA410" w14:textId="77777777" w:rsidR="00677686" w:rsidRDefault="00677686" w:rsidP="00677686">
            <w:pPr>
              <w:rPr>
                <w:lang w:val="en-IN"/>
              </w:rPr>
            </w:pPr>
            <w:r>
              <w:rPr>
                <w:lang w:val="en-IN"/>
              </w:rPr>
              <w:t xml:space="preserve">LoggedInUser:AccountID </w:t>
            </w:r>
            <w:r w:rsidRPr="00E81E61">
              <w:rPr>
                <w:lang w:val="en-IN"/>
              </w:rPr>
              <w:sym w:font="Wingdings" w:char="F0E0"/>
            </w:r>
            <w:r>
              <w:rPr>
                <w:lang w:val="en-IN"/>
              </w:rPr>
              <w:t>fromAccountID</w:t>
            </w:r>
          </w:p>
          <w:p w14:paraId="2054BAC7" w14:textId="77777777" w:rsidR="00677686" w:rsidRDefault="00677686" w:rsidP="00677686">
            <w:pPr>
              <w:rPr>
                <w:lang w:val="en-IN"/>
              </w:rPr>
            </w:pPr>
            <w:r>
              <w:rPr>
                <w:lang w:val="en-IN"/>
              </w:rPr>
              <w:t xml:space="preserve">LoggedInUser:EmployeeID </w:t>
            </w:r>
            <w:r w:rsidRPr="00E81E61">
              <w:rPr>
                <w:lang w:val="en-IN"/>
              </w:rPr>
              <w:sym w:font="Wingdings" w:char="F0E0"/>
            </w:r>
            <w:r>
              <w:rPr>
                <w:lang w:val="en-IN"/>
              </w:rPr>
              <w:t>fromEmployeeID</w:t>
            </w:r>
          </w:p>
          <w:p w14:paraId="2095DD61" w14:textId="77777777" w:rsidR="00677686" w:rsidRPr="00672ABE" w:rsidRDefault="00677686" w:rsidP="006947FC">
            <w:pPr>
              <w:rPr>
                <w:b/>
                <w:bCs/>
                <w:lang w:val="en-IN"/>
              </w:rPr>
            </w:pPr>
          </w:p>
          <w:p w14:paraId="01772428" w14:textId="3B4660FB" w:rsidR="006947FC" w:rsidRDefault="001F57C7" w:rsidP="006947FC">
            <w:pPr>
              <w:rPr>
                <w:lang w:val="en-IN"/>
              </w:rPr>
            </w:pPr>
            <w:r>
              <w:rPr>
                <w:lang w:val="en-IN"/>
              </w:rPr>
              <w:t>“To Person/Account”</w:t>
            </w:r>
            <w:r w:rsidR="006947FC">
              <w:rPr>
                <w:lang w:val="en-IN"/>
              </w:rPr>
              <w:t xml:space="preserve"> searchbox: </w:t>
            </w:r>
            <w:r>
              <w:rPr>
                <w:lang w:val="en-IN"/>
              </w:rPr>
              <w:t>A</w:t>
            </w:r>
            <w:r w:rsidR="006947FC">
              <w:rPr>
                <w:lang w:val="en-IN"/>
              </w:rPr>
              <w:t>ccountID</w:t>
            </w:r>
            <w:r w:rsidR="006947FC" w:rsidRPr="00E81E61">
              <w:rPr>
                <w:lang w:val="en-IN"/>
              </w:rPr>
              <w:sym w:font="Wingdings" w:char="F0E0"/>
            </w:r>
            <w:r w:rsidR="00677686">
              <w:rPr>
                <w:lang w:val="en-IN"/>
              </w:rPr>
              <w:t>to</w:t>
            </w:r>
            <w:r w:rsidR="006947FC">
              <w:rPr>
                <w:lang w:val="en-IN"/>
              </w:rPr>
              <w:t>AccountID</w:t>
            </w:r>
          </w:p>
          <w:p w14:paraId="52B2C329" w14:textId="77777777" w:rsidR="006947FC" w:rsidRDefault="006947FC" w:rsidP="006947FC">
            <w:pPr>
              <w:rPr>
                <w:lang w:val="en-IN"/>
              </w:rPr>
            </w:pPr>
          </w:p>
          <w:p w14:paraId="2EF5D151" w14:textId="245E8D3F" w:rsidR="006947FC" w:rsidRDefault="006947FC" w:rsidP="006947FC">
            <w:pPr>
              <w:rPr>
                <w:lang w:val="en-IN"/>
              </w:rPr>
            </w:pPr>
            <w:r>
              <w:rPr>
                <w:lang w:val="en-IN"/>
              </w:rPr>
              <w:t>“</w:t>
            </w:r>
            <w:r w:rsidR="001F57C7">
              <w:rPr>
                <w:lang w:val="en-IN"/>
              </w:rPr>
              <w:t>To Person/Account</w:t>
            </w:r>
            <w:r>
              <w:rPr>
                <w:lang w:val="en-IN"/>
              </w:rPr>
              <w:t>” SearchBox:</w:t>
            </w:r>
            <w:r w:rsidR="001F57C7">
              <w:rPr>
                <w:lang w:val="en-IN"/>
              </w:rPr>
              <w:t>Employee</w:t>
            </w:r>
            <w:r>
              <w:rPr>
                <w:lang w:val="en-IN"/>
              </w:rPr>
              <w:t xml:space="preserve">ID </w:t>
            </w:r>
            <w:r w:rsidRPr="00E81E61">
              <w:rPr>
                <w:lang w:val="en-IN"/>
              </w:rPr>
              <w:sym w:font="Wingdings" w:char="F0E0"/>
            </w:r>
            <w:r>
              <w:rPr>
                <w:lang w:val="en-IN"/>
              </w:rPr>
              <w:t xml:space="preserve"> </w:t>
            </w:r>
            <w:r w:rsidR="00677686">
              <w:rPr>
                <w:lang w:val="en-IN"/>
              </w:rPr>
              <w:t>toEmployeeID</w:t>
            </w:r>
          </w:p>
          <w:p w14:paraId="55F7BCB5" w14:textId="77777777" w:rsidR="006947FC" w:rsidRDefault="006947FC" w:rsidP="006947FC">
            <w:pPr>
              <w:rPr>
                <w:lang w:val="en-IN"/>
              </w:rPr>
            </w:pPr>
          </w:p>
        </w:tc>
      </w:tr>
      <w:tr w:rsidR="006947FC" w14:paraId="7A661C76" w14:textId="77777777" w:rsidTr="00DD59A0">
        <w:tc>
          <w:tcPr>
            <w:tcW w:w="4508" w:type="dxa"/>
          </w:tcPr>
          <w:p w14:paraId="1BBA60E6" w14:textId="77777777" w:rsidR="006947FC" w:rsidRPr="00DD59A0" w:rsidRDefault="006947FC" w:rsidP="006947FC">
            <w:pPr>
              <w:rPr>
                <w:lang w:val="en-IN"/>
              </w:rPr>
            </w:pPr>
          </w:p>
        </w:tc>
        <w:tc>
          <w:tcPr>
            <w:tcW w:w="4508" w:type="dxa"/>
          </w:tcPr>
          <w:p w14:paraId="58240F26" w14:textId="77777777" w:rsidR="006947FC" w:rsidRDefault="006947FC" w:rsidP="006947FC">
            <w:pPr>
              <w:rPr>
                <w:lang w:val="en-IN"/>
              </w:rPr>
            </w:pPr>
          </w:p>
        </w:tc>
      </w:tr>
    </w:tbl>
    <w:p w14:paraId="193E2E78" w14:textId="77777777" w:rsidR="00DD59A0" w:rsidRPr="005B7107" w:rsidRDefault="00DD59A0" w:rsidP="00DB2824">
      <w:pPr>
        <w:rPr>
          <w:lang w:val="en-IN"/>
        </w:rPr>
      </w:pPr>
    </w:p>
    <w:p w14:paraId="73A59AC4" w14:textId="043C6B45" w:rsidR="00DD59A0" w:rsidRDefault="005A37A8" w:rsidP="00DB2824">
      <w:pPr>
        <w:pStyle w:val="Heading2"/>
        <w:rPr>
          <w:lang w:val="en-IN"/>
        </w:rPr>
      </w:pPr>
      <w:bookmarkStart w:id="396" w:name="_Ref39509580"/>
      <w:r w:rsidRPr="005A37A8">
        <w:rPr>
          <w:lang w:val="en-IN"/>
        </w:rPr>
        <w:t>/accounting/createPaymentReceived</w:t>
      </w:r>
      <w:bookmarkEnd w:id="396"/>
    </w:p>
    <w:p w14:paraId="1CEBE486" w14:textId="59D565BA" w:rsidR="005A37A8" w:rsidRDefault="005A37A8" w:rsidP="00DD59A0">
      <w:pPr>
        <w:rPr>
          <w:lang w:val="en-IN"/>
        </w:rPr>
      </w:pPr>
    </w:p>
    <w:tbl>
      <w:tblPr>
        <w:tblStyle w:val="TableGrid"/>
        <w:tblW w:w="0" w:type="auto"/>
        <w:tblLook w:val="04A0" w:firstRow="1" w:lastRow="0" w:firstColumn="1" w:lastColumn="0" w:noHBand="0" w:noVBand="1"/>
      </w:tblPr>
      <w:tblGrid>
        <w:gridCol w:w="4508"/>
        <w:gridCol w:w="4508"/>
      </w:tblGrid>
      <w:tr w:rsidR="001C0685" w14:paraId="6F8BAA0C" w14:textId="77777777" w:rsidTr="005A37A8">
        <w:tc>
          <w:tcPr>
            <w:tcW w:w="4508" w:type="dxa"/>
          </w:tcPr>
          <w:p w14:paraId="6E13C346" w14:textId="4E758EC4" w:rsidR="001C0685" w:rsidRDefault="001C0685" w:rsidP="001C0685">
            <w:pPr>
              <w:rPr>
                <w:lang w:val="en-IN"/>
              </w:rPr>
            </w:pPr>
            <w:r w:rsidRPr="00672ABE">
              <w:rPr>
                <w:b/>
                <w:bCs/>
                <w:lang w:val="en-IN"/>
              </w:rPr>
              <w:t>API</w:t>
            </w:r>
          </w:p>
        </w:tc>
        <w:tc>
          <w:tcPr>
            <w:tcW w:w="4508" w:type="dxa"/>
          </w:tcPr>
          <w:p w14:paraId="07374CD8" w14:textId="0EF2CA40" w:rsidR="001C0685" w:rsidRDefault="001C0685" w:rsidP="001C0685">
            <w:pPr>
              <w:rPr>
                <w:lang w:val="en-IN"/>
              </w:rPr>
            </w:pPr>
            <w:r>
              <w:rPr>
                <w:b/>
                <w:bCs/>
                <w:lang w:val="en-IN"/>
              </w:rPr>
              <w:t>THE FIELDS NEED CLARIFICATION</w:t>
            </w:r>
          </w:p>
        </w:tc>
      </w:tr>
      <w:tr w:rsidR="001C0685" w14:paraId="33B8BF51" w14:textId="77777777" w:rsidTr="005A37A8">
        <w:tc>
          <w:tcPr>
            <w:tcW w:w="4508" w:type="dxa"/>
          </w:tcPr>
          <w:p w14:paraId="6C2571C3" w14:textId="77777777" w:rsidR="001C0685" w:rsidRPr="005A37A8" w:rsidRDefault="001C0685" w:rsidP="001C0685">
            <w:pPr>
              <w:rPr>
                <w:lang w:val="en-IN"/>
              </w:rPr>
            </w:pPr>
            <w:r w:rsidRPr="005A37A8">
              <w:rPr>
                <w:lang w:val="en-IN"/>
              </w:rPr>
              <w:t>{</w:t>
            </w:r>
          </w:p>
          <w:p w14:paraId="738A345B" w14:textId="77777777" w:rsidR="001C0685" w:rsidRPr="005A37A8" w:rsidRDefault="001C0685" w:rsidP="001C0685">
            <w:pPr>
              <w:rPr>
                <w:lang w:val="en-IN"/>
              </w:rPr>
            </w:pPr>
            <w:r w:rsidRPr="005A37A8">
              <w:rPr>
                <w:lang w:val="en-IN"/>
              </w:rPr>
              <w:t xml:space="preserve">  "amount": 0,</w:t>
            </w:r>
          </w:p>
          <w:p w14:paraId="18078444" w14:textId="77777777" w:rsidR="001C0685" w:rsidRPr="005A37A8" w:rsidRDefault="001C0685" w:rsidP="001C0685">
            <w:pPr>
              <w:rPr>
                <w:lang w:val="en-IN"/>
              </w:rPr>
            </w:pPr>
            <w:r w:rsidRPr="005A37A8">
              <w:rPr>
                <w:lang w:val="en-IN"/>
              </w:rPr>
              <w:t xml:space="preserve">  "details": "string",</w:t>
            </w:r>
          </w:p>
          <w:p w14:paraId="7369EC42" w14:textId="77777777" w:rsidR="001C0685" w:rsidRPr="005A37A8" w:rsidRDefault="001C0685" w:rsidP="001C0685">
            <w:pPr>
              <w:rPr>
                <w:lang w:val="en-IN"/>
              </w:rPr>
            </w:pPr>
            <w:r w:rsidRPr="005A37A8">
              <w:rPr>
                <w:lang w:val="en-IN"/>
              </w:rPr>
              <w:t xml:space="preserve">  "fromAccountID": 0,</w:t>
            </w:r>
          </w:p>
          <w:p w14:paraId="41998BB9" w14:textId="77777777" w:rsidR="001C0685" w:rsidRPr="005A37A8" w:rsidRDefault="001C0685" w:rsidP="001C0685">
            <w:pPr>
              <w:rPr>
                <w:lang w:val="en-IN"/>
              </w:rPr>
            </w:pPr>
            <w:r w:rsidRPr="005A37A8">
              <w:rPr>
                <w:lang w:val="en-IN"/>
              </w:rPr>
              <w:t xml:space="preserve">  "fromCustomerID": "string",</w:t>
            </w:r>
          </w:p>
          <w:p w14:paraId="3A9219D7" w14:textId="77777777" w:rsidR="001C0685" w:rsidRPr="005A37A8" w:rsidRDefault="001C0685" w:rsidP="001C0685">
            <w:pPr>
              <w:rPr>
                <w:lang w:val="en-IN"/>
              </w:rPr>
            </w:pPr>
            <w:r w:rsidRPr="005A37A8">
              <w:rPr>
                <w:lang w:val="en-IN"/>
              </w:rPr>
              <w:t xml:space="preserve">  "includeInCalc": true,</w:t>
            </w:r>
          </w:p>
          <w:p w14:paraId="11F61A96" w14:textId="77777777" w:rsidR="001C0685" w:rsidRPr="005A37A8" w:rsidRDefault="001C0685" w:rsidP="001C0685">
            <w:pPr>
              <w:rPr>
                <w:lang w:val="en-IN"/>
              </w:rPr>
            </w:pPr>
            <w:r w:rsidRPr="005A37A8">
              <w:rPr>
                <w:lang w:val="en-IN"/>
              </w:rPr>
              <w:t xml:space="preserve">  "paymentReceivedID": 0,</w:t>
            </w:r>
          </w:p>
          <w:p w14:paraId="296698ED" w14:textId="77777777" w:rsidR="001C0685" w:rsidRPr="005A37A8" w:rsidRDefault="001C0685" w:rsidP="001C0685">
            <w:pPr>
              <w:rPr>
                <w:lang w:val="en-IN"/>
              </w:rPr>
            </w:pPr>
            <w:r w:rsidRPr="005A37A8">
              <w:rPr>
                <w:lang w:val="en-IN"/>
              </w:rPr>
              <w:t xml:space="preserve">  "paymentType": "string",</w:t>
            </w:r>
          </w:p>
          <w:p w14:paraId="60058AEC" w14:textId="77777777" w:rsidR="001C0685" w:rsidRPr="005A37A8" w:rsidRDefault="001C0685" w:rsidP="001C0685">
            <w:pPr>
              <w:rPr>
                <w:lang w:val="en-IN"/>
              </w:rPr>
            </w:pPr>
            <w:r w:rsidRPr="005A37A8">
              <w:rPr>
                <w:lang w:val="en-IN"/>
              </w:rPr>
              <w:t xml:space="preserve">  "receivedDate": "2020-05-04T12:47:18.749Z",</w:t>
            </w:r>
          </w:p>
          <w:p w14:paraId="4FAF5CDF" w14:textId="77777777" w:rsidR="001C0685" w:rsidRPr="005A37A8" w:rsidRDefault="001C0685" w:rsidP="001C0685">
            <w:pPr>
              <w:rPr>
                <w:lang w:val="en-IN"/>
              </w:rPr>
            </w:pPr>
            <w:r w:rsidRPr="005A37A8">
              <w:rPr>
                <w:lang w:val="en-IN"/>
              </w:rPr>
              <w:t xml:space="preserve">  "toAccountID": 0,</w:t>
            </w:r>
          </w:p>
          <w:p w14:paraId="158AA863" w14:textId="77777777" w:rsidR="001C0685" w:rsidRPr="005A37A8" w:rsidRDefault="001C0685" w:rsidP="001C0685">
            <w:pPr>
              <w:rPr>
                <w:lang w:val="en-IN"/>
              </w:rPr>
            </w:pPr>
            <w:r w:rsidRPr="005A37A8">
              <w:rPr>
                <w:lang w:val="en-IN"/>
              </w:rPr>
              <w:t xml:space="preserve">  "toEmployeeID": "string"</w:t>
            </w:r>
          </w:p>
          <w:p w14:paraId="2EC82687" w14:textId="036A9B7C" w:rsidR="001C0685" w:rsidRDefault="001C0685" w:rsidP="001C0685">
            <w:pPr>
              <w:rPr>
                <w:lang w:val="en-IN"/>
              </w:rPr>
            </w:pPr>
            <w:r w:rsidRPr="005A37A8">
              <w:rPr>
                <w:lang w:val="en-IN"/>
              </w:rPr>
              <w:t>}</w:t>
            </w:r>
          </w:p>
        </w:tc>
        <w:tc>
          <w:tcPr>
            <w:tcW w:w="4508" w:type="dxa"/>
          </w:tcPr>
          <w:p w14:paraId="1B2A86A8" w14:textId="77777777" w:rsidR="00494D8F" w:rsidRPr="00672ABE" w:rsidRDefault="00494D8F" w:rsidP="00494D8F">
            <w:pPr>
              <w:rPr>
                <w:b/>
                <w:bCs/>
                <w:lang w:val="en-IN"/>
              </w:rPr>
            </w:pPr>
            <w:r w:rsidRPr="00672ABE">
              <w:rPr>
                <w:b/>
                <w:bCs/>
                <w:lang w:val="en-IN"/>
              </w:rPr>
              <w:t xml:space="preserve">Do not pass (as you may not have): </w:t>
            </w:r>
          </w:p>
          <w:p w14:paraId="497CACED" w14:textId="75BA6423" w:rsidR="00494D8F" w:rsidRDefault="00494D8F" w:rsidP="00494D8F">
            <w:pPr>
              <w:rPr>
                <w:lang w:val="en-IN"/>
              </w:rPr>
            </w:pPr>
            <w:r>
              <w:rPr>
                <w:lang w:val="en-IN"/>
              </w:rPr>
              <w:t>“</w:t>
            </w:r>
            <w:r w:rsidRPr="005A37A8">
              <w:rPr>
                <w:lang w:val="en-IN"/>
              </w:rPr>
              <w:t>paymentReceivedID</w:t>
            </w:r>
            <w:r>
              <w:rPr>
                <w:lang w:val="en-IN"/>
              </w:rPr>
              <w:t>”</w:t>
            </w:r>
          </w:p>
          <w:p w14:paraId="4F02EE64" w14:textId="77777777" w:rsidR="00494D8F" w:rsidRDefault="00494D8F" w:rsidP="00494D8F">
            <w:pPr>
              <w:rPr>
                <w:lang w:val="en-IN"/>
              </w:rPr>
            </w:pPr>
          </w:p>
          <w:p w14:paraId="3E805A8E" w14:textId="77777777" w:rsidR="00494D8F" w:rsidRDefault="00494D8F" w:rsidP="00494D8F">
            <w:pPr>
              <w:rPr>
                <w:b/>
                <w:bCs/>
                <w:lang w:val="en-IN"/>
              </w:rPr>
            </w:pPr>
            <w:r w:rsidRPr="00672ABE">
              <w:rPr>
                <w:b/>
                <w:bCs/>
                <w:lang w:val="en-IN"/>
              </w:rPr>
              <w:t xml:space="preserve">Mapping (UI to API) </w:t>
            </w:r>
          </w:p>
          <w:p w14:paraId="5D1EC676" w14:textId="0F798CED" w:rsidR="00494D8F" w:rsidRDefault="00494D8F" w:rsidP="00494D8F">
            <w:pPr>
              <w:rPr>
                <w:lang w:val="en-IN"/>
              </w:rPr>
            </w:pPr>
            <w:r>
              <w:rPr>
                <w:lang w:val="en-IN"/>
              </w:rPr>
              <w:t xml:space="preserve">LoggedInUser:AccountID </w:t>
            </w:r>
            <w:r w:rsidRPr="00E81E61">
              <w:rPr>
                <w:lang w:val="en-IN"/>
              </w:rPr>
              <w:sym w:font="Wingdings" w:char="F0E0"/>
            </w:r>
            <w:r w:rsidR="00E01BBD">
              <w:rPr>
                <w:lang w:val="en-IN"/>
              </w:rPr>
              <w:t>to</w:t>
            </w:r>
            <w:r>
              <w:rPr>
                <w:lang w:val="en-IN"/>
              </w:rPr>
              <w:t>AccountID</w:t>
            </w:r>
          </w:p>
          <w:p w14:paraId="00B084A6" w14:textId="2DA82689" w:rsidR="00494D8F" w:rsidRDefault="00494D8F" w:rsidP="00494D8F">
            <w:pPr>
              <w:rPr>
                <w:lang w:val="en-IN"/>
              </w:rPr>
            </w:pPr>
            <w:r>
              <w:rPr>
                <w:lang w:val="en-IN"/>
              </w:rPr>
              <w:t xml:space="preserve">LoggedInUser:EmployeeID </w:t>
            </w:r>
            <w:r w:rsidRPr="00E81E61">
              <w:rPr>
                <w:lang w:val="en-IN"/>
              </w:rPr>
              <w:sym w:font="Wingdings" w:char="F0E0"/>
            </w:r>
            <w:r w:rsidR="00E01BBD">
              <w:rPr>
                <w:lang w:val="en-IN"/>
              </w:rPr>
              <w:t>to</w:t>
            </w:r>
            <w:r>
              <w:rPr>
                <w:lang w:val="en-IN"/>
              </w:rPr>
              <w:t>EmployeeID</w:t>
            </w:r>
          </w:p>
          <w:p w14:paraId="0EDD7760" w14:textId="77777777" w:rsidR="00494D8F" w:rsidRPr="00672ABE" w:rsidRDefault="00494D8F" w:rsidP="00494D8F">
            <w:pPr>
              <w:rPr>
                <w:b/>
                <w:bCs/>
                <w:lang w:val="en-IN"/>
              </w:rPr>
            </w:pPr>
          </w:p>
          <w:p w14:paraId="613951A6" w14:textId="2A4B609D" w:rsidR="00494D8F" w:rsidRDefault="00494D8F" w:rsidP="00494D8F">
            <w:pPr>
              <w:rPr>
                <w:lang w:val="en-IN"/>
              </w:rPr>
            </w:pPr>
            <w:r>
              <w:rPr>
                <w:lang w:val="en-IN"/>
              </w:rPr>
              <w:t>“</w:t>
            </w:r>
            <w:r w:rsidR="005218B7">
              <w:rPr>
                <w:lang w:val="en-IN"/>
              </w:rPr>
              <w:t>Customer / Vendor</w:t>
            </w:r>
            <w:r>
              <w:rPr>
                <w:lang w:val="en-IN"/>
              </w:rPr>
              <w:t>” searchbox: AccountID</w:t>
            </w:r>
            <w:r w:rsidRPr="00E81E61">
              <w:rPr>
                <w:lang w:val="en-IN"/>
              </w:rPr>
              <w:sym w:font="Wingdings" w:char="F0E0"/>
            </w:r>
            <w:r w:rsidR="005218B7">
              <w:rPr>
                <w:lang w:val="en-IN"/>
              </w:rPr>
              <w:t>from</w:t>
            </w:r>
            <w:r>
              <w:rPr>
                <w:lang w:val="en-IN"/>
              </w:rPr>
              <w:t>AccountID</w:t>
            </w:r>
          </w:p>
          <w:p w14:paraId="6EFE4659" w14:textId="77777777" w:rsidR="00494D8F" w:rsidRDefault="00494D8F" w:rsidP="00494D8F">
            <w:pPr>
              <w:rPr>
                <w:lang w:val="en-IN"/>
              </w:rPr>
            </w:pPr>
          </w:p>
          <w:p w14:paraId="2BDDC237" w14:textId="284BE72C" w:rsidR="00494D8F" w:rsidRDefault="00494D8F" w:rsidP="00494D8F">
            <w:pPr>
              <w:rPr>
                <w:lang w:val="en-IN"/>
              </w:rPr>
            </w:pPr>
            <w:r>
              <w:rPr>
                <w:lang w:val="en-IN"/>
              </w:rPr>
              <w:t>“</w:t>
            </w:r>
            <w:r w:rsidR="005218B7">
              <w:rPr>
                <w:lang w:val="en-IN"/>
              </w:rPr>
              <w:t>Customer / Vendor</w:t>
            </w:r>
            <w:r>
              <w:rPr>
                <w:lang w:val="en-IN"/>
              </w:rPr>
              <w:t>” SearchBox:</w:t>
            </w:r>
            <w:r w:rsidR="003849F8">
              <w:rPr>
                <w:lang w:val="en-IN"/>
              </w:rPr>
              <w:t xml:space="preserve">OwnerID </w:t>
            </w:r>
            <w:r w:rsidRPr="00E81E61">
              <w:rPr>
                <w:lang w:val="en-IN"/>
              </w:rPr>
              <w:sym w:font="Wingdings" w:char="F0E0"/>
            </w:r>
            <w:r>
              <w:rPr>
                <w:lang w:val="en-IN"/>
              </w:rPr>
              <w:t xml:space="preserve"> </w:t>
            </w:r>
            <w:r w:rsidR="005218B7">
              <w:rPr>
                <w:lang w:val="en-IN"/>
              </w:rPr>
              <w:t>from</w:t>
            </w:r>
            <w:r w:rsidR="00431A2D">
              <w:rPr>
                <w:lang w:val="en-IN"/>
              </w:rPr>
              <w:t>Customer</w:t>
            </w:r>
            <w:r w:rsidR="00082586">
              <w:rPr>
                <w:lang w:val="en-IN"/>
              </w:rPr>
              <w:t>ID</w:t>
            </w:r>
          </w:p>
          <w:p w14:paraId="4F7AC3DC" w14:textId="77777777" w:rsidR="001C0685" w:rsidRDefault="001C0685" w:rsidP="001C0685">
            <w:pPr>
              <w:rPr>
                <w:lang w:val="en-IN"/>
              </w:rPr>
            </w:pPr>
          </w:p>
        </w:tc>
      </w:tr>
    </w:tbl>
    <w:p w14:paraId="6AAC8874" w14:textId="605F4533" w:rsidR="005A37A8" w:rsidRDefault="005A37A8" w:rsidP="00DD59A0">
      <w:pPr>
        <w:rPr>
          <w:lang w:val="en-IN"/>
        </w:rPr>
      </w:pPr>
    </w:p>
    <w:p w14:paraId="41EEB235" w14:textId="39422C6C" w:rsidR="00050675" w:rsidRDefault="00050675" w:rsidP="00050675">
      <w:pPr>
        <w:pStyle w:val="Heading2"/>
        <w:rPr>
          <w:lang w:val="en-IN"/>
        </w:rPr>
      </w:pPr>
      <w:bookmarkStart w:id="397" w:name="_Ref39509638"/>
      <w:r w:rsidRPr="00050675">
        <w:rPr>
          <w:lang w:val="en-IN"/>
        </w:rPr>
        <w:t>/accounting/createPayToVendor</w:t>
      </w:r>
      <w:bookmarkEnd w:id="397"/>
    </w:p>
    <w:p w14:paraId="3AAEEED3" w14:textId="640CD8FC" w:rsidR="00050675" w:rsidRDefault="00050675" w:rsidP="00050675">
      <w:pPr>
        <w:rPr>
          <w:lang w:val="en-IN"/>
        </w:rPr>
      </w:pPr>
    </w:p>
    <w:tbl>
      <w:tblPr>
        <w:tblStyle w:val="TableGrid"/>
        <w:tblW w:w="0" w:type="auto"/>
        <w:tblLook w:val="04A0" w:firstRow="1" w:lastRow="0" w:firstColumn="1" w:lastColumn="0" w:noHBand="0" w:noVBand="1"/>
      </w:tblPr>
      <w:tblGrid>
        <w:gridCol w:w="4508"/>
        <w:gridCol w:w="4508"/>
      </w:tblGrid>
      <w:tr w:rsidR="00A95E0C" w14:paraId="7E84A201" w14:textId="77777777" w:rsidTr="00050675">
        <w:tc>
          <w:tcPr>
            <w:tcW w:w="4508" w:type="dxa"/>
          </w:tcPr>
          <w:p w14:paraId="4D8C9E19" w14:textId="1E1B8060" w:rsidR="00A95E0C" w:rsidRDefault="00A95E0C" w:rsidP="00A95E0C">
            <w:pPr>
              <w:rPr>
                <w:lang w:val="en-IN"/>
              </w:rPr>
            </w:pPr>
            <w:r w:rsidRPr="00672ABE">
              <w:rPr>
                <w:b/>
                <w:bCs/>
                <w:lang w:val="en-IN"/>
              </w:rPr>
              <w:t>API</w:t>
            </w:r>
          </w:p>
        </w:tc>
        <w:tc>
          <w:tcPr>
            <w:tcW w:w="4508" w:type="dxa"/>
          </w:tcPr>
          <w:p w14:paraId="269A0A2A" w14:textId="2018B5D3" w:rsidR="00A95E0C" w:rsidRDefault="00A95E0C" w:rsidP="00A95E0C">
            <w:pPr>
              <w:rPr>
                <w:lang w:val="en-IN"/>
              </w:rPr>
            </w:pPr>
            <w:r>
              <w:rPr>
                <w:b/>
                <w:bCs/>
                <w:lang w:val="en-IN"/>
              </w:rPr>
              <w:t>THE FIELDS NEED CLARIFICATION</w:t>
            </w:r>
          </w:p>
        </w:tc>
      </w:tr>
      <w:tr w:rsidR="00A95E0C" w14:paraId="6F5F7296" w14:textId="77777777" w:rsidTr="00050675">
        <w:tc>
          <w:tcPr>
            <w:tcW w:w="4508" w:type="dxa"/>
          </w:tcPr>
          <w:p w14:paraId="513A2EAD" w14:textId="77777777" w:rsidR="00822A8E" w:rsidRPr="00822A8E" w:rsidRDefault="00822A8E" w:rsidP="00822A8E">
            <w:pPr>
              <w:rPr>
                <w:lang w:val="en-IN"/>
              </w:rPr>
            </w:pPr>
            <w:r w:rsidRPr="00822A8E">
              <w:rPr>
                <w:lang w:val="en-IN"/>
              </w:rPr>
              <w:t>{</w:t>
            </w:r>
          </w:p>
          <w:p w14:paraId="401D757E" w14:textId="77777777" w:rsidR="00822A8E" w:rsidRPr="00822A8E" w:rsidRDefault="00822A8E" w:rsidP="00822A8E">
            <w:pPr>
              <w:rPr>
                <w:lang w:val="en-IN"/>
              </w:rPr>
            </w:pPr>
            <w:r w:rsidRPr="00822A8E">
              <w:rPr>
                <w:lang w:val="en-IN"/>
              </w:rPr>
              <w:t xml:space="preserve">  "amount": 0,</w:t>
            </w:r>
          </w:p>
          <w:p w14:paraId="45314A06" w14:textId="77777777" w:rsidR="00822A8E" w:rsidRPr="00822A8E" w:rsidRDefault="00822A8E" w:rsidP="00822A8E">
            <w:pPr>
              <w:rPr>
                <w:lang w:val="en-IN"/>
              </w:rPr>
            </w:pPr>
            <w:r w:rsidRPr="00822A8E">
              <w:rPr>
                <w:lang w:val="en-IN"/>
              </w:rPr>
              <w:t xml:space="preserve">  "details": "string",</w:t>
            </w:r>
          </w:p>
          <w:p w14:paraId="0EF1AD90" w14:textId="77777777" w:rsidR="00822A8E" w:rsidRPr="00822A8E" w:rsidRDefault="00822A8E" w:rsidP="00822A8E">
            <w:pPr>
              <w:rPr>
                <w:lang w:val="en-IN"/>
              </w:rPr>
            </w:pPr>
            <w:r w:rsidRPr="00822A8E">
              <w:rPr>
                <w:lang w:val="en-IN"/>
              </w:rPr>
              <w:t xml:space="preserve">  "fromAccountID": 0,</w:t>
            </w:r>
          </w:p>
          <w:p w14:paraId="689C1792" w14:textId="77777777" w:rsidR="00822A8E" w:rsidRPr="00822A8E" w:rsidRDefault="00822A8E" w:rsidP="00822A8E">
            <w:pPr>
              <w:rPr>
                <w:lang w:val="en-IN"/>
              </w:rPr>
            </w:pPr>
            <w:r w:rsidRPr="00822A8E">
              <w:rPr>
                <w:lang w:val="en-IN"/>
              </w:rPr>
              <w:t xml:space="preserve">  "fromEmployeeID": "string",</w:t>
            </w:r>
          </w:p>
          <w:p w14:paraId="474126F6" w14:textId="77777777" w:rsidR="00822A8E" w:rsidRPr="00822A8E" w:rsidRDefault="00822A8E" w:rsidP="00822A8E">
            <w:pPr>
              <w:rPr>
                <w:lang w:val="en-IN"/>
              </w:rPr>
            </w:pPr>
            <w:r w:rsidRPr="00822A8E">
              <w:rPr>
                <w:lang w:val="en-IN"/>
              </w:rPr>
              <w:t xml:space="preserve">  "payToVendorID": 0,</w:t>
            </w:r>
          </w:p>
          <w:p w14:paraId="29808CED" w14:textId="77777777" w:rsidR="00822A8E" w:rsidRPr="00822A8E" w:rsidRDefault="00822A8E" w:rsidP="00822A8E">
            <w:pPr>
              <w:rPr>
                <w:lang w:val="en-IN"/>
              </w:rPr>
            </w:pPr>
            <w:r w:rsidRPr="00822A8E">
              <w:rPr>
                <w:lang w:val="en-IN"/>
              </w:rPr>
              <w:t xml:space="preserve">  "paymentDate": "2020-05-04T12:42:01.372Z",</w:t>
            </w:r>
          </w:p>
          <w:p w14:paraId="43AB269B" w14:textId="77777777" w:rsidR="00822A8E" w:rsidRPr="00822A8E" w:rsidRDefault="00822A8E" w:rsidP="00822A8E">
            <w:pPr>
              <w:rPr>
                <w:lang w:val="en-IN"/>
              </w:rPr>
            </w:pPr>
            <w:r w:rsidRPr="00822A8E">
              <w:rPr>
                <w:lang w:val="en-IN"/>
              </w:rPr>
              <w:t xml:space="preserve">  "toAccountID": 0,</w:t>
            </w:r>
          </w:p>
          <w:p w14:paraId="17F4DF3A" w14:textId="77777777" w:rsidR="00822A8E" w:rsidRPr="00822A8E" w:rsidRDefault="00822A8E" w:rsidP="00822A8E">
            <w:pPr>
              <w:rPr>
                <w:lang w:val="en-IN"/>
              </w:rPr>
            </w:pPr>
            <w:r w:rsidRPr="00822A8E">
              <w:rPr>
                <w:lang w:val="en-IN"/>
              </w:rPr>
              <w:t xml:space="preserve">  "toCustomerID": "string"</w:t>
            </w:r>
          </w:p>
          <w:p w14:paraId="4147FBC5" w14:textId="28248286" w:rsidR="00A95E0C" w:rsidRDefault="00822A8E" w:rsidP="00822A8E">
            <w:pPr>
              <w:rPr>
                <w:lang w:val="en-IN"/>
              </w:rPr>
            </w:pPr>
            <w:r w:rsidRPr="00822A8E">
              <w:rPr>
                <w:lang w:val="en-IN"/>
              </w:rPr>
              <w:t>}</w:t>
            </w:r>
          </w:p>
        </w:tc>
        <w:tc>
          <w:tcPr>
            <w:tcW w:w="4508" w:type="dxa"/>
          </w:tcPr>
          <w:p w14:paraId="7DD128D9" w14:textId="77777777" w:rsidR="0078486A" w:rsidRPr="00672ABE" w:rsidRDefault="0078486A" w:rsidP="0078486A">
            <w:pPr>
              <w:rPr>
                <w:b/>
                <w:bCs/>
                <w:lang w:val="en-IN"/>
              </w:rPr>
            </w:pPr>
            <w:r w:rsidRPr="00672ABE">
              <w:rPr>
                <w:b/>
                <w:bCs/>
                <w:lang w:val="en-IN"/>
              </w:rPr>
              <w:t xml:space="preserve">Do not pass (as you may not have): </w:t>
            </w:r>
          </w:p>
          <w:p w14:paraId="5C191041" w14:textId="77777777" w:rsidR="0078486A" w:rsidRDefault="0078486A" w:rsidP="0078486A">
            <w:pPr>
              <w:rPr>
                <w:lang w:val="en-IN"/>
              </w:rPr>
            </w:pPr>
            <w:r>
              <w:rPr>
                <w:lang w:val="en-IN"/>
              </w:rPr>
              <w:t>“</w:t>
            </w:r>
            <w:r w:rsidRPr="005A37A8">
              <w:rPr>
                <w:lang w:val="en-IN"/>
              </w:rPr>
              <w:t>paymentReceivedID</w:t>
            </w:r>
            <w:r>
              <w:rPr>
                <w:lang w:val="en-IN"/>
              </w:rPr>
              <w:t>”</w:t>
            </w:r>
          </w:p>
          <w:p w14:paraId="48917E88" w14:textId="77777777" w:rsidR="0078486A" w:rsidRDefault="0078486A" w:rsidP="0078486A">
            <w:pPr>
              <w:rPr>
                <w:lang w:val="en-IN"/>
              </w:rPr>
            </w:pPr>
          </w:p>
          <w:p w14:paraId="10AFF6FC" w14:textId="77777777" w:rsidR="0078486A" w:rsidRDefault="0078486A" w:rsidP="0078486A">
            <w:pPr>
              <w:rPr>
                <w:b/>
                <w:bCs/>
                <w:lang w:val="en-IN"/>
              </w:rPr>
            </w:pPr>
            <w:r w:rsidRPr="00672ABE">
              <w:rPr>
                <w:b/>
                <w:bCs/>
                <w:lang w:val="en-IN"/>
              </w:rPr>
              <w:t xml:space="preserve">Mapping (UI to API) </w:t>
            </w:r>
          </w:p>
          <w:p w14:paraId="49A2D147" w14:textId="0FAF8AB2" w:rsidR="0078486A" w:rsidRDefault="0078486A" w:rsidP="0078486A">
            <w:pPr>
              <w:rPr>
                <w:lang w:val="en-IN"/>
              </w:rPr>
            </w:pPr>
            <w:r>
              <w:rPr>
                <w:lang w:val="en-IN"/>
              </w:rPr>
              <w:t xml:space="preserve">LoggedInUser:AccountID </w:t>
            </w:r>
            <w:r w:rsidRPr="00E81E61">
              <w:rPr>
                <w:lang w:val="en-IN"/>
              </w:rPr>
              <w:sym w:font="Wingdings" w:char="F0E0"/>
            </w:r>
            <w:r w:rsidR="009B50D8">
              <w:rPr>
                <w:lang w:val="en-IN"/>
              </w:rPr>
              <w:t>from</w:t>
            </w:r>
            <w:r>
              <w:rPr>
                <w:lang w:val="en-IN"/>
              </w:rPr>
              <w:t>AccountID</w:t>
            </w:r>
          </w:p>
          <w:p w14:paraId="06435F52" w14:textId="04E7B732" w:rsidR="0078486A" w:rsidRDefault="0078486A" w:rsidP="0078486A">
            <w:pPr>
              <w:rPr>
                <w:lang w:val="en-IN"/>
              </w:rPr>
            </w:pPr>
            <w:r>
              <w:rPr>
                <w:lang w:val="en-IN"/>
              </w:rPr>
              <w:t xml:space="preserve">LoggedInUser:EmployeeID </w:t>
            </w:r>
            <w:r w:rsidRPr="00E81E61">
              <w:rPr>
                <w:lang w:val="en-IN"/>
              </w:rPr>
              <w:sym w:font="Wingdings" w:char="F0E0"/>
            </w:r>
            <w:r w:rsidR="009B50D8">
              <w:rPr>
                <w:lang w:val="en-IN"/>
              </w:rPr>
              <w:t>from</w:t>
            </w:r>
            <w:r>
              <w:rPr>
                <w:lang w:val="en-IN"/>
              </w:rPr>
              <w:t>EmployeeID</w:t>
            </w:r>
          </w:p>
          <w:p w14:paraId="61AC8E0D" w14:textId="77777777" w:rsidR="0078486A" w:rsidRPr="00672ABE" w:rsidRDefault="0078486A" w:rsidP="0078486A">
            <w:pPr>
              <w:rPr>
                <w:b/>
                <w:bCs/>
                <w:lang w:val="en-IN"/>
              </w:rPr>
            </w:pPr>
          </w:p>
          <w:p w14:paraId="33D26A94" w14:textId="04CF786E" w:rsidR="0078486A" w:rsidRDefault="0078486A" w:rsidP="0078486A">
            <w:pPr>
              <w:rPr>
                <w:lang w:val="en-IN"/>
              </w:rPr>
            </w:pPr>
            <w:r>
              <w:rPr>
                <w:lang w:val="en-IN"/>
              </w:rPr>
              <w:t>“Customer / Vendor” searchbox: AccountID</w:t>
            </w:r>
            <w:r w:rsidRPr="00E81E61">
              <w:rPr>
                <w:lang w:val="en-IN"/>
              </w:rPr>
              <w:sym w:font="Wingdings" w:char="F0E0"/>
            </w:r>
            <w:r w:rsidR="009B50D8">
              <w:rPr>
                <w:lang w:val="en-IN"/>
              </w:rPr>
              <w:t>to</w:t>
            </w:r>
            <w:r>
              <w:rPr>
                <w:lang w:val="en-IN"/>
              </w:rPr>
              <w:t>AccountID</w:t>
            </w:r>
          </w:p>
          <w:p w14:paraId="2A4F9226" w14:textId="77777777" w:rsidR="0078486A" w:rsidRDefault="0078486A" w:rsidP="0078486A">
            <w:pPr>
              <w:rPr>
                <w:lang w:val="en-IN"/>
              </w:rPr>
            </w:pPr>
          </w:p>
          <w:p w14:paraId="49A6823D" w14:textId="02F056D5" w:rsidR="0078486A" w:rsidRDefault="0078486A" w:rsidP="0078486A">
            <w:pPr>
              <w:rPr>
                <w:lang w:val="en-IN"/>
              </w:rPr>
            </w:pPr>
            <w:r>
              <w:rPr>
                <w:lang w:val="en-IN"/>
              </w:rPr>
              <w:t>“Customer / Vendor” SearchBox:</w:t>
            </w:r>
            <w:r w:rsidR="00A24677">
              <w:rPr>
                <w:lang w:val="en-IN"/>
              </w:rPr>
              <w:t xml:space="preserve">OwnerID </w:t>
            </w:r>
            <w:r w:rsidRPr="00E81E61">
              <w:rPr>
                <w:lang w:val="en-IN"/>
              </w:rPr>
              <w:sym w:font="Wingdings" w:char="F0E0"/>
            </w:r>
            <w:r>
              <w:rPr>
                <w:lang w:val="en-IN"/>
              </w:rPr>
              <w:t xml:space="preserve"> </w:t>
            </w:r>
            <w:r w:rsidR="009B50D8">
              <w:rPr>
                <w:lang w:val="en-IN"/>
              </w:rPr>
              <w:t>ToC</w:t>
            </w:r>
            <w:r>
              <w:rPr>
                <w:lang w:val="en-IN"/>
              </w:rPr>
              <w:t>ustomer</w:t>
            </w:r>
            <w:r w:rsidR="009B50D8">
              <w:rPr>
                <w:lang w:val="en-IN"/>
              </w:rPr>
              <w:t>ID</w:t>
            </w:r>
          </w:p>
          <w:p w14:paraId="019294B4" w14:textId="77777777" w:rsidR="00A95E0C" w:rsidRDefault="00A95E0C" w:rsidP="00A95E0C">
            <w:pPr>
              <w:rPr>
                <w:lang w:val="en-IN"/>
              </w:rPr>
            </w:pPr>
          </w:p>
        </w:tc>
      </w:tr>
      <w:tr w:rsidR="00A95E0C" w14:paraId="7E31012E" w14:textId="77777777" w:rsidTr="00050675">
        <w:tc>
          <w:tcPr>
            <w:tcW w:w="4508" w:type="dxa"/>
          </w:tcPr>
          <w:p w14:paraId="7E006F5C" w14:textId="77777777" w:rsidR="00A95E0C" w:rsidRPr="00050675" w:rsidRDefault="00A95E0C" w:rsidP="00A95E0C">
            <w:pPr>
              <w:rPr>
                <w:lang w:val="en-IN"/>
              </w:rPr>
            </w:pPr>
          </w:p>
        </w:tc>
        <w:tc>
          <w:tcPr>
            <w:tcW w:w="4508" w:type="dxa"/>
          </w:tcPr>
          <w:p w14:paraId="71BD173A" w14:textId="77777777" w:rsidR="00A95E0C" w:rsidRDefault="00A95E0C" w:rsidP="00A95E0C">
            <w:pPr>
              <w:rPr>
                <w:lang w:val="en-IN"/>
              </w:rPr>
            </w:pPr>
          </w:p>
        </w:tc>
      </w:tr>
    </w:tbl>
    <w:p w14:paraId="13CD1D9F" w14:textId="77777777" w:rsidR="00CB7BCC" w:rsidRDefault="00CB7BCC" w:rsidP="00DB2824">
      <w:pPr>
        <w:spacing w:after="0" w:line="240" w:lineRule="auto"/>
        <w:rPr>
          <w:lang w:val="en-IN"/>
        </w:rPr>
      </w:pPr>
      <w:bookmarkStart w:id="398" w:name="_Ref39509614"/>
    </w:p>
    <w:p w14:paraId="46B0124E" w14:textId="7733A851" w:rsidR="00050675" w:rsidRDefault="00FE602A" w:rsidP="00DB2824">
      <w:pPr>
        <w:spacing w:after="0" w:line="240" w:lineRule="auto"/>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bookmarkEnd w:id="398"/>
    </w:p>
    <w:p w14:paraId="6791DCEF" w14:textId="77777777" w:rsidR="009E6D03" w:rsidRPr="005B7107" w:rsidRDefault="009E6D03" w:rsidP="005B7107">
      <w:pPr>
        <w:rPr>
          <w:lang w:val="en-IN"/>
        </w:rPr>
      </w:pPr>
    </w:p>
    <w:tbl>
      <w:tblPr>
        <w:tblStyle w:val="TableGrid"/>
        <w:tblW w:w="0" w:type="auto"/>
        <w:tblLook w:val="04A0" w:firstRow="1" w:lastRow="0" w:firstColumn="1" w:lastColumn="0" w:noHBand="0" w:noVBand="1"/>
      </w:tblPr>
      <w:tblGrid>
        <w:gridCol w:w="4508"/>
        <w:gridCol w:w="4508"/>
      </w:tblGrid>
      <w:tr w:rsidR="004A3422" w14:paraId="3357A3EE" w14:textId="77777777" w:rsidTr="00FE602A">
        <w:tc>
          <w:tcPr>
            <w:tcW w:w="4508" w:type="dxa"/>
          </w:tcPr>
          <w:p w14:paraId="5FB06611" w14:textId="55B761E6" w:rsidR="004A3422" w:rsidRPr="00DB2824" w:rsidRDefault="00CB7BCC" w:rsidP="004A3422">
            <w:pPr>
              <w:rPr>
                <w:b/>
                <w:bCs/>
                <w:lang w:val="en-IN"/>
              </w:rPr>
            </w:pPr>
            <w:r w:rsidRPr="00DB2824">
              <w:rPr>
                <w:b/>
                <w:bCs/>
                <w:lang w:val="en-IN"/>
              </w:rPr>
              <w:t>API</w:t>
            </w:r>
          </w:p>
        </w:tc>
        <w:tc>
          <w:tcPr>
            <w:tcW w:w="4508" w:type="dxa"/>
          </w:tcPr>
          <w:p w14:paraId="0D488D0B" w14:textId="4408FAB5" w:rsidR="004A3422" w:rsidRDefault="004A3422" w:rsidP="004A3422">
            <w:pPr>
              <w:rPr>
                <w:lang w:val="en-IN"/>
              </w:rPr>
            </w:pPr>
            <w:r>
              <w:rPr>
                <w:b/>
                <w:bCs/>
                <w:lang w:val="en-IN"/>
              </w:rPr>
              <w:t>THE FIELDS NEED CLARIFICATION</w:t>
            </w:r>
          </w:p>
        </w:tc>
      </w:tr>
      <w:tr w:rsidR="004A3422" w14:paraId="27819F36" w14:textId="77777777" w:rsidTr="00FE602A">
        <w:tc>
          <w:tcPr>
            <w:tcW w:w="4508" w:type="dxa"/>
          </w:tcPr>
          <w:p w14:paraId="2210ADAB" w14:textId="77777777" w:rsidR="004A3422" w:rsidRPr="00FE602A" w:rsidRDefault="004A3422" w:rsidP="004A3422">
            <w:pPr>
              <w:rPr>
                <w:lang w:val="en-IN"/>
              </w:rPr>
            </w:pPr>
            <w:r w:rsidRPr="00FE602A">
              <w:rPr>
                <w:lang w:val="en-IN"/>
              </w:rPr>
              <w:t>{</w:t>
            </w:r>
          </w:p>
          <w:p w14:paraId="74E33A88" w14:textId="77777777" w:rsidR="004A3422" w:rsidRPr="00FE602A" w:rsidRDefault="004A3422" w:rsidP="004A3422">
            <w:pPr>
              <w:rPr>
                <w:lang w:val="en-IN"/>
              </w:rPr>
            </w:pPr>
            <w:r w:rsidRPr="00FE602A">
              <w:rPr>
                <w:lang w:val="en-IN"/>
              </w:rPr>
              <w:t xml:space="preserve">  "cgst": 0,</w:t>
            </w:r>
          </w:p>
          <w:p w14:paraId="4C496333" w14:textId="77777777" w:rsidR="004A3422" w:rsidRPr="00FE602A" w:rsidRDefault="004A3422" w:rsidP="004A3422">
            <w:pPr>
              <w:rPr>
                <w:lang w:val="en-IN"/>
              </w:rPr>
            </w:pPr>
            <w:r w:rsidRPr="00FE602A">
              <w:rPr>
                <w:lang w:val="en-IN"/>
              </w:rPr>
              <w:t xml:space="preserve">  "date": "2020-05-04T12:49:05.916Z",</w:t>
            </w:r>
          </w:p>
          <w:p w14:paraId="366F75AB" w14:textId="77777777" w:rsidR="004A3422" w:rsidRPr="00FE602A" w:rsidRDefault="004A3422" w:rsidP="004A3422">
            <w:pPr>
              <w:rPr>
                <w:lang w:val="en-IN"/>
              </w:rPr>
            </w:pPr>
            <w:r w:rsidRPr="00FE602A">
              <w:rPr>
                <w:lang w:val="en-IN"/>
              </w:rPr>
              <w:t xml:space="preserve">  "extra": 0,</w:t>
            </w:r>
          </w:p>
          <w:p w14:paraId="6D01E84D" w14:textId="77777777" w:rsidR="004A3422" w:rsidRPr="00FE602A" w:rsidRDefault="004A3422" w:rsidP="004A3422">
            <w:pPr>
              <w:rPr>
                <w:lang w:val="en-IN"/>
              </w:rPr>
            </w:pPr>
            <w:r w:rsidRPr="00FE602A">
              <w:rPr>
                <w:lang w:val="en-IN"/>
              </w:rPr>
              <w:t xml:space="preserve">  "igst": 0,</w:t>
            </w:r>
          </w:p>
          <w:p w14:paraId="7D39C13D" w14:textId="77777777" w:rsidR="004A3422" w:rsidRPr="00FE602A" w:rsidRDefault="004A3422" w:rsidP="004A3422">
            <w:pPr>
              <w:rPr>
                <w:lang w:val="en-IN"/>
              </w:rPr>
            </w:pPr>
            <w:r w:rsidRPr="00FE602A">
              <w:rPr>
                <w:lang w:val="en-IN"/>
              </w:rPr>
              <w:t xml:space="preserve">  "includeInCalc": true,</w:t>
            </w:r>
          </w:p>
          <w:p w14:paraId="2BB73753" w14:textId="77777777" w:rsidR="004A3422" w:rsidRPr="00FE602A" w:rsidRDefault="004A3422" w:rsidP="004A3422">
            <w:pPr>
              <w:rPr>
                <w:lang w:val="en-IN"/>
              </w:rPr>
            </w:pPr>
            <w:r w:rsidRPr="00FE602A">
              <w:rPr>
                <w:lang w:val="en-IN"/>
              </w:rPr>
              <w:t xml:space="preserve">  "includeInReport": true,</w:t>
            </w:r>
          </w:p>
          <w:p w14:paraId="2ED22FDD" w14:textId="77777777" w:rsidR="004A3422" w:rsidRPr="00FE602A" w:rsidRDefault="004A3422" w:rsidP="004A3422">
            <w:pPr>
              <w:rPr>
                <w:lang w:val="en-IN"/>
              </w:rPr>
            </w:pPr>
            <w:r w:rsidRPr="00FE602A">
              <w:rPr>
                <w:lang w:val="en-IN"/>
              </w:rPr>
              <w:t xml:space="preserve">  "invoiceID": 0,</w:t>
            </w:r>
          </w:p>
          <w:p w14:paraId="5082FA6A" w14:textId="77777777" w:rsidR="004A3422" w:rsidRPr="00FE602A" w:rsidRDefault="004A3422" w:rsidP="004A3422">
            <w:pPr>
              <w:rPr>
                <w:lang w:val="en-IN"/>
              </w:rPr>
            </w:pPr>
            <w:r w:rsidRPr="00FE602A">
              <w:rPr>
                <w:lang w:val="en-IN"/>
              </w:rPr>
              <w:t xml:space="preserve">  "invoiceNo": "string",</w:t>
            </w:r>
          </w:p>
          <w:p w14:paraId="4BCD9923" w14:textId="77777777" w:rsidR="004A3422" w:rsidRPr="00FE602A" w:rsidRDefault="004A3422" w:rsidP="004A3422">
            <w:pPr>
              <w:rPr>
                <w:lang w:val="en-IN"/>
              </w:rPr>
            </w:pPr>
            <w:r w:rsidRPr="00FE602A">
              <w:rPr>
                <w:lang w:val="en-IN"/>
              </w:rPr>
              <w:t xml:space="preserve">  "note": "string",</w:t>
            </w:r>
          </w:p>
          <w:p w14:paraId="2978AB62" w14:textId="77777777" w:rsidR="004A3422" w:rsidRPr="00FE602A" w:rsidRDefault="004A3422" w:rsidP="004A3422">
            <w:pPr>
              <w:rPr>
                <w:lang w:val="en-IN"/>
              </w:rPr>
            </w:pPr>
            <w:r w:rsidRPr="00FE602A">
              <w:rPr>
                <w:lang w:val="en-IN"/>
              </w:rPr>
              <w:t xml:space="preserve">  "orderAmount": 0,</w:t>
            </w:r>
          </w:p>
          <w:p w14:paraId="15539603" w14:textId="77777777" w:rsidR="004A3422" w:rsidRPr="00FE602A" w:rsidRDefault="004A3422" w:rsidP="004A3422">
            <w:pPr>
              <w:rPr>
                <w:lang w:val="en-IN"/>
              </w:rPr>
            </w:pPr>
            <w:r w:rsidRPr="00FE602A">
              <w:rPr>
                <w:lang w:val="en-IN"/>
              </w:rPr>
              <w:t xml:space="preserve">  "sgst": 0,</w:t>
            </w:r>
          </w:p>
          <w:p w14:paraId="42AEA889" w14:textId="77777777" w:rsidR="004A3422" w:rsidRPr="00FE602A" w:rsidRDefault="004A3422" w:rsidP="004A3422">
            <w:pPr>
              <w:rPr>
                <w:lang w:val="en-IN"/>
              </w:rPr>
            </w:pPr>
            <w:r w:rsidRPr="00FE602A">
              <w:rPr>
                <w:lang w:val="en-IN"/>
              </w:rPr>
              <w:t xml:space="preserve">  "toAccountId": 0,</w:t>
            </w:r>
          </w:p>
          <w:p w14:paraId="4184797E" w14:textId="77777777" w:rsidR="004A3422" w:rsidRPr="00FE602A" w:rsidRDefault="004A3422" w:rsidP="004A3422">
            <w:pPr>
              <w:rPr>
                <w:lang w:val="en-IN"/>
              </w:rPr>
            </w:pPr>
            <w:r w:rsidRPr="00FE602A">
              <w:rPr>
                <w:lang w:val="en-IN"/>
              </w:rPr>
              <w:t xml:space="preserve">  "toCustomerId": "string",</w:t>
            </w:r>
          </w:p>
          <w:p w14:paraId="1235BBEE" w14:textId="77777777" w:rsidR="004A3422" w:rsidRPr="00FE602A" w:rsidRDefault="004A3422" w:rsidP="004A3422">
            <w:pPr>
              <w:rPr>
                <w:lang w:val="en-IN"/>
              </w:rPr>
            </w:pPr>
            <w:r w:rsidRPr="00FE602A">
              <w:rPr>
                <w:lang w:val="en-IN"/>
              </w:rPr>
              <w:t xml:space="preserve">  "totalAmount": 0</w:t>
            </w:r>
          </w:p>
          <w:p w14:paraId="4438BF7F" w14:textId="3277552E" w:rsidR="004A3422" w:rsidRDefault="004A3422" w:rsidP="004A3422">
            <w:pPr>
              <w:rPr>
                <w:lang w:val="en-IN"/>
              </w:rPr>
            </w:pPr>
            <w:r w:rsidRPr="00FE602A">
              <w:rPr>
                <w:lang w:val="en-IN"/>
              </w:rPr>
              <w:t>}</w:t>
            </w:r>
          </w:p>
        </w:tc>
        <w:tc>
          <w:tcPr>
            <w:tcW w:w="4508" w:type="dxa"/>
          </w:tcPr>
          <w:p w14:paraId="2786C29A" w14:textId="77777777" w:rsidR="004A3422" w:rsidRPr="00672ABE" w:rsidRDefault="004A3422" w:rsidP="004A3422">
            <w:pPr>
              <w:rPr>
                <w:b/>
                <w:bCs/>
                <w:lang w:val="en-IN"/>
              </w:rPr>
            </w:pPr>
            <w:r w:rsidRPr="00672ABE">
              <w:rPr>
                <w:b/>
                <w:bCs/>
                <w:lang w:val="en-IN"/>
              </w:rPr>
              <w:t xml:space="preserve">Do not pass (as you may not have): </w:t>
            </w:r>
          </w:p>
          <w:p w14:paraId="77E46768" w14:textId="1C3947D4" w:rsidR="004A3422" w:rsidRDefault="004A3422" w:rsidP="004A3422">
            <w:pPr>
              <w:rPr>
                <w:lang w:val="en-IN"/>
              </w:rPr>
            </w:pPr>
            <w:r>
              <w:rPr>
                <w:lang w:val="en-IN"/>
              </w:rPr>
              <w:t>“</w:t>
            </w:r>
            <w:r w:rsidR="00CB7BCC" w:rsidRPr="00FE602A">
              <w:rPr>
                <w:lang w:val="en-IN"/>
              </w:rPr>
              <w:t>invoiceID</w:t>
            </w:r>
            <w:r>
              <w:rPr>
                <w:lang w:val="en-IN"/>
              </w:rPr>
              <w:t>”</w:t>
            </w:r>
          </w:p>
          <w:p w14:paraId="105FFC57" w14:textId="77777777" w:rsidR="004A3422" w:rsidRDefault="004A3422" w:rsidP="004A3422">
            <w:pPr>
              <w:rPr>
                <w:lang w:val="en-IN"/>
              </w:rPr>
            </w:pPr>
          </w:p>
          <w:p w14:paraId="4D605D50" w14:textId="77777777" w:rsidR="004A3422" w:rsidRDefault="004A3422" w:rsidP="004A3422">
            <w:pPr>
              <w:rPr>
                <w:b/>
                <w:bCs/>
                <w:lang w:val="en-IN"/>
              </w:rPr>
            </w:pPr>
            <w:r w:rsidRPr="00672ABE">
              <w:rPr>
                <w:b/>
                <w:bCs/>
                <w:lang w:val="en-IN"/>
              </w:rPr>
              <w:t xml:space="preserve">Mapping (UI to API) </w:t>
            </w:r>
          </w:p>
          <w:p w14:paraId="2C1A9179" w14:textId="78E6F838" w:rsidR="004A3422" w:rsidRDefault="004A3422" w:rsidP="004A3422">
            <w:pPr>
              <w:rPr>
                <w:lang w:val="en-IN"/>
              </w:rPr>
            </w:pPr>
            <w:r>
              <w:rPr>
                <w:lang w:val="en-IN"/>
              </w:rPr>
              <w:t>“</w:t>
            </w:r>
            <w:r w:rsidR="00D940C5">
              <w:rPr>
                <w:lang w:val="en-IN"/>
              </w:rPr>
              <w:t>Supplier</w:t>
            </w:r>
            <w:r>
              <w:rPr>
                <w:lang w:val="en-IN"/>
              </w:rPr>
              <w:t xml:space="preserve"> / Vendor” searchbox: AccountID</w:t>
            </w:r>
            <w:r w:rsidRPr="00E81E61">
              <w:rPr>
                <w:lang w:val="en-IN"/>
              </w:rPr>
              <w:sym w:font="Wingdings" w:char="F0E0"/>
            </w:r>
            <w:r>
              <w:rPr>
                <w:lang w:val="en-IN"/>
              </w:rPr>
              <w:t>toAccountID</w:t>
            </w:r>
          </w:p>
          <w:p w14:paraId="124B9A30" w14:textId="77777777" w:rsidR="004A3422" w:rsidRDefault="004A3422" w:rsidP="004A3422">
            <w:pPr>
              <w:rPr>
                <w:lang w:val="en-IN"/>
              </w:rPr>
            </w:pPr>
          </w:p>
          <w:p w14:paraId="7966E4FF" w14:textId="593FE6AB" w:rsidR="004A3422" w:rsidRDefault="004A3422" w:rsidP="004A3422">
            <w:pPr>
              <w:rPr>
                <w:lang w:val="en-IN"/>
              </w:rPr>
            </w:pPr>
            <w:r>
              <w:rPr>
                <w:lang w:val="en-IN"/>
              </w:rPr>
              <w:t>“</w:t>
            </w:r>
            <w:r w:rsidR="00D940C5">
              <w:rPr>
                <w:lang w:val="en-IN"/>
              </w:rPr>
              <w:t>Supplier</w:t>
            </w:r>
            <w:r>
              <w:rPr>
                <w:lang w:val="en-IN"/>
              </w:rPr>
              <w:t xml:space="preserve"> / Vendor” SearchBox:</w:t>
            </w:r>
            <w:r w:rsidR="005B4D15">
              <w:rPr>
                <w:lang w:val="en-IN"/>
              </w:rPr>
              <w:t xml:space="preserve">OwnerID </w:t>
            </w:r>
            <w:r w:rsidRPr="00E81E61">
              <w:rPr>
                <w:lang w:val="en-IN"/>
              </w:rPr>
              <w:sym w:font="Wingdings" w:char="F0E0"/>
            </w:r>
            <w:r>
              <w:rPr>
                <w:lang w:val="en-IN"/>
              </w:rPr>
              <w:t xml:space="preserve"> ToCustomerID</w:t>
            </w:r>
          </w:p>
          <w:p w14:paraId="50174367" w14:textId="77777777" w:rsidR="004A3422" w:rsidRDefault="004A3422" w:rsidP="004A3422">
            <w:pPr>
              <w:rPr>
                <w:lang w:val="en-IN"/>
              </w:rPr>
            </w:pPr>
          </w:p>
        </w:tc>
      </w:tr>
    </w:tbl>
    <w:p w14:paraId="0E2AD398" w14:textId="77777777" w:rsidR="00FE602A" w:rsidRDefault="00FE602A" w:rsidP="00DD59A0">
      <w:pPr>
        <w:rPr>
          <w:lang w:val="en-IN"/>
        </w:rPr>
      </w:pPr>
    </w:p>
    <w:p w14:paraId="65EE85F6" w14:textId="77777777" w:rsidR="00FE602A" w:rsidRPr="005B7107" w:rsidRDefault="00FE602A" w:rsidP="00DB2824">
      <w:pPr>
        <w:rPr>
          <w:lang w:val="en-IN"/>
        </w:rPr>
      </w:pPr>
    </w:p>
    <w:p w14:paraId="6051C7A9" w14:textId="3C602B20" w:rsidR="00C803B1" w:rsidRDefault="00C803B1" w:rsidP="00C803B1">
      <w:pPr>
        <w:pStyle w:val="Heading2"/>
        <w:rPr>
          <w:lang w:val="en-IN"/>
        </w:rPr>
      </w:pPr>
      <w:bookmarkStart w:id="399" w:name="_Ref39509717"/>
      <w:r w:rsidRPr="00C803B1">
        <w:rPr>
          <w:lang w:val="en-IN"/>
        </w:rPr>
        <w:t>/employee/createEmployee</w:t>
      </w:r>
      <w:bookmarkEnd w:id="399"/>
    </w:p>
    <w:tbl>
      <w:tblPr>
        <w:tblStyle w:val="TableGrid"/>
        <w:tblW w:w="13524" w:type="dxa"/>
        <w:tblLook w:val="04A0" w:firstRow="1" w:lastRow="0" w:firstColumn="1" w:lastColumn="0" w:noHBand="0" w:noVBand="1"/>
      </w:tblPr>
      <w:tblGrid>
        <w:gridCol w:w="4508"/>
        <w:gridCol w:w="4508"/>
        <w:gridCol w:w="4508"/>
      </w:tblGrid>
      <w:tr w:rsidR="006D6E00" w14:paraId="59146302" w14:textId="77777777" w:rsidTr="006D6E00">
        <w:tc>
          <w:tcPr>
            <w:tcW w:w="4508" w:type="dxa"/>
          </w:tcPr>
          <w:p w14:paraId="7E7947E7" w14:textId="15E206EE" w:rsidR="006D6E00" w:rsidRPr="00DB2824" w:rsidRDefault="00A3220A" w:rsidP="006D6E00">
            <w:pPr>
              <w:rPr>
                <w:b/>
                <w:bCs/>
                <w:lang w:val="en-IN"/>
              </w:rPr>
            </w:pPr>
            <w:r w:rsidRPr="00DB2824">
              <w:rPr>
                <w:b/>
                <w:bCs/>
                <w:lang w:val="en-IN"/>
              </w:rPr>
              <w:t>API</w:t>
            </w:r>
          </w:p>
        </w:tc>
        <w:tc>
          <w:tcPr>
            <w:tcW w:w="4508" w:type="dxa"/>
          </w:tcPr>
          <w:p w14:paraId="0FC01B96" w14:textId="632597F7" w:rsidR="006D6E00" w:rsidRDefault="006D6E00" w:rsidP="006D6E00">
            <w:pPr>
              <w:rPr>
                <w:lang w:val="en-IN"/>
              </w:rPr>
            </w:pPr>
            <w:r>
              <w:rPr>
                <w:b/>
                <w:bCs/>
                <w:lang w:val="en-IN"/>
              </w:rPr>
              <w:t>THE FIELDS NEED CLARIFICATION</w:t>
            </w:r>
          </w:p>
        </w:tc>
        <w:tc>
          <w:tcPr>
            <w:tcW w:w="4508" w:type="dxa"/>
          </w:tcPr>
          <w:p w14:paraId="0DC85292" w14:textId="28599544" w:rsidR="006D6E00" w:rsidRDefault="006D6E00" w:rsidP="006D6E00">
            <w:pPr>
              <w:rPr>
                <w:lang w:val="en-IN"/>
              </w:rPr>
            </w:pPr>
          </w:p>
        </w:tc>
      </w:tr>
      <w:tr w:rsidR="006D6E00" w14:paraId="5A19006B" w14:textId="77777777" w:rsidTr="006D6E00">
        <w:tc>
          <w:tcPr>
            <w:tcW w:w="4508" w:type="dxa"/>
          </w:tcPr>
          <w:p w14:paraId="21D79A1D" w14:textId="77777777" w:rsidR="006D6E00" w:rsidRPr="00532B09" w:rsidRDefault="006D6E00" w:rsidP="006D6E00">
            <w:pPr>
              <w:rPr>
                <w:lang w:val="en-IN"/>
              </w:rPr>
            </w:pPr>
            <w:r w:rsidRPr="00532B09">
              <w:rPr>
                <w:lang w:val="en-IN"/>
              </w:rPr>
              <w:t>{</w:t>
            </w:r>
          </w:p>
          <w:p w14:paraId="674015E9" w14:textId="77777777" w:rsidR="006D6E00" w:rsidRPr="00532B09" w:rsidRDefault="006D6E00" w:rsidP="006D6E00">
            <w:pPr>
              <w:rPr>
                <w:lang w:val="en-IN"/>
              </w:rPr>
            </w:pPr>
            <w:r w:rsidRPr="00532B09">
              <w:rPr>
                <w:lang w:val="en-IN"/>
              </w:rPr>
              <w:t xml:space="preserve">  "currentAccountBalance": 0,</w:t>
            </w:r>
          </w:p>
          <w:p w14:paraId="20958182" w14:textId="77777777" w:rsidR="006D6E00" w:rsidRPr="00532B09" w:rsidRDefault="006D6E00" w:rsidP="006D6E00">
            <w:pPr>
              <w:rPr>
                <w:lang w:val="en-IN"/>
              </w:rPr>
            </w:pPr>
            <w:r w:rsidRPr="00532B09">
              <w:rPr>
                <w:lang w:val="en-IN"/>
              </w:rPr>
              <w:t xml:space="preserve">  "currentsalarybalance": 0,</w:t>
            </w:r>
          </w:p>
          <w:p w14:paraId="2296275A" w14:textId="77777777" w:rsidR="006D6E00" w:rsidRPr="00532B09" w:rsidRDefault="006D6E00" w:rsidP="006D6E00">
            <w:pPr>
              <w:rPr>
                <w:lang w:val="en-IN"/>
              </w:rPr>
            </w:pPr>
            <w:r w:rsidRPr="00532B09">
              <w:rPr>
                <w:lang w:val="en-IN"/>
              </w:rPr>
              <w:t xml:space="preserve">  "employeeId": "string",</w:t>
            </w:r>
          </w:p>
          <w:p w14:paraId="75707A57" w14:textId="77777777" w:rsidR="006D6E00" w:rsidRPr="00532B09" w:rsidRDefault="006D6E00" w:rsidP="006D6E00">
            <w:pPr>
              <w:rPr>
                <w:lang w:val="en-IN"/>
              </w:rPr>
            </w:pPr>
            <w:r w:rsidRPr="00532B09">
              <w:rPr>
                <w:lang w:val="en-IN"/>
              </w:rPr>
              <w:t xml:space="preserve">  "first": "string",</w:t>
            </w:r>
          </w:p>
          <w:p w14:paraId="771242DB" w14:textId="77777777" w:rsidR="006D6E00" w:rsidRPr="00532B09" w:rsidRDefault="006D6E00" w:rsidP="006D6E00">
            <w:pPr>
              <w:rPr>
                <w:lang w:val="en-IN"/>
              </w:rPr>
            </w:pPr>
            <w:r w:rsidRPr="00532B09">
              <w:rPr>
                <w:lang w:val="en-IN"/>
              </w:rPr>
              <w:t xml:space="preserve">  "initialSalaryBalance": 0,</w:t>
            </w:r>
          </w:p>
          <w:p w14:paraId="129BB117" w14:textId="77777777" w:rsidR="006D6E00" w:rsidRPr="00532B09" w:rsidRDefault="006D6E00" w:rsidP="006D6E00">
            <w:pPr>
              <w:rPr>
                <w:lang w:val="en-IN"/>
              </w:rPr>
            </w:pPr>
            <w:r w:rsidRPr="00532B09">
              <w:rPr>
                <w:lang w:val="en-IN"/>
              </w:rPr>
              <w:t xml:space="preserve">  "last": "string",</w:t>
            </w:r>
          </w:p>
          <w:p w14:paraId="79E577A0" w14:textId="77777777" w:rsidR="006D6E00" w:rsidRPr="00532B09" w:rsidRDefault="006D6E00" w:rsidP="006D6E00">
            <w:pPr>
              <w:rPr>
                <w:lang w:val="en-IN"/>
              </w:rPr>
            </w:pPr>
            <w:r w:rsidRPr="00532B09">
              <w:rPr>
                <w:lang w:val="en-IN"/>
              </w:rPr>
              <w:t xml:space="preserve">  "lastsalarybalance": 0,</w:t>
            </w:r>
          </w:p>
          <w:p w14:paraId="732B1EC5" w14:textId="77777777" w:rsidR="006D6E00" w:rsidRPr="00532B09" w:rsidRDefault="006D6E00" w:rsidP="006D6E00">
            <w:pPr>
              <w:rPr>
                <w:lang w:val="en-IN"/>
              </w:rPr>
            </w:pPr>
            <w:r w:rsidRPr="00532B09">
              <w:rPr>
                <w:lang w:val="en-IN"/>
              </w:rPr>
              <w:t xml:space="preserve">  "loginusername": "string",</w:t>
            </w:r>
          </w:p>
          <w:p w14:paraId="58487043" w14:textId="77777777" w:rsidR="006D6E00" w:rsidRPr="00532B09" w:rsidRDefault="006D6E00" w:rsidP="006D6E00">
            <w:pPr>
              <w:rPr>
                <w:lang w:val="en-IN"/>
              </w:rPr>
            </w:pPr>
            <w:r w:rsidRPr="00532B09">
              <w:rPr>
                <w:lang w:val="en-IN"/>
              </w:rPr>
              <w:t xml:space="preserve">  "mobile": "string",</w:t>
            </w:r>
          </w:p>
          <w:p w14:paraId="6E07AE8D" w14:textId="77777777" w:rsidR="006D6E00" w:rsidRPr="00532B09" w:rsidRDefault="006D6E00" w:rsidP="006D6E00">
            <w:pPr>
              <w:rPr>
                <w:lang w:val="en-IN"/>
              </w:rPr>
            </w:pPr>
            <w:r w:rsidRPr="00532B09">
              <w:rPr>
                <w:lang w:val="en-IN"/>
              </w:rPr>
              <w:t xml:space="preserve">  "orgid": 0,</w:t>
            </w:r>
          </w:p>
          <w:p w14:paraId="37C04CDC" w14:textId="77777777" w:rsidR="006D6E00" w:rsidRPr="00532B09" w:rsidRDefault="006D6E00" w:rsidP="006D6E00">
            <w:pPr>
              <w:rPr>
                <w:lang w:val="en-IN"/>
              </w:rPr>
            </w:pPr>
            <w:r w:rsidRPr="00532B09">
              <w:rPr>
                <w:lang w:val="en-IN"/>
              </w:rPr>
              <w:t xml:space="preserve">  "type": "string"</w:t>
            </w:r>
          </w:p>
          <w:p w14:paraId="7E2737DD" w14:textId="675174A7" w:rsidR="006D6E00" w:rsidRDefault="006D6E00" w:rsidP="006D6E00">
            <w:pPr>
              <w:rPr>
                <w:lang w:val="en-IN"/>
              </w:rPr>
            </w:pPr>
            <w:r w:rsidRPr="00532B09">
              <w:rPr>
                <w:lang w:val="en-IN"/>
              </w:rPr>
              <w:t>}</w:t>
            </w:r>
          </w:p>
        </w:tc>
        <w:tc>
          <w:tcPr>
            <w:tcW w:w="4508" w:type="dxa"/>
          </w:tcPr>
          <w:p w14:paraId="3443DC50" w14:textId="77777777" w:rsidR="006D6E00" w:rsidRPr="00672ABE" w:rsidRDefault="006D6E00" w:rsidP="006D6E00">
            <w:pPr>
              <w:rPr>
                <w:b/>
                <w:bCs/>
                <w:lang w:val="en-IN"/>
              </w:rPr>
            </w:pPr>
            <w:r w:rsidRPr="00672ABE">
              <w:rPr>
                <w:b/>
                <w:bCs/>
                <w:lang w:val="en-IN"/>
              </w:rPr>
              <w:t xml:space="preserve">Do not pass (as you may not have): </w:t>
            </w:r>
          </w:p>
          <w:p w14:paraId="2A67AD06" w14:textId="3164E3BB" w:rsidR="006D6E00" w:rsidRDefault="006D6E00" w:rsidP="006D6E00">
            <w:pPr>
              <w:rPr>
                <w:lang w:val="en-IN"/>
              </w:rPr>
            </w:pPr>
            <w:r>
              <w:rPr>
                <w:lang w:val="en-IN"/>
              </w:rPr>
              <w:t>“</w:t>
            </w:r>
            <w:r w:rsidRPr="00532B09">
              <w:rPr>
                <w:lang w:val="en-IN"/>
              </w:rPr>
              <w:t>employeeId</w:t>
            </w:r>
            <w:r>
              <w:rPr>
                <w:lang w:val="en-IN"/>
              </w:rPr>
              <w:t>”</w:t>
            </w:r>
          </w:p>
          <w:p w14:paraId="068152BB" w14:textId="17C90DB8" w:rsidR="00CF0E31" w:rsidRDefault="00CF0E31" w:rsidP="006D6E00">
            <w:pPr>
              <w:rPr>
                <w:lang w:val="en-IN"/>
              </w:rPr>
            </w:pPr>
            <w:r>
              <w:rPr>
                <w:lang w:val="en-IN"/>
              </w:rPr>
              <w:t>“Type”</w:t>
            </w:r>
          </w:p>
          <w:p w14:paraId="66658F5A" w14:textId="4E758A98" w:rsidR="006D6E00" w:rsidRDefault="00933052" w:rsidP="006D6E00">
            <w:pPr>
              <w:rPr>
                <w:lang w:val="en-IN"/>
              </w:rPr>
            </w:pPr>
            <w:r>
              <w:rPr>
                <w:lang w:val="en-IN"/>
              </w:rPr>
              <w:t>“</w:t>
            </w:r>
            <w:r w:rsidRPr="00532B09">
              <w:rPr>
                <w:lang w:val="en-IN"/>
              </w:rPr>
              <w:t>Currentsalarybalance</w:t>
            </w:r>
            <w:r>
              <w:rPr>
                <w:lang w:val="en-IN"/>
              </w:rPr>
              <w:t>”</w:t>
            </w:r>
          </w:p>
          <w:p w14:paraId="0E52BC2B" w14:textId="77777777" w:rsidR="00933052" w:rsidRDefault="00933052" w:rsidP="006D6E00">
            <w:pPr>
              <w:rPr>
                <w:lang w:val="en-IN"/>
              </w:rPr>
            </w:pPr>
          </w:p>
          <w:p w14:paraId="6139572B" w14:textId="77777777" w:rsidR="006D6E00" w:rsidRDefault="006D6E00" w:rsidP="006D6E00">
            <w:pPr>
              <w:rPr>
                <w:b/>
                <w:bCs/>
                <w:lang w:val="en-IN"/>
              </w:rPr>
            </w:pPr>
            <w:r w:rsidRPr="00672ABE">
              <w:rPr>
                <w:b/>
                <w:bCs/>
                <w:lang w:val="en-IN"/>
              </w:rPr>
              <w:t xml:space="preserve">Mapping (UI to API) </w:t>
            </w:r>
          </w:p>
          <w:p w14:paraId="24F2E491" w14:textId="6AB4B3ED" w:rsidR="006D6E00" w:rsidRDefault="005C6269" w:rsidP="005C6269">
            <w:pPr>
              <w:rPr>
                <w:lang w:val="en-IN"/>
              </w:rPr>
            </w:pPr>
            <w:r>
              <w:rPr>
                <w:lang w:val="en-IN"/>
              </w:rPr>
              <w:t>Initial Balance</w:t>
            </w:r>
            <w:r w:rsidR="00980B3B">
              <w:rPr>
                <w:lang w:val="en-IN"/>
              </w:rPr>
              <w:t xml:space="preserve"> </w:t>
            </w:r>
            <w:r w:rsidR="00980B3B" w:rsidRPr="00980B3B">
              <w:rPr>
                <w:lang w:val="en-IN"/>
              </w:rPr>
              <w:sym w:font="Wingdings" w:char="F0E0"/>
            </w:r>
            <w:r w:rsidR="00980B3B">
              <w:rPr>
                <w:lang w:val="en-IN"/>
              </w:rPr>
              <w:t xml:space="preserve"> </w:t>
            </w:r>
            <w:r w:rsidRPr="00532B09">
              <w:rPr>
                <w:lang w:val="en-IN"/>
              </w:rPr>
              <w:t>currentAccountBalance</w:t>
            </w:r>
          </w:p>
          <w:p w14:paraId="40F66B20" w14:textId="1244341C" w:rsidR="005C6269" w:rsidRDefault="009713A5" w:rsidP="005C6269">
            <w:pPr>
              <w:rPr>
                <w:lang w:val="en-IN"/>
              </w:rPr>
            </w:pPr>
            <w:r>
              <w:rPr>
                <w:lang w:val="en-IN"/>
              </w:rPr>
              <w:t>Mobile Number</w:t>
            </w:r>
            <w:r w:rsidR="00980B3B" w:rsidRPr="00980B3B">
              <w:rPr>
                <w:lang w:val="en-IN"/>
              </w:rPr>
              <w:sym w:font="Wingdings" w:char="F0E0"/>
            </w:r>
            <w:r w:rsidR="00980B3B">
              <w:rPr>
                <w:lang w:val="en-IN"/>
              </w:rPr>
              <w:t xml:space="preserve"> </w:t>
            </w:r>
            <w:r w:rsidRPr="00532B09">
              <w:rPr>
                <w:lang w:val="en-IN"/>
              </w:rPr>
              <w:t>loginusername</w:t>
            </w:r>
          </w:p>
          <w:p w14:paraId="3B73E1EE" w14:textId="77777777" w:rsidR="009713A5" w:rsidRDefault="009713A5" w:rsidP="005C6269">
            <w:pPr>
              <w:rPr>
                <w:lang w:val="en-IN"/>
              </w:rPr>
            </w:pPr>
          </w:p>
          <w:p w14:paraId="06FB414E" w14:textId="1DC220E0" w:rsidR="00BB394E" w:rsidRDefault="00BB394E" w:rsidP="005B7107">
            <w:pPr>
              <w:rPr>
                <w:lang w:val="en-IN"/>
              </w:rPr>
            </w:pPr>
          </w:p>
        </w:tc>
        <w:tc>
          <w:tcPr>
            <w:tcW w:w="4508" w:type="dxa"/>
          </w:tcPr>
          <w:p w14:paraId="419707F4" w14:textId="57EF00B7" w:rsidR="006D6E00" w:rsidRDefault="006D6E00" w:rsidP="006D6E00">
            <w:pPr>
              <w:rPr>
                <w:lang w:val="en-IN"/>
              </w:rPr>
            </w:pPr>
          </w:p>
        </w:tc>
      </w:tr>
    </w:tbl>
    <w:p w14:paraId="506349C9" w14:textId="77777777" w:rsidR="0043278E" w:rsidRPr="005B7107" w:rsidRDefault="0043278E" w:rsidP="00DB2824">
      <w:pPr>
        <w:rPr>
          <w:lang w:val="en-IN"/>
        </w:rPr>
      </w:pPr>
    </w:p>
    <w:p w14:paraId="395A0363" w14:textId="055D8659" w:rsidR="001A04D4" w:rsidRDefault="001A04D4" w:rsidP="00DB2824">
      <w:pPr>
        <w:pStyle w:val="Heading2"/>
        <w:rPr>
          <w:lang w:val="en-IN"/>
        </w:rPr>
      </w:pPr>
      <w:bookmarkStart w:id="400" w:name="_Ref39509754"/>
      <w:r w:rsidRPr="001A04D4">
        <w:rPr>
          <w:lang w:val="en-IN"/>
        </w:rPr>
        <w:t>/employee/</w:t>
      </w:r>
      <w:commentRangeStart w:id="401"/>
      <w:r w:rsidRPr="001A04D4">
        <w:rPr>
          <w:lang w:val="en-IN"/>
        </w:rPr>
        <w:t>createEmpSalary</w:t>
      </w:r>
      <w:bookmarkEnd w:id="400"/>
      <w:commentRangeEnd w:id="401"/>
      <w:r w:rsidR="005B7107">
        <w:rPr>
          <w:rStyle w:val="CommentReference"/>
          <w:rFonts w:asciiTheme="minorHAnsi" w:eastAsiaTheme="minorHAnsi" w:hAnsiTheme="minorHAnsi" w:cstheme="minorBidi"/>
          <w:color w:val="auto"/>
        </w:rPr>
        <w:commentReference w:id="401"/>
      </w:r>
    </w:p>
    <w:tbl>
      <w:tblPr>
        <w:tblStyle w:val="TableGrid"/>
        <w:tblW w:w="0" w:type="auto"/>
        <w:tblLook w:val="04A0" w:firstRow="1" w:lastRow="0" w:firstColumn="1" w:lastColumn="0" w:noHBand="0" w:noVBand="1"/>
      </w:tblPr>
      <w:tblGrid>
        <w:gridCol w:w="4508"/>
        <w:gridCol w:w="4508"/>
      </w:tblGrid>
      <w:tr w:rsidR="00A3220A" w14:paraId="674F9506" w14:textId="77777777" w:rsidTr="001A04D4">
        <w:tc>
          <w:tcPr>
            <w:tcW w:w="4508" w:type="dxa"/>
          </w:tcPr>
          <w:p w14:paraId="6B848BCC" w14:textId="31637A2B" w:rsidR="00A3220A" w:rsidRPr="00DB2824" w:rsidRDefault="00AA3A59" w:rsidP="00A3220A">
            <w:pPr>
              <w:rPr>
                <w:b/>
                <w:bCs/>
                <w:lang w:val="en-IN"/>
              </w:rPr>
            </w:pPr>
            <w:r w:rsidRPr="00DB2824">
              <w:rPr>
                <w:b/>
                <w:bCs/>
                <w:lang w:val="en-IN"/>
              </w:rPr>
              <w:t>API</w:t>
            </w:r>
          </w:p>
        </w:tc>
        <w:tc>
          <w:tcPr>
            <w:tcW w:w="4508" w:type="dxa"/>
          </w:tcPr>
          <w:p w14:paraId="56F3F01E" w14:textId="5D1AF60A" w:rsidR="00A3220A" w:rsidRDefault="00A3220A" w:rsidP="00A3220A">
            <w:pPr>
              <w:rPr>
                <w:lang w:val="en-IN"/>
              </w:rPr>
            </w:pPr>
            <w:r>
              <w:rPr>
                <w:b/>
                <w:bCs/>
                <w:lang w:val="en-IN"/>
              </w:rPr>
              <w:t>THE FIELDS NEED CLARIFICATION</w:t>
            </w:r>
          </w:p>
        </w:tc>
      </w:tr>
      <w:tr w:rsidR="00A3220A" w14:paraId="2A38F09F" w14:textId="77777777" w:rsidTr="001A04D4">
        <w:tc>
          <w:tcPr>
            <w:tcW w:w="4508" w:type="dxa"/>
          </w:tcPr>
          <w:p w14:paraId="0CDB7141" w14:textId="77777777" w:rsidR="00426CEC" w:rsidRPr="00426CEC" w:rsidRDefault="00426CEC" w:rsidP="00426CEC">
            <w:pPr>
              <w:rPr>
                <w:lang w:val="en-IN"/>
              </w:rPr>
            </w:pPr>
            <w:r w:rsidRPr="00426CEC">
              <w:rPr>
                <w:lang w:val="en-IN"/>
              </w:rPr>
              <w:t>{</w:t>
            </w:r>
          </w:p>
          <w:p w14:paraId="599489B4" w14:textId="77777777" w:rsidR="00426CEC" w:rsidRPr="00426CEC" w:rsidRDefault="00426CEC" w:rsidP="00426CEC">
            <w:pPr>
              <w:rPr>
                <w:lang w:val="en-IN"/>
              </w:rPr>
            </w:pPr>
            <w:r w:rsidRPr="00426CEC">
              <w:rPr>
                <w:lang w:val="en-IN"/>
              </w:rPr>
              <w:t xml:space="preserve">  "amount": 0,</w:t>
            </w:r>
          </w:p>
          <w:p w14:paraId="327395FC" w14:textId="77777777" w:rsidR="00426CEC" w:rsidRPr="00426CEC" w:rsidRDefault="00426CEC" w:rsidP="00426CEC">
            <w:pPr>
              <w:rPr>
                <w:lang w:val="en-IN"/>
              </w:rPr>
            </w:pPr>
            <w:r w:rsidRPr="00426CEC">
              <w:rPr>
                <w:lang w:val="en-IN"/>
              </w:rPr>
              <w:t xml:space="preserve">  "createdbyId": "string",</w:t>
            </w:r>
          </w:p>
          <w:p w14:paraId="174DA4FD" w14:textId="77777777" w:rsidR="00426CEC" w:rsidRPr="00426CEC" w:rsidRDefault="00426CEC" w:rsidP="00426CEC">
            <w:pPr>
              <w:rPr>
                <w:lang w:val="en-IN"/>
              </w:rPr>
            </w:pPr>
            <w:r w:rsidRPr="00426CEC">
              <w:rPr>
                <w:lang w:val="en-IN"/>
              </w:rPr>
              <w:t xml:space="preserve">  "details": "string",</w:t>
            </w:r>
          </w:p>
          <w:p w14:paraId="18BF397B" w14:textId="77777777" w:rsidR="00426CEC" w:rsidRPr="00426CEC" w:rsidRDefault="00426CEC" w:rsidP="00426CEC">
            <w:pPr>
              <w:rPr>
                <w:lang w:val="en-IN"/>
              </w:rPr>
            </w:pPr>
            <w:r w:rsidRPr="00426CEC">
              <w:rPr>
                <w:lang w:val="en-IN"/>
              </w:rPr>
              <w:t xml:space="preserve">  "includeInCalc": true,</w:t>
            </w:r>
          </w:p>
          <w:p w14:paraId="7B0CE6AB" w14:textId="77777777" w:rsidR="00426CEC" w:rsidRPr="00426CEC" w:rsidRDefault="00426CEC" w:rsidP="00426CEC">
            <w:pPr>
              <w:rPr>
                <w:lang w:val="en-IN"/>
              </w:rPr>
            </w:pPr>
            <w:r w:rsidRPr="00426CEC">
              <w:rPr>
                <w:lang w:val="en-IN"/>
              </w:rPr>
              <w:t xml:space="preserve">  "orgId": 0,</w:t>
            </w:r>
          </w:p>
          <w:p w14:paraId="38FA16CC" w14:textId="77777777" w:rsidR="00426CEC" w:rsidRPr="00426CEC" w:rsidRDefault="00426CEC" w:rsidP="00426CEC">
            <w:pPr>
              <w:rPr>
                <w:lang w:val="en-IN"/>
              </w:rPr>
            </w:pPr>
            <w:r w:rsidRPr="00426CEC">
              <w:rPr>
                <w:lang w:val="en-IN"/>
              </w:rPr>
              <w:t xml:space="preserve">  "salaryID": 0,</w:t>
            </w:r>
          </w:p>
          <w:p w14:paraId="6D496081" w14:textId="77777777" w:rsidR="00426CEC" w:rsidRPr="00426CEC" w:rsidRDefault="00426CEC" w:rsidP="00426CEC">
            <w:pPr>
              <w:rPr>
                <w:lang w:val="en-IN"/>
              </w:rPr>
            </w:pPr>
            <w:r w:rsidRPr="00426CEC">
              <w:rPr>
                <w:lang w:val="en-IN"/>
              </w:rPr>
              <w:t xml:space="preserve">  "toEmployeeID": "string"</w:t>
            </w:r>
          </w:p>
          <w:p w14:paraId="7314F71F" w14:textId="3308313F" w:rsidR="00A3220A" w:rsidRDefault="00426CEC" w:rsidP="00426CEC">
            <w:pPr>
              <w:rPr>
                <w:lang w:val="en-IN"/>
              </w:rPr>
            </w:pPr>
            <w:r w:rsidRPr="00426CEC">
              <w:rPr>
                <w:lang w:val="en-IN"/>
              </w:rPr>
              <w:lastRenderedPageBreak/>
              <w:t>}</w:t>
            </w:r>
          </w:p>
        </w:tc>
        <w:tc>
          <w:tcPr>
            <w:tcW w:w="4508" w:type="dxa"/>
          </w:tcPr>
          <w:p w14:paraId="2EC9E76C" w14:textId="77777777" w:rsidR="00A3220A" w:rsidRPr="00672ABE" w:rsidRDefault="00A3220A" w:rsidP="00A3220A">
            <w:pPr>
              <w:rPr>
                <w:b/>
                <w:bCs/>
                <w:lang w:val="en-IN"/>
              </w:rPr>
            </w:pPr>
            <w:r w:rsidRPr="00672ABE">
              <w:rPr>
                <w:b/>
                <w:bCs/>
                <w:lang w:val="en-IN"/>
              </w:rPr>
              <w:lastRenderedPageBreak/>
              <w:t xml:space="preserve">Do not pass (as you may not have): </w:t>
            </w:r>
          </w:p>
          <w:p w14:paraId="5A2AC2D8" w14:textId="3CF22D11" w:rsidR="00A3220A" w:rsidRDefault="00A3220A" w:rsidP="00A3220A">
            <w:pPr>
              <w:rPr>
                <w:lang w:val="en-IN"/>
              </w:rPr>
            </w:pPr>
            <w:r>
              <w:rPr>
                <w:lang w:val="en-IN"/>
              </w:rPr>
              <w:t>SalaryID</w:t>
            </w:r>
          </w:p>
          <w:p w14:paraId="3581CC89" w14:textId="77777777" w:rsidR="00A3220A" w:rsidRDefault="00A3220A" w:rsidP="00A3220A">
            <w:pPr>
              <w:rPr>
                <w:b/>
                <w:bCs/>
                <w:lang w:val="en-IN"/>
              </w:rPr>
            </w:pPr>
            <w:r w:rsidRPr="00672ABE">
              <w:rPr>
                <w:b/>
                <w:bCs/>
                <w:lang w:val="en-IN"/>
              </w:rPr>
              <w:t xml:space="preserve">Mapping (UI to API) </w:t>
            </w:r>
          </w:p>
          <w:p w14:paraId="0DB7CE33" w14:textId="233F499D" w:rsidR="00AE747E" w:rsidRPr="00DB2824" w:rsidRDefault="00AA3A59" w:rsidP="00DB2824">
            <w:pPr>
              <w:rPr>
                <w:lang w:val="en-IN"/>
              </w:rPr>
            </w:pPr>
            <w:r>
              <w:rPr>
                <w:lang w:val="en-IN"/>
              </w:rPr>
              <w:t>EmployeeID from “Employee Name” Search box</w:t>
            </w:r>
            <w:r w:rsidRPr="00AA3A59">
              <w:rPr>
                <w:lang w:val="en-IN"/>
              </w:rPr>
              <w:sym w:font="Wingdings" w:char="F0E0"/>
            </w:r>
            <w:r>
              <w:rPr>
                <w:lang w:val="en-IN"/>
              </w:rPr>
              <w:t xml:space="preserve"> </w:t>
            </w:r>
            <w:r w:rsidRPr="00E67F0A">
              <w:rPr>
                <w:lang w:val="en-IN"/>
              </w:rPr>
              <w:t xml:space="preserve"> toEmployeeId</w:t>
            </w:r>
            <w:r w:rsidRPr="00532B09">
              <w:rPr>
                <w:lang w:val="en-IN"/>
              </w:rPr>
              <w:t xml:space="preserve"> </w:t>
            </w:r>
          </w:p>
          <w:p w14:paraId="18E5C144" w14:textId="77777777" w:rsidR="00AE747E" w:rsidRDefault="00AE747E" w:rsidP="00A3220A">
            <w:pPr>
              <w:rPr>
                <w:lang w:val="en-IN"/>
              </w:rPr>
            </w:pPr>
          </w:p>
          <w:p w14:paraId="06594857" w14:textId="77777777" w:rsidR="00A3220A" w:rsidRDefault="00A3220A" w:rsidP="005B7107">
            <w:pPr>
              <w:rPr>
                <w:lang w:val="en-IN"/>
              </w:rPr>
            </w:pPr>
          </w:p>
        </w:tc>
      </w:tr>
      <w:tr w:rsidR="00A3220A" w14:paraId="50C77E29" w14:textId="77777777" w:rsidTr="001A04D4">
        <w:tc>
          <w:tcPr>
            <w:tcW w:w="4508" w:type="dxa"/>
          </w:tcPr>
          <w:p w14:paraId="2FD7BB75" w14:textId="77777777" w:rsidR="00A3220A" w:rsidRPr="001A04D4" w:rsidRDefault="00A3220A" w:rsidP="00A3220A">
            <w:pPr>
              <w:rPr>
                <w:lang w:val="en-IN"/>
              </w:rPr>
            </w:pPr>
          </w:p>
        </w:tc>
        <w:tc>
          <w:tcPr>
            <w:tcW w:w="4508" w:type="dxa"/>
          </w:tcPr>
          <w:p w14:paraId="023F485B" w14:textId="77777777" w:rsidR="00A3220A" w:rsidRPr="00672ABE" w:rsidRDefault="00A3220A" w:rsidP="00A3220A">
            <w:pPr>
              <w:rPr>
                <w:b/>
                <w:bCs/>
                <w:lang w:val="en-IN"/>
              </w:rPr>
            </w:pPr>
          </w:p>
        </w:tc>
      </w:tr>
    </w:tbl>
    <w:p w14:paraId="6FF7ABBE" w14:textId="77777777" w:rsidR="001A04D4" w:rsidRPr="005B7107" w:rsidRDefault="001A04D4" w:rsidP="00DB2824">
      <w:pPr>
        <w:rPr>
          <w:lang w:val="en-IN"/>
        </w:rPr>
      </w:pPr>
    </w:p>
    <w:p w14:paraId="5C0765A5" w14:textId="0820D312" w:rsidR="00AE4698" w:rsidRDefault="001A04D4" w:rsidP="001A04D4">
      <w:pPr>
        <w:pStyle w:val="Heading2"/>
        <w:rPr>
          <w:lang w:val="en-IN"/>
        </w:rPr>
      </w:pPr>
      <w:r w:rsidRPr="001A04D4">
        <w:rPr>
          <w:lang w:val="en-IN"/>
        </w:rPr>
        <w:t>/dashboard/buildDashboard</w:t>
      </w:r>
    </w:p>
    <w:p w14:paraId="6E4E05D2" w14:textId="0D18889A" w:rsidR="00E67F0A" w:rsidRDefault="00E67F0A" w:rsidP="00E67F0A">
      <w:pPr>
        <w:rPr>
          <w:lang w:val="en-IN"/>
        </w:rPr>
      </w:pPr>
    </w:p>
    <w:tbl>
      <w:tblPr>
        <w:tblStyle w:val="TableGrid"/>
        <w:tblW w:w="0" w:type="auto"/>
        <w:tblLook w:val="04A0" w:firstRow="1" w:lastRow="0" w:firstColumn="1" w:lastColumn="0" w:noHBand="0" w:noVBand="1"/>
      </w:tblPr>
      <w:tblGrid>
        <w:gridCol w:w="4508"/>
        <w:gridCol w:w="4508"/>
      </w:tblGrid>
      <w:tr w:rsidR="0066292F" w14:paraId="7413E47C" w14:textId="77777777" w:rsidTr="009636BF">
        <w:tc>
          <w:tcPr>
            <w:tcW w:w="4508" w:type="dxa"/>
          </w:tcPr>
          <w:p w14:paraId="78EEC7AD" w14:textId="5B041C82" w:rsidR="0066292F" w:rsidRPr="00DB2824" w:rsidRDefault="0066292F" w:rsidP="0066292F">
            <w:pPr>
              <w:rPr>
                <w:b/>
                <w:bCs/>
                <w:lang w:val="en-IN"/>
              </w:rPr>
            </w:pPr>
            <w:r w:rsidRPr="00DB2824">
              <w:rPr>
                <w:b/>
                <w:bCs/>
                <w:lang w:val="en-IN"/>
              </w:rPr>
              <w:t>API</w:t>
            </w:r>
          </w:p>
        </w:tc>
        <w:tc>
          <w:tcPr>
            <w:tcW w:w="4508" w:type="dxa"/>
          </w:tcPr>
          <w:p w14:paraId="7B6F3367" w14:textId="2FE6A52A" w:rsidR="0066292F" w:rsidRDefault="0066292F" w:rsidP="0066292F">
            <w:pPr>
              <w:rPr>
                <w:lang w:val="en-IN"/>
              </w:rPr>
            </w:pPr>
            <w:r>
              <w:rPr>
                <w:b/>
                <w:bCs/>
                <w:lang w:val="en-IN"/>
              </w:rPr>
              <w:t>THE FIELDS NEED CLARIFICATION</w:t>
            </w:r>
          </w:p>
        </w:tc>
      </w:tr>
      <w:tr w:rsidR="0066292F" w14:paraId="3C6FBD66" w14:textId="77777777" w:rsidTr="009636BF">
        <w:tc>
          <w:tcPr>
            <w:tcW w:w="4508" w:type="dxa"/>
          </w:tcPr>
          <w:p w14:paraId="3A3162CE" w14:textId="5DD61CB8" w:rsidR="0066292F" w:rsidRDefault="0066292F" w:rsidP="0066292F">
            <w:pPr>
              <w:rPr>
                <w:lang w:val="en-IN"/>
              </w:rPr>
            </w:pPr>
            <w:r w:rsidRPr="0066292F">
              <w:rPr>
                <w:lang w:val="en-IN"/>
              </w:rPr>
              <w:t>OrgId</w:t>
            </w:r>
          </w:p>
        </w:tc>
        <w:tc>
          <w:tcPr>
            <w:tcW w:w="4508" w:type="dxa"/>
          </w:tcPr>
          <w:p w14:paraId="13A8591F" w14:textId="033AC017" w:rsidR="0066292F" w:rsidRDefault="0066292F" w:rsidP="0066292F">
            <w:pPr>
              <w:rPr>
                <w:lang w:val="en-IN"/>
              </w:rPr>
            </w:pPr>
          </w:p>
        </w:tc>
      </w:tr>
    </w:tbl>
    <w:p w14:paraId="013D31E6" w14:textId="77777777" w:rsidR="009636BF" w:rsidRDefault="009636BF" w:rsidP="00E67F0A">
      <w:pPr>
        <w:rPr>
          <w:lang w:val="en-IN"/>
        </w:rPr>
      </w:pPr>
    </w:p>
    <w:p w14:paraId="004D03AA" w14:textId="770FCE96" w:rsidR="00E67F0A" w:rsidRDefault="00E67F0A" w:rsidP="00E67F0A">
      <w:pPr>
        <w:pStyle w:val="Heading2"/>
        <w:rPr>
          <w:lang w:val="en-IN"/>
        </w:rPr>
      </w:pPr>
      <w:bookmarkStart w:id="402" w:name="_Ref39509775"/>
      <w:r w:rsidRPr="00E67F0A">
        <w:rPr>
          <w:lang w:val="en-IN"/>
        </w:rPr>
        <w:t>/employee/createEmpSalaryPayment</w:t>
      </w:r>
      <w:bookmarkEnd w:id="402"/>
    </w:p>
    <w:tbl>
      <w:tblPr>
        <w:tblStyle w:val="TableGrid"/>
        <w:tblW w:w="9016" w:type="dxa"/>
        <w:tblLook w:val="04A0" w:firstRow="1" w:lastRow="0" w:firstColumn="1" w:lastColumn="0" w:noHBand="0" w:noVBand="1"/>
      </w:tblPr>
      <w:tblGrid>
        <w:gridCol w:w="4508"/>
        <w:gridCol w:w="4508"/>
      </w:tblGrid>
      <w:tr w:rsidR="00304337" w14:paraId="63362A0E" w14:textId="77777777" w:rsidTr="00DB2824">
        <w:tc>
          <w:tcPr>
            <w:tcW w:w="4508" w:type="dxa"/>
          </w:tcPr>
          <w:p w14:paraId="11983552" w14:textId="5B05C51C" w:rsidR="00304337" w:rsidRPr="00DB2824" w:rsidRDefault="00304337" w:rsidP="00D0494C">
            <w:pPr>
              <w:rPr>
                <w:b/>
                <w:bCs/>
                <w:lang w:val="en-IN"/>
              </w:rPr>
            </w:pPr>
            <w:r w:rsidRPr="00DB2824">
              <w:rPr>
                <w:b/>
                <w:bCs/>
                <w:lang w:val="en-IN"/>
              </w:rPr>
              <w:t>API</w:t>
            </w:r>
          </w:p>
        </w:tc>
        <w:tc>
          <w:tcPr>
            <w:tcW w:w="4508" w:type="dxa"/>
          </w:tcPr>
          <w:p w14:paraId="4FEBA444" w14:textId="6F8BE4E4" w:rsidR="00304337" w:rsidRDefault="00304337" w:rsidP="00D0494C">
            <w:pPr>
              <w:rPr>
                <w:lang w:val="en-IN"/>
              </w:rPr>
            </w:pPr>
            <w:r>
              <w:rPr>
                <w:b/>
                <w:bCs/>
                <w:lang w:val="en-IN"/>
              </w:rPr>
              <w:t>THE FIELDS NEED CLARIFICATION</w:t>
            </w:r>
          </w:p>
        </w:tc>
      </w:tr>
      <w:tr w:rsidR="00304337" w14:paraId="38CB906B" w14:textId="77777777" w:rsidTr="00DB2824">
        <w:tc>
          <w:tcPr>
            <w:tcW w:w="4508" w:type="dxa"/>
          </w:tcPr>
          <w:p w14:paraId="2CA27E4D" w14:textId="77777777" w:rsidR="00304337" w:rsidRDefault="00304337" w:rsidP="00D0494C">
            <w:pPr>
              <w:rPr>
                <w:lang w:val="en-IN"/>
              </w:rPr>
            </w:pPr>
          </w:p>
          <w:p w14:paraId="0254AFA2" w14:textId="77777777" w:rsidR="00FA69EE" w:rsidRPr="00FA69EE" w:rsidRDefault="00FA69EE" w:rsidP="00FA69EE">
            <w:pPr>
              <w:rPr>
                <w:lang w:val="en-IN"/>
              </w:rPr>
            </w:pPr>
            <w:r w:rsidRPr="00FA69EE">
              <w:rPr>
                <w:lang w:val="en-IN"/>
              </w:rPr>
              <w:t>{</w:t>
            </w:r>
          </w:p>
          <w:p w14:paraId="05E29247" w14:textId="77777777" w:rsidR="00FA69EE" w:rsidRPr="00FA69EE" w:rsidRDefault="00FA69EE" w:rsidP="00FA69EE">
            <w:pPr>
              <w:rPr>
                <w:lang w:val="en-IN"/>
              </w:rPr>
            </w:pPr>
            <w:r w:rsidRPr="00FA69EE">
              <w:rPr>
                <w:lang w:val="en-IN"/>
              </w:rPr>
              <w:t xml:space="preserve">  "amount": 0,</w:t>
            </w:r>
          </w:p>
          <w:p w14:paraId="601258A7" w14:textId="77777777" w:rsidR="00FA69EE" w:rsidRPr="00FA69EE" w:rsidRDefault="00FA69EE" w:rsidP="00FA69EE">
            <w:pPr>
              <w:rPr>
                <w:lang w:val="en-IN"/>
              </w:rPr>
            </w:pPr>
            <w:r w:rsidRPr="00FA69EE">
              <w:rPr>
                <w:lang w:val="en-IN"/>
              </w:rPr>
              <w:t xml:space="preserve">  "createdbyId": "string",</w:t>
            </w:r>
          </w:p>
          <w:p w14:paraId="3ADFEB9B" w14:textId="77777777" w:rsidR="00FA69EE" w:rsidRPr="00FA69EE" w:rsidRDefault="00FA69EE" w:rsidP="00FA69EE">
            <w:pPr>
              <w:rPr>
                <w:lang w:val="en-IN"/>
              </w:rPr>
            </w:pPr>
            <w:r w:rsidRPr="00FA69EE">
              <w:rPr>
                <w:lang w:val="en-IN"/>
              </w:rPr>
              <w:t xml:space="preserve">  "details": "string",</w:t>
            </w:r>
          </w:p>
          <w:p w14:paraId="3B5E67E9" w14:textId="77777777" w:rsidR="00FA69EE" w:rsidRPr="00FA69EE" w:rsidRDefault="00FA69EE" w:rsidP="00FA69EE">
            <w:pPr>
              <w:rPr>
                <w:lang w:val="en-IN"/>
              </w:rPr>
            </w:pPr>
            <w:r w:rsidRPr="00FA69EE">
              <w:rPr>
                <w:lang w:val="en-IN"/>
              </w:rPr>
              <w:t xml:space="preserve">  "fromAccountId": 0,</w:t>
            </w:r>
          </w:p>
          <w:p w14:paraId="2FC51DE0" w14:textId="77777777" w:rsidR="00FA69EE" w:rsidRPr="00FA69EE" w:rsidRDefault="00FA69EE" w:rsidP="00FA69EE">
            <w:pPr>
              <w:rPr>
                <w:lang w:val="en-IN"/>
              </w:rPr>
            </w:pPr>
            <w:r w:rsidRPr="00FA69EE">
              <w:rPr>
                <w:lang w:val="en-IN"/>
              </w:rPr>
              <w:t xml:space="preserve">  "fromEmployeeId": "string",</w:t>
            </w:r>
          </w:p>
          <w:p w14:paraId="3817F81C" w14:textId="77777777" w:rsidR="00FA69EE" w:rsidRPr="00FA69EE" w:rsidRDefault="00FA69EE" w:rsidP="00FA69EE">
            <w:pPr>
              <w:rPr>
                <w:lang w:val="en-IN"/>
              </w:rPr>
            </w:pPr>
            <w:r w:rsidRPr="00FA69EE">
              <w:rPr>
                <w:lang w:val="en-IN"/>
              </w:rPr>
              <w:t xml:space="preserve">  "orgId": 0,</w:t>
            </w:r>
          </w:p>
          <w:p w14:paraId="0A962CEE" w14:textId="77777777" w:rsidR="00FA69EE" w:rsidRPr="00FA69EE" w:rsidRDefault="00FA69EE" w:rsidP="00FA69EE">
            <w:pPr>
              <w:rPr>
                <w:lang w:val="en-IN"/>
              </w:rPr>
            </w:pPr>
            <w:r w:rsidRPr="00FA69EE">
              <w:rPr>
                <w:lang w:val="en-IN"/>
              </w:rPr>
              <w:t xml:space="preserve">  "salaryPaymentID": 0,</w:t>
            </w:r>
          </w:p>
          <w:p w14:paraId="3E46695F" w14:textId="77777777" w:rsidR="00FA69EE" w:rsidRPr="00FA69EE" w:rsidRDefault="00FA69EE" w:rsidP="00FA69EE">
            <w:pPr>
              <w:rPr>
                <w:lang w:val="en-IN"/>
              </w:rPr>
            </w:pPr>
            <w:r w:rsidRPr="00FA69EE">
              <w:rPr>
                <w:lang w:val="en-IN"/>
              </w:rPr>
              <w:t xml:space="preserve">  "toEmployeeId": "string",</w:t>
            </w:r>
          </w:p>
          <w:p w14:paraId="2E454338" w14:textId="77777777" w:rsidR="00FA69EE" w:rsidRPr="00FA69EE" w:rsidRDefault="00FA69EE" w:rsidP="00FA69EE">
            <w:pPr>
              <w:rPr>
                <w:lang w:val="en-IN"/>
              </w:rPr>
            </w:pPr>
            <w:r w:rsidRPr="00FA69EE">
              <w:rPr>
                <w:lang w:val="en-IN"/>
              </w:rPr>
              <w:t xml:space="preserve">  "transferDate": "2020-05-04T17:29:31.254Z"</w:t>
            </w:r>
          </w:p>
          <w:p w14:paraId="2FF843B0" w14:textId="32308FCA" w:rsidR="00304337" w:rsidRDefault="00FA69EE" w:rsidP="00FA69EE">
            <w:pPr>
              <w:rPr>
                <w:lang w:val="en-IN"/>
              </w:rPr>
            </w:pPr>
            <w:r w:rsidRPr="00FA69EE">
              <w:rPr>
                <w:lang w:val="en-IN"/>
              </w:rPr>
              <w:t>}</w:t>
            </w:r>
          </w:p>
        </w:tc>
        <w:tc>
          <w:tcPr>
            <w:tcW w:w="4508" w:type="dxa"/>
          </w:tcPr>
          <w:p w14:paraId="64D8DF42" w14:textId="77777777" w:rsidR="00304337" w:rsidRPr="00672ABE" w:rsidRDefault="00304337" w:rsidP="00D0494C">
            <w:pPr>
              <w:rPr>
                <w:b/>
                <w:bCs/>
                <w:lang w:val="en-IN"/>
              </w:rPr>
            </w:pPr>
            <w:r w:rsidRPr="00672ABE">
              <w:rPr>
                <w:b/>
                <w:bCs/>
                <w:lang w:val="en-IN"/>
              </w:rPr>
              <w:t xml:space="preserve">Do not pass (as you may not have): </w:t>
            </w:r>
          </w:p>
          <w:p w14:paraId="6EF9DE7C" w14:textId="68BEF7E9" w:rsidR="00304337" w:rsidRPr="00DB2824" w:rsidRDefault="00304337" w:rsidP="00DB2824">
            <w:pPr>
              <w:pStyle w:val="HTMLPreformatted"/>
              <w:shd w:val="clear" w:color="auto" w:fill="FFFFFF"/>
              <w:rPr>
                <w:rFonts w:ascii="JetBrains Mono" w:hAnsi="JetBrains Mono"/>
                <w:color w:val="080808"/>
              </w:rPr>
            </w:pPr>
            <w:r>
              <w:rPr>
                <w:lang w:val="en-IN"/>
              </w:rPr>
              <w:t>“</w:t>
            </w:r>
            <w:r>
              <w:rPr>
                <w:rFonts w:ascii="JetBrains Mono" w:hAnsi="JetBrains Mono"/>
                <w:color w:val="871094"/>
              </w:rPr>
              <w:t>salaryPaymentID</w:t>
            </w:r>
            <w:r>
              <w:rPr>
                <w:lang w:val="en-IN"/>
              </w:rPr>
              <w:t>”</w:t>
            </w:r>
          </w:p>
          <w:p w14:paraId="720617B8" w14:textId="77777777" w:rsidR="00304337" w:rsidRDefault="00304337" w:rsidP="00D0494C">
            <w:pPr>
              <w:rPr>
                <w:lang w:val="en-IN"/>
              </w:rPr>
            </w:pPr>
          </w:p>
          <w:p w14:paraId="6EC8E13B" w14:textId="77777777" w:rsidR="00304337" w:rsidRDefault="00304337" w:rsidP="00D0494C">
            <w:pPr>
              <w:rPr>
                <w:b/>
                <w:bCs/>
                <w:lang w:val="en-IN"/>
              </w:rPr>
            </w:pPr>
            <w:r w:rsidRPr="00672ABE">
              <w:rPr>
                <w:b/>
                <w:bCs/>
                <w:lang w:val="en-IN"/>
              </w:rPr>
              <w:t xml:space="preserve">Mapping (UI to API) </w:t>
            </w:r>
          </w:p>
          <w:p w14:paraId="1C9C3E06" w14:textId="77777777" w:rsidR="00304337" w:rsidRDefault="00304337" w:rsidP="00D0494C">
            <w:pPr>
              <w:rPr>
                <w:lang w:val="en-IN"/>
              </w:rPr>
            </w:pPr>
            <w:r>
              <w:rPr>
                <w:lang w:val="en-IN"/>
              </w:rPr>
              <w:t xml:space="preserve">“To Person / Account” Search: EmployeeID </w:t>
            </w:r>
            <w:r w:rsidRPr="00E72493">
              <w:rPr>
                <w:lang w:val="en-IN"/>
              </w:rPr>
              <w:sym w:font="Wingdings" w:char="F0E0"/>
            </w:r>
            <w:r>
              <w:rPr>
                <w:lang w:val="en-IN"/>
              </w:rPr>
              <w:t xml:space="preserve"> To</w:t>
            </w:r>
            <w:r w:rsidRPr="001A04D4">
              <w:rPr>
                <w:lang w:val="en-IN"/>
              </w:rPr>
              <w:t>EmployeeId</w:t>
            </w:r>
          </w:p>
          <w:p w14:paraId="1DFB6E56" w14:textId="77777777" w:rsidR="00304337" w:rsidRDefault="00304337" w:rsidP="00D0494C">
            <w:pPr>
              <w:rPr>
                <w:lang w:val="en-IN"/>
              </w:rPr>
            </w:pPr>
          </w:p>
          <w:p w14:paraId="02502A89" w14:textId="77777777" w:rsidR="00304337" w:rsidRDefault="00304337" w:rsidP="00D0494C">
            <w:pPr>
              <w:rPr>
                <w:lang w:val="en-IN"/>
              </w:rPr>
            </w:pPr>
            <w:r>
              <w:rPr>
                <w:lang w:val="en-IN"/>
              </w:rPr>
              <w:t>LoggedInUser:EmployeeID</w:t>
            </w:r>
            <w:r w:rsidRPr="000A23E3">
              <w:rPr>
                <w:lang w:val="en-IN"/>
              </w:rPr>
              <w:sym w:font="Wingdings" w:char="F0E0"/>
            </w:r>
            <w:r>
              <w:rPr>
                <w:lang w:val="en-IN"/>
              </w:rPr>
              <w:t xml:space="preserve"> fromEmployeeID</w:t>
            </w:r>
          </w:p>
          <w:p w14:paraId="26ED5546" w14:textId="77777777" w:rsidR="00304337" w:rsidRDefault="00304337" w:rsidP="00D0494C">
            <w:pPr>
              <w:rPr>
                <w:lang w:val="en-IN"/>
              </w:rPr>
            </w:pPr>
            <w:r>
              <w:rPr>
                <w:lang w:val="en-IN"/>
              </w:rPr>
              <w:t>LoggedInUser:AccountID</w:t>
            </w:r>
            <w:r w:rsidRPr="000A23E3">
              <w:rPr>
                <w:lang w:val="en-IN"/>
              </w:rPr>
              <w:sym w:font="Wingdings" w:char="F0E0"/>
            </w:r>
            <w:r>
              <w:rPr>
                <w:lang w:val="en-IN"/>
              </w:rPr>
              <w:t>fromAccountID</w:t>
            </w:r>
          </w:p>
          <w:p w14:paraId="70EED95B" w14:textId="6732E7A3" w:rsidR="00304337" w:rsidRDefault="00304337" w:rsidP="00D0494C">
            <w:pPr>
              <w:rPr>
                <w:lang w:val="en-IN"/>
              </w:rPr>
            </w:pPr>
          </w:p>
        </w:tc>
      </w:tr>
    </w:tbl>
    <w:p w14:paraId="347542AF" w14:textId="7217B0F0" w:rsidR="00E67F0A" w:rsidRDefault="00E67F0A" w:rsidP="00E67F0A">
      <w:pPr>
        <w:rPr>
          <w:lang w:val="en-IN"/>
        </w:rPr>
      </w:pPr>
    </w:p>
    <w:p w14:paraId="11EBCA78" w14:textId="39169211" w:rsidR="00E01889" w:rsidRPr="00DB2824" w:rsidRDefault="00E01889" w:rsidP="00CB71D8">
      <w:pPr>
        <w:pStyle w:val="Heading2"/>
        <w:rPr>
          <w:lang w:val="en-IN"/>
        </w:rPr>
      </w:pPr>
      <w:r w:rsidRPr="00DB2824">
        <w:rPr>
          <w:lang w:val="en-IN"/>
        </w:rPr>
        <w:t>/organization/createOrganization</w:t>
      </w:r>
    </w:p>
    <w:tbl>
      <w:tblPr>
        <w:tblStyle w:val="TableGrid"/>
        <w:tblW w:w="0" w:type="auto"/>
        <w:tblLook w:val="04A0" w:firstRow="1" w:lastRow="0" w:firstColumn="1" w:lastColumn="0" w:noHBand="0" w:noVBand="1"/>
      </w:tblPr>
      <w:tblGrid>
        <w:gridCol w:w="4508"/>
        <w:gridCol w:w="4508"/>
      </w:tblGrid>
      <w:tr w:rsidR="0066292F" w14:paraId="1F1F35EE" w14:textId="77777777" w:rsidTr="00E01889">
        <w:tc>
          <w:tcPr>
            <w:tcW w:w="4508" w:type="dxa"/>
          </w:tcPr>
          <w:p w14:paraId="47AB9B1E" w14:textId="1FEFAC3F" w:rsidR="0066292F" w:rsidRDefault="0066292F" w:rsidP="0066292F">
            <w:pPr>
              <w:rPr>
                <w:lang w:val="en-IN"/>
              </w:rPr>
            </w:pPr>
            <w:r w:rsidRPr="00672ABE">
              <w:rPr>
                <w:b/>
                <w:bCs/>
                <w:lang w:val="en-IN"/>
              </w:rPr>
              <w:t>API</w:t>
            </w:r>
          </w:p>
        </w:tc>
        <w:tc>
          <w:tcPr>
            <w:tcW w:w="4508" w:type="dxa"/>
          </w:tcPr>
          <w:p w14:paraId="1D6AA3EB" w14:textId="48AFBFAF" w:rsidR="0066292F" w:rsidRDefault="0066292F" w:rsidP="0066292F">
            <w:pPr>
              <w:rPr>
                <w:lang w:val="en-IN"/>
              </w:rPr>
            </w:pPr>
            <w:r>
              <w:rPr>
                <w:b/>
                <w:bCs/>
                <w:lang w:val="en-IN"/>
              </w:rPr>
              <w:t>THE FIELDS NEED CLARIFICATION</w:t>
            </w:r>
          </w:p>
        </w:tc>
      </w:tr>
      <w:tr w:rsidR="0066292F" w14:paraId="49F9632E" w14:textId="77777777" w:rsidTr="00E01889">
        <w:tc>
          <w:tcPr>
            <w:tcW w:w="4508" w:type="dxa"/>
          </w:tcPr>
          <w:p w14:paraId="218F3CE0" w14:textId="77777777" w:rsidR="0066292F" w:rsidRPr="00C747D7" w:rsidRDefault="0066292F" w:rsidP="0066292F">
            <w:pPr>
              <w:rPr>
                <w:lang w:val="en-IN"/>
              </w:rPr>
            </w:pPr>
            <w:r w:rsidRPr="00C747D7">
              <w:rPr>
                <w:lang w:val="en-IN"/>
              </w:rPr>
              <w:t>{</w:t>
            </w:r>
          </w:p>
          <w:p w14:paraId="0F1F0E88" w14:textId="77777777" w:rsidR="0066292F" w:rsidRPr="00C747D7" w:rsidRDefault="0066292F" w:rsidP="0066292F">
            <w:pPr>
              <w:rPr>
                <w:lang w:val="en-IN"/>
              </w:rPr>
            </w:pPr>
            <w:r w:rsidRPr="00C747D7">
              <w:rPr>
                <w:lang w:val="en-IN"/>
              </w:rPr>
              <w:t xml:space="preserve">  "employeeBean": {</w:t>
            </w:r>
          </w:p>
          <w:p w14:paraId="357D30E1" w14:textId="77777777" w:rsidR="0066292F" w:rsidRPr="00C747D7" w:rsidRDefault="0066292F" w:rsidP="0066292F">
            <w:pPr>
              <w:rPr>
                <w:lang w:val="en-IN"/>
              </w:rPr>
            </w:pPr>
            <w:r w:rsidRPr="00C747D7">
              <w:rPr>
                <w:lang w:val="en-IN"/>
              </w:rPr>
              <w:t xml:space="preserve">    "currentAccountBalance": 0,</w:t>
            </w:r>
          </w:p>
          <w:p w14:paraId="1EC8E76E" w14:textId="77777777" w:rsidR="0066292F" w:rsidRPr="00C747D7" w:rsidRDefault="0066292F" w:rsidP="0066292F">
            <w:pPr>
              <w:rPr>
                <w:lang w:val="en-IN"/>
              </w:rPr>
            </w:pPr>
            <w:r w:rsidRPr="00C747D7">
              <w:rPr>
                <w:lang w:val="en-IN"/>
              </w:rPr>
              <w:t xml:space="preserve">    "currentsalarybalance": 0,</w:t>
            </w:r>
          </w:p>
          <w:p w14:paraId="1C632993" w14:textId="77777777" w:rsidR="0066292F" w:rsidRPr="00C747D7" w:rsidRDefault="0066292F" w:rsidP="0066292F">
            <w:pPr>
              <w:rPr>
                <w:lang w:val="en-IN"/>
              </w:rPr>
            </w:pPr>
            <w:r w:rsidRPr="00C747D7">
              <w:rPr>
                <w:lang w:val="en-IN"/>
              </w:rPr>
              <w:t xml:space="preserve">    "employeeId": "string",</w:t>
            </w:r>
          </w:p>
          <w:p w14:paraId="233EB23D" w14:textId="77777777" w:rsidR="0066292F" w:rsidRPr="00C747D7" w:rsidRDefault="0066292F" w:rsidP="0066292F">
            <w:pPr>
              <w:rPr>
                <w:lang w:val="en-IN"/>
              </w:rPr>
            </w:pPr>
            <w:r w:rsidRPr="00C747D7">
              <w:rPr>
                <w:lang w:val="en-IN"/>
              </w:rPr>
              <w:t xml:space="preserve">    "first": "string",</w:t>
            </w:r>
          </w:p>
          <w:p w14:paraId="37488CBA" w14:textId="77777777" w:rsidR="0066292F" w:rsidRPr="00C747D7" w:rsidRDefault="0066292F" w:rsidP="0066292F">
            <w:pPr>
              <w:rPr>
                <w:lang w:val="en-IN"/>
              </w:rPr>
            </w:pPr>
            <w:r w:rsidRPr="00C747D7">
              <w:rPr>
                <w:lang w:val="en-IN"/>
              </w:rPr>
              <w:t xml:space="preserve">    "initialSalaryBalance": 0,</w:t>
            </w:r>
          </w:p>
          <w:p w14:paraId="754B88BE" w14:textId="77777777" w:rsidR="0066292F" w:rsidRPr="00C747D7" w:rsidRDefault="0066292F" w:rsidP="0066292F">
            <w:pPr>
              <w:rPr>
                <w:lang w:val="en-IN"/>
              </w:rPr>
            </w:pPr>
            <w:r w:rsidRPr="00C747D7">
              <w:rPr>
                <w:lang w:val="en-IN"/>
              </w:rPr>
              <w:t xml:space="preserve">    "last": "string",</w:t>
            </w:r>
          </w:p>
          <w:p w14:paraId="6DC9E4AC" w14:textId="77777777" w:rsidR="0066292F" w:rsidRPr="00C747D7" w:rsidRDefault="0066292F" w:rsidP="0066292F">
            <w:pPr>
              <w:rPr>
                <w:lang w:val="en-IN"/>
              </w:rPr>
            </w:pPr>
            <w:r w:rsidRPr="00C747D7">
              <w:rPr>
                <w:lang w:val="en-IN"/>
              </w:rPr>
              <w:t xml:space="preserve">    "lastsalarybalance": 0,</w:t>
            </w:r>
          </w:p>
          <w:p w14:paraId="755679DD" w14:textId="77777777" w:rsidR="0066292F" w:rsidRPr="00C747D7" w:rsidRDefault="0066292F" w:rsidP="0066292F">
            <w:pPr>
              <w:rPr>
                <w:lang w:val="en-IN"/>
              </w:rPr>
            </w:pPr>
            <w:r w:rsidRPr="00C747D7">
              <w:rPr>
                <w:lang w:val="en-IN"/>
              </w:rPr>
              <w:t xml:space="preserve">    "loginusername": "string",</w:t>
            </w:r>
          </w:p>
          <w:p w14:paraId="118E1C55" w14:textId="77777777" w:rsidR="0066292F" w:rsidRPr="00C747D7" w:rsidRDefault="0066292F" w:rsidP="0066292F">
            <w:pPr>
              <w:rPr>
                <w:lang w:val="en-IN"/>
              </w:rPr>
            </w:pPr>
            <w:r w:rsidRPr="00C747D7">
              <w:rPr>
                <w:lang w:val="en-IN"/>
              </w:rPr>
              <w:t xml:space="preserve">    "mobile": "string",</w:t>
            </w:r>
          </w:p>
          <w:p w14:paraId="13E1A4E6" w14:textId="77777777" w:rsidR="0066292F" w:rsidRPr="00C747D7" w:rsidRDefault="0066292F" w:rsidP="0066292F">
            <w:pPr>
              <w:rPr>
                <w:lang w:val="en-IN"/>
              </w:rPr>
            </w:pPr>
            <w:r w:rsidRPr="00C747D7">
              <w:rPr>
                <w:lang w:val="en-IN"/>
              </w:rPr>
              <w:t xml:space="preserve">    "orgid": 0,</w:t>
            </w:r>
          </w:p>
          <w:p w14:paraId="527FD1FD" w14:textId="77777777" w:rsidR="0066292F" w:rsidRPr="00C747D7" w:rsidRDefault="0066292F" w:rsidP="0066292F">
            <w:pPr>
              <w:rPr>
                <w:lang w:val="en-IN"/>
              </w:rPr>
            </w:pPr>
            <w:r w:rsidRPr="00C747D7">
              <w:rPr>
                <w:lang w:val="en-IN"/>
              </w:rPr>
              <w:t xml:space="preserve">    "type": "string"</w:t>
            </w:r>
          </w:p>
          <w:p w14:paraId="0CA7A6DD" w14:textId="77777777" w:rsidR="0066292F" w:rsidRPr="00C747D7" w:rsidRDefault="0066292F" w:rsidP="0066292F">
            <w:pPr>
              <w:rPr>
                <w:lang w:val="en-IN"/>
              </w:rPr>
            </w:pPr>
            <w:r w:rsidRPr="00C747D7">
              <w:rPr>
                <w:lang w:val="en-IN"/>
              </w:rPr>
              <w:t xml:space="preserve">  },</w:t>
            </w:r>
          </w:p>
          <w:p w14:paraId="16B9187F" w14:textId="77777777" w:rsidR="0066292F" w:rsidRPr="00C747D7" w:rsidRDefault="0066292F" w:rsidP="0066292F">
            <w:pPr>
              <w:rPr>
                <w:lang w:val="en-IN"/>
              </w:rPr>
            </w:pPr>
            <w:r w:rsidRPr="00C747D7">
              <w:rPr>
                <w:lang w:val="en-IN"/>
              </w:rPr>
              <w:t xml:space="preserve">  "orgBean": {</w:t>
            </w:r>
          </w:p>
          <w:p w14:paraId="55ED7A0E" w14:textId="77777777" w:rsidR="0066292F" w:rsidRPr="00C747D7" w:rsidRDefault="0066292F" w:rsidP="0066292F">
            <w:pPr>
              <w:rPr>
                <w:lang w:val="en-IN"/>
              </w:rPr>
            </w:pPr>
            <w:r w:rsidRPr="00C747D7">
              <w:rPr>
                <w:lang w:val="en-IN"/>
              </w:rPr>
              <w:t xml:space="preserve">    "city": "string",</w:t>
            </w:r>
          </w:p>
          <w:p w14:paraId="12705497" w14:textId="77777777" w:rsidR="0066292F" w:rsidRPr="00C747D7" w:rsidRDefault="0066292F" w:rsidP="0066292F">
            <w:pPr>
              <w:rPr>
                <w:lang w:val="en-IN"/>
              </w:rPr>
            </w:pPr>
            <w:r w:rsidRPr="00C747D7">
              <w:rPr>
                <w:lang w:val="en-IN"/>
              </w:rPr>
              <w:t xml:space="preserve">    "orgID": 0,</w:t>
            </w:r>
          </w:p>
          <w:p w14:paraId="7A69CEBD" w14:textId="77777777" w:rsidR="0066292F" w:rsidRPr="00C747D7" w:rsidRDefault="0066292F" w:rsidP="0066292F">
            <w:pPr>
              <w:rPr>
                <w:lang w:val="en-IN"/>
              </w:rPr>
            </w:pPr>
            <w:r w:rsidRPr="00C747D7">
              <w:rPr>
                <w:lang w:val="en-IN"/>
              </w:rPr>
              <w:t xml:space="preserve">    "orgName": "string",</w:t>
            </w:r>
          </w:p>
          <w:p w14:paraId="482D171B" w14:textId="77777777" w:rsidR="0066292F" w:rsidRPr="00C747D7" w:rsidRDefault="0066292F" w:rsidP="0066292F">
            <w:pPr>
              <w:rPr>
                <w:lang w:val="en-IN"/>
              </w:rPr>
            </w:pPr>
            <w:r w:rsidRPr="00C747D7">
              <w:rPr>
                <w:lang w:val="en-IN"/>
              </w:rPr>
              <w:t xml:space="preserve">    "state": "string"</w:t>
            </w:r>
          </w:p>
          <w:p w14:paraId="04DC36C3" w14:textId="77777777" w:rsidR="0066292F" w:rsidRPr="00C747D7" w:rsidRDefault="0066292F" w:rsidP="0066292F">
            <w:pPr>
              <w:rPr>
                <w:lang w:val="en-IN"/>
              </w:rPr>
            </w:pPr>
            <w:r w:rsidRPr="00C747D7">
              <w:rPr>
                <w:lang w:val="en-IN"/>
              </w:rPr>
              <w:t xml:space="preserve">  }</w:t>
            </w:r>
          </w:p>
          <w:p w14:paraId="0B64B0D9" w14:textId="0F2D830D" w:rsidR="0066292F" w:rsidRDefault="0066292F" w:rsidP="0066292F">
            <w:pPr>
              <w:rPr>
                <w:lang w:val="en-IN"/>
              </w:rPr>
            </w:pPr>
            <w:r w:rsidRPr="00C747D7">
              <w:rPr>
                <w:lang w:val="en-IN"/>
              </w:rPr>
              <w:t>}</w:t>
            </w:r>
          </w:p>
        </w:tc>
        <w:tc>
          <w:tcPr>
            <w:tcW w:w="4508" w:type="dxa"/>
          </w:tcPr>
          <w:p w14:paraId="69002DB5" w14:textId="77777777" w:rsidR="00DC5D4E" w:rsidRPr="00672ABE" w:rsidRDefault="00DC5D4E" w:rsidP="00DC5D4E">
            <w:pPr>
              <w:rPr>
                <w:b/>
                <w:bCs/>
                <w:lang w:val="en-IN"/>
              </w:rPr>
            </w:pPr>
            <w:r w:rsidRPr="00672ABE">
              <w:rPr>
                <w:b/>
                <w:bCs/>
                <w:lang w:val="en-IN"/>
              </w:rPr>
              <w:t xml:space="preserve">Do not pass (as you may not have): </w:t>
            </w:r>
          </w:p>
          <w:p w14:paraId="46E65C55" w14:textId="4B95EE26" w:rsidR="00DC5D4E" w:rsidRDefault="00DC5D4E" w:rsidP="00DB2824">
            <w:pPr>
              <w:rPr>
                <w:lang w:val="en-IN"/>
              </w:rPr>
            </w:pPr>
            <w:r>
              <w:rPr>
                <w:lang w:val="en-IN"/>
              </w:rPr>
              <w:t>“</w:t>
            </w:r>
            <w:r w:rsidR="00084B27" w:rsidRPr="00DB2824">
              <w:rPr>
                <w:lang w:val="en-IN"/>
              </w:rPr>
              <w:t>OrgID</w:t>
            </w:r>
            <w:r>
              <w:rPr>
                <w:lang w:val="en-IN"/>
              </w:rPr>
              <w:t>”</w:t>
            </w:r>
          </w:p>
          <w:p w14:paraId="51DE0158" w14:textId="515C6D36" w:rsidR="003D1BE7" w:rsidRDefault="003D1BE7" w:rsidP="00DB2824">
            <w:pPr>
              <w:rPr>
                <w:lang w:val="en-IN"/>
              </w:rPr>
            </w:pPr>
            <w:r>
              <w:rPr>
                <w:lang w:val="en-IN"/>
              </w:rPr>
              <w:t>“</w:t>
            </w:r>
            <w:r w:rsidRPr="00C747D7">
              <w:rPr>
                <w:lang w:val="en-IN"/>
              </w:rPr>
              <w:t>initialSalaryBalance</w:t>
            </w:r>
            <w:r>
              <w:rPr>
                <w:lang w:val="en-IN"/>
              </w:rPr>
              <w:t>”</w:t>
            </w:r>
          </w:p>
          <w:p w14:paraId="61D69D56" w14:textId="5AA2B02A" w:rsidR="00A572D9" w:rsidRDefault="00A572D9" w:rsidP="00DB2824">
            <w:pPr>
              <w:rPr>
                <w:lang w:val="en-IN"/>
              </w:rPr>
            </w:pPr>
            <w:r>
              <w:rPr>
                <w:lang w:val="en-IN"/>
              </w:rPr>
              <w:t>“</w:t>
            </w:r>
            <w:r w:rsidRPr="00C747D7">
              <w:rPr>
                <w:lang w:val="en-IN"/>
              </w:rPr>
              <w:t>currentAccountBalance</w:t>
            </w:r>
            <w:r>
              <w:rPr>
                <w:lang w:val="en-IN"/>
              </w:rPr>
              <w:t>”</w:t>
            </w:r>
          </w:p>
          <w:p w14:paraId="0E711215" w14:textId="69B1162E" w:rsidR="00DC5D4E" w:rsidRDefault="00A572D9" w:rsidP="00DC5D4E">
            <w:pPr>
              <w:rPr>
                <w:lang w:val="en-IN"/>
              </w:rPr>
            </w:pPr>
            <w:r>
              <w:rPr>
                <w:lang w:val="en-IN"/>
              </w:rPr>
              <w:t>“</w:t>
            </w:r>
            <w:r w:rsidRPr="00C747D7">
              <w:rPr>
                <w:lang w:val="en-IN"/>
              </w:rPr>
              <w:t>Lastsalarybalance</w:t>
            </w:r>
            <w:r>
              <w:rPr>
                <w:lang w:val="en-IN"/>
              </w:rPr>
              <w:t>”</w:t>
            </w:r>
          </w:p>
          <w:p w14:paraId="0697397F" w14:textId="76F355E3" w:rsidR="00A572D9" w:rsidRDefault="00A572D9" w:rsidP="00DC5D4E">
            <w:pPr>
              <w:rPr>
                <w:lang w:val="en-IN"/>
              </w:rPr>
            </w:pPr>
            <w:r>
              <w:rPr>
                <w:lang w:val="en-IN"/>
              </w:rPr>
              <w:t>“</w:t>
            </w:r>
            <w:r w:rsidRPr="00C747D7">
              <w:rPr>
                <w:lang w:val="en-IN"/>
              </w:rPr>
              <w:t>type</w:t>
            </w:r>
            <w:r>
              <w:rPr>
                <w:lang w:val="en-IN"/>
              </w:rPr>
              <w:t>”</w:t>
            </w:r>
          </w:p>
          <w:p w14:paraId="436E14E5" w14:textId="72809621" w:rsidR="00A572D9" w:rsidRDefault="00A572D9" w:rsidP="00DC5D4E">
            <w:pPr>
              <w:rPr>
                <w:lang w:val="en-IN"/>
              </w:rPr>
            </w:pPr>
            <w:r>
              <w:rPr>
                <w:lang w:val="en-IN"/>
              </w:rPr>
              <w:t>“</w:t>
            </w:r>
            <w:r w:rsidRPr="00C747D7">
              <w:rPr>
                <w:lang w:val="en-IN"/>
              </w:rPr>
              <w:t>employeeId</w:t>
            </w:r>
            <w:r>
              <w:rPr>
                <w:lang w:val="en-IN"/>
              </w:rPr>
              <w:t>”</w:t>
            </w:r>
          </w:p>
          <w:p w14:paraId="73EA38CA" w14:textId="77777777" w:rsidR="00A572D9" w:rsidRDefault="00A572D9" w:rsidP="00DC5D4E">
            <w:pPr>
              <w:rPr>
                <w:lang w:val="en-IN"/>
              </w:rPr>
            </w:pPr>
          </w:p>
          <w:p w14:paraId="22CF6402" w14:textId="77777777" w:rsidR="00DC5D4E" w:rsidRDefault="00DC5D4E" w:rsidP="00DC5D4E">
            <w:pPr>
              <w:rPr>
                <w:b/>
                <w:bCs/>
                <w:lang w:val="en-IN"/>
              </w:rPr>
            </w:pPr>
            <w:r w:rsidRPr="00672ABE">
              <w:rPr>
                <w:b/>
                <w:bCs/>
                <w:lang w:val="en-IN"/>
              </w:rPr>
              <w:t xml:space="preserve">Mapping (UI to API) </w:t>
            </w:r>
          </w:p>
          <w:p w14:paraId="3F23CD05" w14:textId="77777777" w:rsidR="000F2DC5" w:rsidRDefault="000F2DC5" w:rsidP="0066292F">
            <w:pPr>
              <w:rPr>
                <w:lang w:val="en-IN"/>
              </w:rPr>
            </w:pPr>
            <w:r>
              <w:rPr>
                <w:lang w:val="en-IN"/>
              </w:rPr>
              <w:t xml:space="preserve">Full Business /Firm/Company Name </w:t>
            </w:r>
            <w:r w:rsidRPr="000F2DC5">
              <w:rPr>
                <w:lang w:val="en-IN"/>
              </w:rPr>
              <w:sym w:font="Wingdings" w:char="F0E0"/>
            </w:r>
            <w:r>
              <w:rPr>
                <w:lang w:val="en-IN"/>
              </w:rPr>
              <w:t xml:space="preserve"> orgName</w:t>
            </w:r>
          </w:p>
          <w:p w14:paraId="0755FE32" w14:textId="1F031D45" w:rsidR="000F2DC5" w:rsidRDefault="000F2DC5" w:rsidP="0066292F">
            <w:pPr>
              <w:rPr>
                <w:lang w:val="en-IN"/>
              </w:rPr>
            </w:pPr>
            <w:r>
              <w:rPr>
                <w:lang w:val="en-IN"/>
              </w:rPr>
              <w:t xml:space="preserve">Your First Name </w:t>
            </w:r>
            <w:r w:rsidRPr="000F2DC5">
              <w:rPr>
                <w:lang w:val="en-IN"/>
              </w:rPr>
              <w:sym w:font="Wingdings" w:char="F0E0"/>
            </w:r>
            <w:r>
              <w:rPr>
                <w:lang w:val="en-IN"/>
              </w:rPr>
              <w:t xml:space="preserve"> First</w:t>
            </w:r>
          </w:p>
          <w:p w14:paraId="23600FF6" w14:textId="77777777" w:rsidR="0066292F" w:rsidRDefault="000F2DC5" w:rsidP="0066292F">
            <w:pPr>
              <w:rPr>
                <w:lang w:val="en-IN"/>
              </w:rPr>
            </w:pPr>
            <w:r>
              <w:rPr>
                <w:lang w:val="en-IN"/>
              </w:rPr>
              <w:t xml:space="preserve">Your Last name </w:t>
            </w:r>
            <w:r w:rsidRPr="000F2DC5">
              <w:rPr>
                <w:lang w:val="en-IN"/>
              </w:rPr>
              <w:sym w:font="Wingdings" w:char="F0E0"/>
            </w:r>
            <w:r>
              <w:rPr>
                <w:lang w:val="en-IN"/>
              </w:rPr>
              <w:t xml:space="preserve"> Last </w:t>
            </w:r>
          </w:p>
          <w:p w14:paraId="4FFB3BE4" w14:textId="77777777" w:rsidR="000F2DC5" w:rsidRDefault="000F2DC5" w:rsidP="0066292F">
            <w:pPr>
              <w:rPr>
                <w:lang w:val="en-IN"/>
              </w:rPr>
            </w:pPr>
            <w:r>
              <w:rPr>
                <w:lang w:val="en-IN"/>
              </w:rPr>
              <w:t>State</w:t>
            </w:r>
            <w:r w:rsidRPr="000F2DC5">
              <w:rPr>
                <w:lang w:val="en-IN"/>
              </w:rPr>
              <w:sym w:font="Wingdings" w:char="F0E0"/>
            </w:r>
            <w:r>
              <w:rPr>
                <w:lang w:val="en-IN"/>
              </w:rPr>
              <w:t xml:space="preserve"> state</w:t>
            </w:r>
          </w:p>
          <w:p w14:paraId="74FDEB28" w14:textId="77777777" w:rsidR="000F2DC5" w:rsidRDefault="000F2DC5" w:rsidP="0066292F">
            <w:pPr>
              <w:rPr>
                <w:lang w:val="en-IN"/>
              </w:rPr>
            </w:pPr>
            <w:r>
              <w:rPr>
                <w:lang w:val="en-IN"/>
              </w:rPr>
              <w:t>City/Villag</w:t>
            </w:r>
            <w:r w:rsidRPr="000F2DC5">
              <w:rPr>
                <w:lang w:val="en-IN"/>
              </w:rPr>
              <w:sym w:font="Wingdings" w:char="F0E0"/>
            </w:r>
            <w:r>
              <w:rPr>
                <w:lang w:val="en-IN"/>
              </w:rPr>
              <w:t xml:space="preserve"> city</w:t>
            </w:r>
          </w:p>
          <w:p w14:paraId="30E12FF4" w14:textId="3E7A60BB" w:rsidR="000F2DC5" w:rsidRDefault="001C31BD" w:rsidP="0066292F">
            <w:pPr>
              <w:rPr>
                <w:lang w:val="en-IN"/>
              </w:rPr>
            </w:pPr>
            <w:r>
              <w:rPr>
                <w:lang w:val="en-IN"/>
              </w:rPr>
              <w:t xml:space="preserve">10 Digit Mobile Number </w:t>
            </w:r>
            <w:r w:rsidRPr="001C31BD">
              <w:rPr>
                <w:lang w:val="en-IN"/>
              </w:rPr>
              <w:sym w:font="Wingdings" w:char="F0E0"/>
            </w:r>
            <w:r>
              <w:rPr>
                <w:lang w:val="en-IN"/>
              </w:rPr>
              <w:t xml:space="preserve"> mobile</w:t>
            </w:r>
          </w:p>
        </w:tc>
      </w:tr>
      <w:tr w:rsidR="0066292F" w14:paraId="2886CF5B" w14:textId="77777777" w:rsidTr="00E01889">
        <w:tc>
          <w:tcPr>
            <w:tcW w:w="4508" w:type="dxa"/>
          </w:tcPr>
          <w:p w14:paraId="731883E3" w14:textId="77777777" w:rsidR="0066292F" w:rsidRPr="00C747D7" w:rsidRDefault="0066292F" w:rsidP="0066292F">
            <w:pPr>
              <w:rPr>
                <w:lang w:val="en-IN"/>
              </w:rPr>
            </w:pPr>
          </w:p>
        </w:tc>
        <w:tc>
          <w:tcPr>
            <w:tcW w:w="4508" w:type="dxa"/>
          </w:tcPr>
          <w:p w14:paraId="0E889347" w14:textId="77777777" w:rsidR="0066292F" w:rsidRDefault="0066292F" w:rsidP="0066292F">
            <w:pPr>
              <w:rPr>
                <w:lang w:val="en-IN"/>
              </w:rPr>
            </w:pPr>
          </w:p>
        </w:tc>
      </w:tr>
    </w:tbl>
    <w:p w14:paraId="63554476" w14:textId="17A4B7C6" w:rsidR="00E01889" w:rsidRDefault="00E01889" w:rsidP="005B7107">
      <w:pPr>
        <w:rPr>
          <w:lang w:val="en-IN"/>
        </w:rPr>
      </w:pPr>
    </w:p>
    <w:p w14:paraId="4435B10D" w14:textId="77777777" w:rsidR="008659E8" w:rsidRPr="00CB71D8" w:rsidRDefault="008659E8" w:rsidP="00CB71D8">
      <w:pPr>
        <w:pStyle w:val="Heading2"/>
        <w:rPr>
          <w:lang w:val="en-IN"/>
        </w:rPr>
      </w:pPr>
      <w:bookmarkStart w:id="403" w:name="_Ref39957133"/>
      <w:r w:rsidRPr="00DB2824">
        <w:rPr>
          <w:lang w:val="en-IN"/>
        </w:rPr>
        <w:t>/</w:t>
      </w:r>
      <w:r>
        <w:rPr>
          <w:lang w:val="en-IN"/>
        </w:rPr>
        <w:t>uilist</w:t>
      </w:r>
      <w:r w:rsidRPr="00DB2824">
        <w:rPr>
          <w:lang w:val="en-IN"/>
        </w:rPr>
        <w:t>/</w:t>
      </w:r>
      <w:r w:rsidRPr="00CB71D8">
        <w:rPr>
          <w:lang w:val="en-IN"/>
        </w:rPr>
        <w:t>getCities</w:t>
      </w:r>
      <w:bookmarkEnd w:id="403"/>
    </w:p>
    <w:tbl>
      <w:tblPr>
        <w:tblStyle w:val="TableGrid"/>
        <w:tblW w:w="0" w:type="auto"/>
        <w:tblLook w:val="04A0" w:firstRow="1" w:lastRow="0" w:firstColumn="1" w:lastColumn="0" w:noHBand="0" w:noVBand="1"/>
      </w:tblPr>
      <w:tblGrid>
        <w:gridCol w:w="4508"/>
        <w:gridCol w:w="4508"/>
      </w:tblGrid>
      <w:tr w:rsidR="008659E8" w14:paraId="0D4123F5" w14:textId="77777777" w:rsidTr="007864DF">
        <w:tc>
          <w:tcPr>
            <w:tcW w:w="4508" w:type="dxa"/>
          </w:tcPr>
          <w:p w14:paraId="040438D1" w14:textId="77777777" w:rsidR="008659E8" w:rsidRDefault="008659E8" w:rsidP="007864DF">
            <w:pPr>
              <w:rPr>
                <w:lang w:val="en-IN"/>
              </w:rPr>
            </w:pPr>
            <w:r w:rsidRPr="00672ABE">
              <w:rPr>
                <w:b/>
                <w:bCs/>
                <w:lang w:val="en-IN"/>
              </w:rPr>
              <w:t>API</w:t>
            </w:r>
          </w:p>
        </w:tc>
        <w:tc>
          <w:tcPr>
            <w:tcW w:w="4508" w:type="dxa"/>
          </w:tcPr>
          <w:p w14:paraId="31044E6B" w14:textId="77777777" w:rsidR="008659E8" w:rsidRDefault="008659E8" w:rsidP="007864DF">
            <w:pPr>
              <w:rPr>
                <w:lang w:val="en-IN"/>
              </w:rPr>
            </w:pPr>
            <w:r>
              <w:rPr>
                <w:b/>
                <w:bCs/>
                <w:lang w:val="en-IN"/>
              </w:rPr>
              <w:t>THE FIELDS NEED CLARIFICATION</w:t>
            </w:r>
          </w:p>
        </w:tc>
      </w:tr>
      <w:tr w:rsidR="008659E8" w14:paraId="7C72E101" w14:textId="77777777" w:rsidTr="007864DF">
        <w:tc>
          <w:tcPr>
            <w:tcW w:w="4508" w:type="dxa"/>
          </w:tcPr>
          <w:p w14:paraId="170D339D" w14:textId="77777777" w:rsidR="008659E8" w:rsidRPr="00C747D7" w:rsidRDefault="008659E8" w:rsidP="007864DF">
            <w:pPr>
              <w:rPr>
                <w:lang w:val="en-IN"/>
              </w:rPr>
            </w:pPr>
            <w:r w:rsidRPr="00C747D7">
              <w:rPr>
                <w:lang w:val="en-IN"/>
              </w:rPr>
              <w:t>{</w:t>
            </w:r>
          </w:p>
          <w:p w14:paraId="64F58948" w14:textId="79704D7D" w:rsidR="008659E8" w:rsidRPr="00C747D7" w:rsidRDefault="008659E8" w:rsidP="007864DF">
            <w:pPr>
              <w:rPr>
                <w:lang w:val="en-IN"/>
              </w:rPr>
            </w:pPr>
            <w:r w:rsidRPr="00C747D7">
              <w:rPr>
                <w:lang w:val="en-IN"/>
              </w:rPr>
              <w:t xml:space="preserve">    </w:t>
            </w:r>
            <w:r w:rsidR="002C5BED">
              <w:rPr>
                <w:lang w:val="en-IN"/>
              </w:rPr>
              <w:t>Nothing need to pass</w:t>
            </w:r>
          </w:p>
          <w:p w14:paraId="3AA06C38" w14:textId="77777777" w:rsidR="008659E8" w:rsidRDefault="008659E8" w:rsidP="007864DF">
            <w:pPr>
              <w:rPr>
                <w:lang w:val="en-IN"/>
              </w:rPr>
            </w:pPr>
            <w:r w:rsidRPr="00C747D7">
              <w:rPr>
                <w:lang w:val="en-IN"/>
              </w:rPr>
              <w:t>}</w:t>
            </w:r>
          </w:p>
        </w:tc>
        <w:tc>
          <w:tcPr>
            <w:tcW w:w="4508" w:type="dxa"/>
          </w:tcPr>
          <w:p w14:paraId="58883555" w14:textId="72049F3E" w:rsidR="008659E8" w:rsidRDefault="00AC3252" w:rsidP="007864DF">
            <w:pPr>
              <w:rPr>
                <w:lang w:val="en-IN"/>
              </w:rPr>
            </w:pPr>
            <w:r>
              <w:rPr>
                <w:lang w:val="en-IN"/>
              </w:rPr>
              <w:t>You will get City names that you need to show directly into the City/Village list.</w:t>
            </w:r>
          </w:p>
        </w:tc>
      </w:tr>
      <w:tr w:rsidR="008659E8" w14:paraId="0297CB15" w14:textId="77777777" w:rsidTr="007864DF">
        <w:tc>
          <w:tcPr>
            <w:tcW w:w="4508" w:type="dxa"/>
          </w:tcPr>
          <w:p w14:paraId="5E2EEF7A" w14:textId="77777777" w:rsidR="008659E8" w:rsidRPr="00C747D7" w:rsidRDefault="008659E8" w:rsidP="007864DF">
            <w:pPr>
              <w:rPr>
                <w:lang w:val="en-IN"/>
              </w:rPr>
            </w:pPr>
          </w:p>
        </w:tc>
        <w:tc>
          <w:tcPr>
            <w:tcW w:w="4508" w:type="dxa"/>
          </w:tcPr>
          <w:p w14:paraId="49A60EEF" w14:textId="77777777" w:rsidR="008659E8" w:rsidRDefault="008659E8" w:rsidP="007864DF">
            <w:pPr>
              <w:rPr>
                <w:lang w:val="en-IN"/>
              </w:rPr>
            </w:pPr>
          </w:p>
        </w:tc>
      </w:tr>
    </w:tbl>
    <w:p w14:paraId="14569975" w14:textId="4041980F" w:rsidR="008659E8" w:rsidRDefault="008659E8" w:rsidP="008659E8">
      <w:pPr>
        <w:rPr>
          <w:lang w:val="en-IN"/>
        </w:rPr>
      </w:pPr>
    </w:p>
    <w:p w14:paraId="44A610BF" w14:textId="74CB3A67" w:rsidR="00A115E9" w:rsidRDefault="002A55EC" w:rsidP="00A115E9">
      <w:pPr>
        <w:pStyle w:val="Heading2"/>
        <w:rPr>
          <w:lang w:val="en-IN"/>
        </w:rPr>
      </w:pPr>
      <w:bookmarkStart w:id="404" w:name="_Ref39957140"/>
      <w:r w:rsidRPr="00DB2824">
        <w:rPr>
          <w:lang w:val="en-IN"/>
        </w:rPr>
        <w:t>/</w:t>
      </w:r>
      <w:r>
        <w:rPr>
          <w:lang w:val="en-IN"/>
        </w:rPr>
        <w:t>uilist</w:t>
      </w:r>
      <w:r w:rsidRPr="00DB2824">
        <w:rPr>
          <w:lang w:val="en-IN"/>
        </w:rPr>
        <w:t>/</w:t>
      </w:r>
      <w:r w:rsidR="00A115E9" w:rsidRPr="00CB71D8">
        <w:rPr>
          <w:lang w:val="en-IN"/>
        </w:rPr>
        <w:t>createCity</w:t>
      </w:r>
      <w:bookmarkEnd w:id="404"/>
    </w:p>
    <w:tbl>
      <w:tblPr>
        <w:tblStyle w:val="TableGrid"/>
        <w:tblW w:w="0" w:type="auto"/>
        <w:tblLook w:val="04A0" w:firstRow="1" w:lastRow="0" w:firstColumn="1" w:lastColumn="0" w:noHBand="0" w:noVBand="1"/>
      </w:tblPr>
      <w:tblGrid>
        <w:gridCol w:w="4508"/>
        <w:gridCol w:w="4508"/>
      </w:tblGrid>
      <w:tr w:rsidR="00BE521B" w14:paraId="71518FB2" w14:textId="77777777" w:rsidTr="007864DF">
        <w:tc>
          <w:tcPr>
            <w:tcW w:w="4508" w:type="dxa"/>
          </w:tcPr>
          <w:p w14:paraId="2F1F107A" w14:textId="77777777" w:rsidR="00BE521B" w:rsidRDefault="00BE521B" w:rsidP="007864DF">
            <w:pPr>
              <w:rPr>
                <w:lang w:val="en-IN"/>
              </w:rPr>
            </w:pPr>
            <w:r w:rsidRPr="00672ABE">
              <w:rPr>
                <w:b/>
                <w:bCs/>
                <w:lang w:val="en-IN"/>
              </w:rPr>
              <w:t>API</w:t>
            </w:r>
          </w:p>
        </w:tc>
        <w:tc>
          <w:tcPr>
            <w:tcW w:w="4508" w:type="dxa"/>
          </w:tcPr>
          <w:p w14:paraId="55C7E964" w14:textId="77777777" w:rsidR="00BE521B" w:rsidRDefault="00BE521B" w:rsidP="007864DF">
            <w:pPr>
              <w:rPr>
                <w:lang w:val="en-IN"/>
              </w:rPr>
            </w:pPr>
            <w:r>
              <w:rPr>
                <w:b/>
                <w:bCs/>
                <w:lang w:val="en-IN"/>
              </w:rPr>
              <w:t>THE FIELDS NEED CLARIFICATION</w:t>
            </w:r>
          </w:p>
        </w:tc>
      </w:tr>
      <w:tr w:rsidR="00BE521B" w14:paraId="0C96773A" w14:textId="77777777" w:rsidTr="007864DF">
        <w:tc>
          <w:tcPr>
            <w:tcW w:w="4508" w:type="dxa"/>
          </w:tcPr>
          <w:p w14:paraId="1D2853A5" w14:textId="77777777" w:rsidR="00A42205" w:rsidRPr="00A42205" w:rsidRDefault="00A42205" w:rsidP="00A42205">
            <w:pPr>
              <w:rPr>
                <w:lang w:val="en-IN"/>
              </w:rPr>
            </w:pPr>
            <w:r w:rsidRPr="00A42205">
              <w:rPr>
                <w:lang w:val="en-IN"/>
              </w:rPr>
              <w:t>{</w:t>
            </w:r>
          </w:p>
          <w:p w14:paraId="2F1D9A6A" w14:textId="77777777" w:rsidR="00A42205" w:rsidRPr="00A42205" w:rsidRDefault="00A42205" w:rsidP="00A42205">
            <w:pPr>
              <w:rPr>
                <w:lang w:val="en-IN"/>
              </w:rPr>
            </w:pPr>
            <w:r w:rsidRPr="00A42205">
              <w:rPr>
                <w:lang w:val="en-IN"/>
              </w:rPr>
              <w:t xml:space="preserve">  "id": 0,</w:t>
            </w:r>
          </w:p>
          <w:p w14:paraId="1DB99433" w14:textId="77777777" w:rsidR="00A42205" w:rsidRPr="00A42205" w:rsidRDefault="00A42205" w:rsidP="00A42205">
            <w:pPr>
              <w:rPr>
                <w:lang w:val="en-IN"/>
              </w:rPr>
            </w:pPr>
            <w:r w:rsidRPr="00A42205">
              <w:rPr>
                <w:lang w:val="en-IN"/>
              </w:rPr>
              <w:t xml:space="preserve">  "name": "string"</w:t>
            </w:r>
          </w:p>
          <w:p w14:paraId="61028EDB" w14:textId="73772B23" w:rsidR="00374DC9" w:rsidRDefault="00A42205" w:rsidP="00A42205">
            <w:pPr>
              <w:rPr>
                <w:lang w:val="en-IN"/>
              </w:rPr>
            </w:pPr>
            <w:r w:rsidRPr="00A42205">
              <w:rPr>
                <w:lang w:val="en-IN"/>
              </w:rPr>
              <w:t>}</w:t>
            </w:r>
          </w:p>
        </w:tc>
        <w:tc>
          <w:tcPr>
            <w:tcW w:w="4508" w:type="dxa"/>
          </w:tcPr>
          <w:p w14:paraId="6E67A9C3" w14:textId="7F37A12A" w:rsidR="00BE521B" w:rsidRPr="00806871" w:rsidRDefault="00C00B0D" w:rsidP="007864DF">
            <w:pPr>
              <w:pStyle w:val="HTMLPreformatted"/>
              <w:shd w:val="clear" w:color="auto" w:fill="FFFFFF"/>
              <w:rPr>
                <w:rFonts w:ascii="JetBrains Mono" w:hAnsi="JetBrains Mono"/>
                <w:color w:val="080808"/>
              </w:rPr>
            </w:pPr>
            <w:r>
              <w:rPr>
                <w:rFonts w:ascii="JetBrains Mono" w:hAnsi="JetBrains Mono"/>
                <w:color w:val="080808"/>
              </w:rPr>
              <w:t>Only send “name”</w:t>
            </w:r>
          </w:p>
          <w:p w14:paraId="19E8A1DE" w14:textId="77777777" w:rsidR="00BE521B" w:rsidRDefault="00BE521B" w:rsidP="007864DF">
            <w:pPr>
              <w:rPr>
                <w:lang w:val="en-IN"/>
              </w:rPr>
            </w:pPr>
          </w:p>
        </w:tc>
      </w:tr>
      <w:tr w:rsidR="00BE521B" w14:paraId="06574AE8" w14:textId="77777777" w:rsidTr="007864DF">
        <w:tc>
          <w:tcPr>
            <w:tcW w:w="4508" w:type="dxa"/>
          </w:tcPr>
          <w:p w14:paraId="03689AAE" w14:textId="77777777" w:rsidR="00BE521B" w:rsidRPr="00C747D7" w:rsidRDefault="00BE521B" w:rsidP="007864DF">
            <w:pPr>
              <w:rPr>
                <w:lang w:val="en-IN"/>
              </w:rPr>
            </w:pPr>
          </w:p>
        </w:tc>
        <w:tc>
          <w:tcPr>
            <w:tcW w:w="4508" w:type="dxa"/>
          </w:tcPr>
          <w:p w14:paraId="5F02B7F0" w14:textId="77777777" w:rsidR="00BE521B" w:rsidRDefault="00BE521B" w:rsidP="007864DF">
            <w:pPr>
              <w:rPr>
                <w:lang w:val="en-IN"/>
              </w:rPr>
            </w:pPr>
          </w:p>
        </w:tc>
      </w:tr>
    </w:tbl>
    <w:p w14:paraId="338C7987" w14:textId="6A639DB7" w:rsidR="00BE521B" w:rsidRDefault="00BE521B" w:rsidP="00BE521B">
      <w:pPr>
        <w:rPr>
          <w:lang w:val="en-IN"/>
        </w:rPr>
      </w:pPr>
    </w:p>
    <w:p w14:paraId="58A833E5" w14:textId="644778F4" w:rsidR="0020753C" w:rsidRPr="00CB71D8" w:rsidRDefault="0020753C" w:rsidP="00CB71D8">
      <w:pPr>
        <w:pStyle w:val="Heading2"/>
        <w:rPr>
          <w:lang w:val="en-IN"/>
        </w:rPr>
      </w:pPr>
      <w:bookmarkStart w:id="405" w:name="_Ref39961693"/>
      <w:r w:rsidRPr="00CB71D8">
        <w:rPr>
          <w:lang w:val="en-IN"/>
        </w:rPr>
        <w:t>/uiList/getExpenseCategories</w:t>
      </w:r>
      <w:bookmarkEnd w:id="405"/>
    </w:p>
    <w:p w14:paraId="4F843B7F" w14:textId="4017534C" w:rsidR="0020753C" w:rsidRPr="0020753C" w:rsidRDefault="0020753C" w:rsidP="0020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D45792" w14:paraId="34B03212" w14:textId="77777777" w:rsidTr="007864DF">
        <w:tc>
          <w:tcPr>
            <w:tcW w:w="4508" w:type="dxa"/>
          </w:tcPr>
          <w:p w14:paraId="79DB5873" w14:textId="77777777" w:rsidR="00D45792" w:rsidRDefault="00D45792" w:rsidP="007864DF">
            <w:pPr>
              <w:rPr>
                <w:lang w:val="en-IN"/>
              </w:rPr>
            </w:pPr>
            <w:r w:rsidRPr="00672ABE">
              <w:rPr>
                <w:b/>
                <w:bCs/>
                <w:lang w:val="en-IN"/>
              </w:rPr>
              <w:t>API</w:t>
            </w:r>
          </w:p>
        </w:tc>
        <w:tc>
          <w:tcPr>
            <w:tcW w:w="4508" w:type="dxa"/>
          </w:tcPr>
          <w:p w14:paraId="6EDD23B8" w14:textId="77777777" w:rsidR="00D45792" w:rsidRDefault="00D45792" w:rsidP="007864DF">
            <w:pPr>
              <w:rPr>
                <w:lang w:val="en-IN"/>
              </w:rPr>
            </w:pPr>
            <w:r>
              <w:rPr>
                <w:b/>
                <w:bCs/>
                <w:lang w:val="en-IN"/>
              </w:rPr>
              <w:t>THE FIELDS NEED CLARIFICATION</w:t>
            </w:r>
          </w:p>
        </w:tc>
      </w:tr>
      <w:tr w:rsidR="00D45792" w14:paraId="722F5EA8" w14:textId="77777777" w:rsidTr="007864DF">
        <w:tc>
          <w:tcPr>
            <w:tcW w:w="4508" w:type="dxa"/>
          </w:tcPr>
          <w:p w14:paraId="7E3E36D6" w14:textId="4306DE61" w:rsidR="00D45792" w:rsidRDefault="00C8620B" w:rsidP="007864DF">
            <w:pPr>
              <w:rPr>
                <w:lang w:val="en-IN"/>
              </w:rPr>
            </w:pPr>
            <w:r>
              <w:rPr>
                <w:lang w:val="en-IN"/>
              </w:rPr>
              <w:t>No Parameter</w:t>
            </w:r>
            <w:r w:rsidR="006E242A">
              <w:rPr>
                <w:lang w:val="en-IN"/>
              </w:rPr>
              <w:t xml:space="preserve"> required</w:t>
            </w:r>
          </w:p>
        </w:tc>
        <w:tc>
          <w:tcPr>
            <w:tcW w:w="4508" w:type="dxa"/>
          </w:tcPr>
          <w:p w14:paraId="01E9675F" w14:textId="77777777" w:rsidR="00D45792" w:rsidRDefault="00D45792" w:rsidP="007864DF">
            <w:pPr>
              <w:rPr>
                <w:lang w:val="en-IN"/>
              </w:rPr>
            </w:pPr>
          </w:p>
        </w:tc>
      </w:tr>
      <w:tr w:rsidR="00D45792" w14:paraId="0FC47CC7" w14:textId="77777777" w:rsidTr="007864DF">
        <w:tc>
          <w:tcPr>
            <w:tcW w:w="4508" w:type="dxa"/>
          </w:tcPr>
          <w:p w14:paraId="1E4F4740" w14:textId="77777777" w:rsidR="00D45792" w:rsidRPr="00C747D7" w:rsidRDefault="00D45792" w:rsidP="007864DF">
            <w:pPr>
              <w:rPr>
                <w:lang w:val="en-IN"/>
              </w:rPr>
            </w:pPr>
          </w:p>
        </w:tc>
        <w:tc>
          <w:tcPr>
            <w:tcW w:w="4508" w:type="dxa"/>
          </w:tcPr>
          <w:p w14:paraId="626D2229" w14:textId="77777777" w:rsidR="00D45792" w:rsidRDefault="00D45792" w:rsidP="007864DF">
            <w:pPr>
              <w:rPr>
                <w:lang w:val="en-IN"/>
              </w:rPr>
            </w:pPr>
          </w:p>
        </w:tc>
      </w:tr>
    </w:tbl>
    <w:p w14:paraId="0AA677B6" w14:textId="77777777" w:rsidR="0020753C" w:rsidRPr="00CB71D8" w:rsidRDefault="0020753C" w:rsidP="00CB71D8">
      <w:pPr>
        <w:rPr>
          <w:lang w:val="en-IN"/>
        </w:rPr>
      </w:pPr>
    </w:p>
    <w:p w14:paraId="0D8EA069" w14:textId="714A00A2" w:rsidR="00B558EC" w:rsidRPr="00CB71D8" w:rsidRDefault="00B558EC" w:rsidP="00CB71D8">
      <w:pPr>
        <w:pStyle w:val="Heading2"/>
        <w:rPr>
          <w:lang w:val="en-IN"/>
        </w:rPr>
      </w:pPr>
      <w:bookmarkStart w:id="406" w:name="_Ref39957601"/>
      <w:r>
        <w:rPr>
          <w:lang w:val="en-IN"/>
        </w:rPr>
        <w:t>d</w:t>
      </w:r>
      <w:r w:rsidRPr="00CB71D8">
        <w:rPr>
          <w:lang w:val="en-IN"/>
        </w:rPr>
        <w:t>elivery/createDelivery</w:t>
      </w:r>
      <w:bookmarkEnd w:id="406"/>
    </w:p>
    <w:tbl>
      <w:tblPr>
        <w:tblStyle w:val="TableGrid"/>
        <w:tblW w:w="0" w:type="auto"/>
        <w:tblLook w:val="04A0" w:firstRow="1" w:lastRow="0" w:firstColumn="1" w:lastColumn="0" w:noHBand="0" w:noVBand="1"/>
      </w:tblPr>
      <w:tblGrid>
        <w:gridCol w:w="4508"/>
        <w:gridCol w:w="4508"/>
      </w:tblGrid>
      <w:tr w:rsidR="00BE521B" w14:paraId="1BF04B12" w14:textId="77777777" w:rsidTr="007864DF">
        <w:tc>
          <w:tcPr>
            <w:tcW w:w="4508" w:type="dxa"/>
          </w:tcPr>
          <w:p w14:paraId="689659BD" w14:textId="77777777" w:rsidR="00BE521B" w:rsidRDefault="00BE521B" w:rsidP="007864DF">
            <w:pPr>
              <w:rPr>
                <w:lang w:val="en-IN"/>
              </w:rPr>
            </w:pPr>
            <w:commentRangeStart w:id="407"/>
            <w:r w:rsidRPr="00672ABE">
              <w:rPr>
                <w:b/>
                <w:bCs/>
                <w:lang w:val="en-IN"/>
              </w:rPr>
              <w:t>API</w:t>
            </w:r>
            <w:commentRangeEnd w:id="407"/>
            <w:r w:rsidR="008E1389">
              <w:rPr>
                <w:rStyle w:val="CommentReference"/>
              </w:rPr>
              <w:commentReference w:id="407"/>
            </w:r>
          </w:p>
        </w:tc>
        <w:tc>
          <w:tcPr>
            <w:tcW w:w="4508" w:type="dxa"/>
          </w:tcPr>
          <w:p w14:paraId="6AFD8BFD" w14:textId="77777777" w:rsidR="00BE521B" w:rsidRDefault="00BE521B" w:rsidP="007864DF">
            <w:pPr>
              <w:rPr>
                <w:lang w:val="en-IN"/>
              </w:rPr>
            </w:pPr>
            <w:r>
              <w:rPr>
                <w:b/>
                <w:bCs/>
                <w:lang w:val="en-IN"/>
              </w:rPr>
              <w:t xml:space="preserve">THE FIELDS NEED </w:t>
            </w:r>
            <w:commentRangeStart w:id="408"/>
            <w:commentRangeStart w:id="409"/>
            <w:r>
              <w:rPr>
                <w:b/>
                <w:bCs/>
                <w:lang w:val="en-IN"/>
              </w:rPr>
              <w:t>CLARIFICATION</w:t>
            </w:r>
            <w:commentRangeEnd w:id="408"/>
            <w:r w:rsidR="008E1389">
              <w:rPr>
                <w:rStyle w:val="CommentReference"/>
              </w:rPr>
              <w:commentReference w:id="408"/>
            </w:r>
            <w:commentRangeEnd w:id="409"/>
            <w:r w:rsidR="008E1389">
              <w:rPr>
                <w:rStyle w:val="CommentReference"/>
              </w:rPr>
              <w:commentReference w:id="409"/>
            </w:r>
          </w:p>
        </w:tc>
      </w:tr>
      <w:tr w:rsidR="00BE521B" w14:paraId="646A4264" w14:textId="77777777" w:rsidTr="007864DF">
        <w:tc>
          <w:tcPr>
            <w:tcW w:w="4508" w:type="dxa"/>
          </w:tcPr>
          <w:p w14:paraId="65037719" w14:textId="77777777" w:rsidR="004308B9" w:rsidRPr="004308B9" w:rsidRDefault="004308B9" w:rsidP="004308B9">
            <w:pPr>
              <w:rPr>
                <w:lang w:val="en-IN"/>
              </w:rPr>
            </w:pPr>
            <w:r w:rsidRPr="004308B9">
              <w:rPr>
                <w:lang w:val="en-IN"/>
              </w:rPr>
              <w:t>{</w:t>
            </w:r>
          </w:p>
          <w:p w14:paraId="50FCF02B" w14:textId="77777777" w:rsidR="004308B9" w:rsidRPr="004308B9" w:rsidRDefault="004308B9" w:rsidP="004308B9">
            <w:pPr>
              <w:rPr>
                <w:lang w:val="en-IN"/>
              </w:rPr>
            </w:pPr>
            <w:r w:rsidRPr="004308B9">
              <w:rPr>
                <w:lang w:val="en-IN"/>
              </w:rPr>
              <w:t xml:space="preserve">  "createdbyId": "string",</w:t>
            </w:r>
          </w:p>
          <w:p w14:paraId="129685A7" w14:textId="77777777" w:rsidR="004308B9" w:rsidRPr="004308B9" w:rsidRDefault="004308B9" w:rsidP="004308B9">
            <w:pPr>
              <w:rPr>
                <w:lang w:val="en-IN"/>
              </w:rPr>
            </w:pPr>
            <w:r w:rsidRPr="004308B9">
              <w:rPr>
                <w:lang w:val="en-IN"/>
              </w:rPr>
              <w:t xml:space="preserve">  "date": "2020-05-09T17:38:07.112Z",</w:t>
            </w:r>
          </w:p>
          <w:p w14:paraId="33921DF4" w14:textId="77777777" w:rsidR="004308B9" w:rsidRPr="004308B9" w:rsidRDefault="004308B9" w:rsidP="004308B9">
            <w:pPr>
              <w:rPr>
                <w:lang w:val="en-IN"/>
              </w:rPr>
            </w:pPr>
            <w:r w:rsidRPr="004308B9">
              <w:rPr>
                <w:lang w:val="en-IN"/>
              </w:rPr>
              <w:t xml:space="preserve">  "deliveryID": 0,</w:t>
            </w:r>
          </w:p>
          <w:p w14:paraId="0793DBA8" w14:textId="77777777" w:rsidR="004308B9" w:rsidRPr="004308B9" w:rsidRDefault="004308B9" w:rsidP="004308B9">
            <w:pPr>
              <w:rPr>
                <w:lang w:val="en-IN"/>
              </w:rPr>
            </w:pPr>
            <w:r w:rsidRPr="004308B9">
              <w:rPr>
                <w:lang w:val="en-IN"/>
              </w:rPr>
              <w:t xml:space="preserve">  "description": "string",</w:t>
            </w:r>
          </w:p>
          <w:p w14:paraId="4E5E707B" w14:textId="77777777" w:rsidR="004308B9" w:rsidRPr="004308B9" w:rsidRDefault="004308B9" w:rsidP="004308B9">
            <w:pPr>
              <w:rPr>
                <w:lang w:val="en-IN"/>
              </w:rPr>
            </w:pPr>
            <w:r w:rsidRPr="004308B9">
              <w:rPr>
                <w:lang w:val="en-IN"/>
              </w:rPr>
              <w:t xml:space="preserve">  "orgId": 0,</w:t>
            </w:r>
          </w:p>
          <w:p w14:paraId="180DFE38" w14:textId="77777777" w:rsidR="004308B9" w:rsidRPr="004308B9" w:rsidRDefault="004308B9" w:rsidP="004308B9">
            <w:pPr>
              <w:rPr>
                <w:lang w:val="en-IN"/>
              </w:rPr>
            </w:pPr>
            <w:r w:rsidRPr="004308B9">
              <w:rPr>
                <w:lang w:val="en-IN"/>
              </w:rPr>
              <w:t xml:space="preserve">  "toCustomerID": "string"</w:t>
            </w:r>
          </w:p>
          <w:p w14:paraId="6C7CA337" w14:textId="6BDE7485" w:rsidR="00BE521B" w:rsidRDefault="004308B9" w:rsidP="004308B9">
            <w:pPr>
              <w:rPr>
                <w:lang w:val="en-IN"/>
              </w:rPr>
            </w:pPr>
            <w:r w:rsidRPr="004308B9">
              <w:rPr>
                <w:lang w:val="en-IN"/>
              </w:rPr>
              <w:t>}</w:t>
            </w:r>
          </w:p>
        </w:tc>
        <w:tc>
          <w:tcPr>
            <w:tcW w:w="4508" w:type="dxa"/>
          </w:tcPr>
          <w:p w14:paraId="048E5F3C" w14:textId="77777777" w:rsidR="00BE521B" w:rsidRPr="0083442C" w:rsidRDefault="00BE521B" w:rsidP="007864DF">
            <w:pPr>
              <w:rPr>
                <w:b/>
                <w:bCs/>
                <w:lang w:val="en-IN"/>
              </w:rPr>
            </w:pPr>
            <w:r w:rsidRPr="0083442C">
              <w:rPr>
                <w:b/>
                <w:bCs/>
                <w:lang w:val="en-IN"/>
              </w:rPr>
              <w:t xml:space="preserve">Do not pass (as you may not have): </w:t>
            </w:r>
          </w:p>
          <w:p w14:paraId="64E823C9" w14:textId="77777777" w:rsidR="00BE521B" w:rsidRPr="00CB71D8" w:rsidRDefault="00BE521B" w:rsidP="007864DF">
            <w:pPr>
              <w:pStyle w:val="HTMLPreformatted"/>
              <w:shd w:val="clear" w:color="auto" w:fill="FFFFFF"/>
              <w:rPr>
                <w:rFonts w:asciiTheme="minorHAnsi" w:eastAsiaTheme="minorHAnsi" w:hAnsiTheme="minorHAnsi" w:cstheme="minorBidi"/>
                <w:sz w:val="22"/>
                <w:szCs w:val="22"/>
                <w:lang w:val="en-IN"/>
              </w:rPr>
            </w:pPr>
            <w:r w:rsidRPr="00CB71D8">
              <w:rPr>
                <w:rFonts w:asciiTheme="minorHAnsi" w:eastAsiaTheme="minorHAnsi" w:hAnsiTheme="minorHAnsi" w:cstheme="minorBidi"/>
                <w:sz w:val="22"/>
                <w:szCs w:val="22"/>
                <w:lang w:val="en-IN"/>
              </w:rPr>
              <w:t>“deliveryID”</w:t>
            </w:r>
          </w:p>
          <w:p w14:paraId="38B1CF8E" w14:textId="77777777" w:rsidR="00BE521B" w:rsidRPr="00CB71D8" w:rsidRDefault="00BE521B" w:rsidP="007864DF">
            <w:pPr>
              <w:rPr>
                <w:lang w:val="en-IN"/>
              </w:rPr>
            </w:pPr>
          </w:p>
          <w:p w14:paraId="187445E4" w14:textId="77777777" w:rsidR="00BE521B" w:rsidRPr="0083442C" w:rsidRDefault="00BE521B" w:rsidP="007864DF">
            <w:pPr>
              <w:rPr>
                <w:b/>
                <w:bCs/>
                <w:lang w:val="en-IN"/>
              </w:rPr>
            </w:pPr>
            <w:r w:rsidRPr="0083442C">
              <w:rPr>
                <w:b/>
                <w:bCs/>
                <w:lang w:val="en-IN"/>
              </w:rPr>
              <w:t xml:space="preserve">Mapping (UI to API) </w:t>
            </w:r>
          </w:p>
          <w:p w14:paraId="09A0D42B" w14:textId="0F8157F9" w:rsidR="00431870" w:rsidRDefault="00BE521B" w:rsidP="00431870">
            <w:pPr>
              <w:pStyle w:val="HTMLPreformatted"/>
              <w:shd w:val="clear" w:color="auto" w:fill="FFFFFF"/>
              <w:rPr>
                <w:rFonts w:ascii="JetBrains Mono" w:hAnsi="JetBrains Mono"/>
                <w:color w:val="080808"/>
              </w:rPr>
            </w:pPr>
            <w:r w:rsidRPr="00CB71D8">
              <w:rPr>
                <w:rFonts w:asciiTheme="minorHAnsi" w:eastAsiaTheme="minorHAnsi" w:hAnsiTheme="minorHAnsi" w:cstheme="minorBidi"/>
                <w:sz w:val="22"/>
                <w:szCs w:val="22"/>
                <w:lang w:val="en-IN"/>
              </w:rPr>
              <w:t xml:space="preserve">Customer: </w:t>
            </w:r>
            <w:r w:rsidR="00431870" w:rsidRPr="00CB71D8">
              <w:rPr>
                <w:rFonts w:asciiTheme="minorHAnsi" w:eastAsiaTheme="minorHAnsi" w:hAnsiTheme="minorHAnsi" w:cstheme="minorBidi"/>
                <w:sz w:val="22"/>
                <w:szCs w:val="22"/>
                <w:lang w:val="en-IN"/>
              </w:rPr>
              <w:t>ownerid</w:t>
            </w:r>
            <w:r w:rsidR="00431870" w:rsidRPr="00CB71D8">
              <w:rPr>
                <w:rFonts w:ascii="JetBrains Mono" w:hAnsi="JetBrains Mono"/>
                <w:b/>
                <w:bCs/>
                <w:color w:val="067D17"/>
                <w:sz w:val="24"/>
                <w:szCs w:val="24"/>
              </w:rPr>
              <w:t>*</w:t>
            </w:r>
          </w:p>
          <w:p w14:paraId="3FAA045C" w14:textId="79F8219A" w:rsidR="00BE521B" w:rsidRDefault="00431870" w:rsidP="00431870">
            <w:pPr>
              <w:pStyle w:val="HTMLPreformatted"/>
              <w:shd w:val="clear" w:color="auto" w:fill="FFFFFF"/>
              <w:rPr>
                <w:rFonts w:asciiTheme="minorHAnsi" w:eastAsiaTheme="minorHAnsi" w:hAnsiTheme="minorHAnsi" w:cstheme="minorBidi"/>
                <w:sz w:val="22"/>
                <w:szCs w:val="22"/>
                <w:lang w:val="en-IN"/>
              </w:rPr>
            </w:pPr>
            <w:r w:rsidRPr="00431870">
              <w:rPr>
                <w:rFonts w:asciiTheme="minorHAnsi" w:eastAsiaTheme="minorHAnsi" w:hAnsiTheme="minorHAnsi" w:cstheme="minorBidi"/>
                <w:sz w:val="22"/>
                <w:szCs w:val="22"/>
                <w:lang w:val="en-IN"/>
              </w:rPr>
              <w:t xml:space="preserve"> </w:t>
            </w:r>
            <w:r w:rsidR="00BE521B" w:rsidRPr="00CB71D8">
              <w:rPr>
                <w:rFonts w:asciiTheme="minorHAnsi" w:eastAsiaTheme="minorHAnsi" w:hAnsiTheme="minorHAnsi" w:cstheme="minorBidi"/>
                <w:sz w:val="22"/>
                <w:szCs w:val="22"/>
                <w:lang w:val="en-IN"/>
              </w:rPr>
              <w:sym w:font="Wingdings" w:char="F0E0"/>
            </w:r>
            <w:r w:rsidR="00BE521B" w:rsidRPr="00CB71D8">
              <w:rPr>
                <w:rFonts w:asciiTheme="minorHAnsi" w:eastAsiaTheme="minorHAnsi" w:hAnsiTheme="minorHAnsi" w:cstheme="minorBidi"/>
                <w:sz w:val="22"/>
                <w:szCs w:val="22"/>
                <w:lang w:val="en-IN"/>
              </w:rPr>
              <w:t xml:space="preserve"> toCustomerID</w:t>
            </w:r>
          </w:p>
          <w:p w14:paraId="6938C0D6" w14:textId="77777777" w:rsidR="00BE521B" w:rsidRDefault="00C11242" w:rsidP="007864DF">
            <w:pPr>
              <w:rPr>
                <w:lang w:val="en-IN"/>
              </w:rPr>
            </w:pPr>
            <w:r>
              <w:rPr>
                <w:lang w:val="en-IN"/>
              </w:rPr>
              <w:t xml:space="preserve">LoggedInUser:OrgID </w:t>
            </w:r>
            <w:r w:rsidRPr="00C11242">
              <w:rPr>
                <w:lang w:val="en-IN"/>
              </w:rPr>
              <w:sym w:font="Wingdings" w:char="F0E0"/>
            </w:r>
            <w:r>
              <w:rPr>
                <w:lang w:val="en-IN"/>
              </w:rPr>
              <w:t xml:space="preserve"> </w:t>
            </w:r>
            <w:r w:rsidRPr="004308B9">
              <w:rPr>
                <w:lang w:val="en-IN"/>
              </w:rPr>
              <w:t>orgId</w:t>
            </w:r>
          </w:p>
          <w:p w14:paraId="055767E1" w14:textId="77777777" w:rsidR="00BE73A0" w:rsidRDefault="00BE73A0" w:rsidP="007864DF">
            <w:pPr>
              <w:rPr>
                <w:lang w:val="en-IN"/>
              </w:rPr>
            </w:pPr>
            <w:r>
              <w:rPr>
                <w:lang w:val="en-IN"/>
              </w:rPr>
              <w:t>LoggedInUser:EmployeeID</w:t>
            </w:r>
            <w:r w:rsidR="00B45599">
              <w:rPr>
                <w:lang w:val="en-IN"/>
              </w:rPr>
              <w:t xml:space="preserve"> </w:t>
            </w:r>
            <w:r w:rsidR="00B45599" w:rsidRPr="00B45599">
              <w:rPr>
                <w:lang w:val="en-IN"/>
              </w:rPr>
              <w:sym w:font="Wingdings" w:char="F0E0"/>
            </w:r>
            <w:r>
              <w:rPr>
                <w:lang w:val="en-IN"/>
              </w:rPr>
              <w:t xml:space="preserve"> </w:t>
            </w:r>
            <w:r w:rsidRPr="004308B9">
              <w:rPr>
                <w:lang w:val="en-IN"/>
              </w:rPr>
              <w:t>createdbyId</w:t>
            </w:r>
          </w:p>
          <w:p w14:paraId="1B0604A5" w14:textId="48E62A00" w:rsidR="00431870" w:rsidRDefault="00431870" w:rsidP="007864DF">
            <w:pPr>
              <w:rPr>
                <w:lang w:val="en-IN"/>
              </w:rPr>
            </w:pPr>
          </w:p>
          <w:p w14:paraId="40E6177E" w14:textId="3D1F5551" w:rsidR="00431870" w:rsidRDefault="00431870" w:rsidP="007864DF">
            <w:pPr>
              <w:rPr>
                <w:lang w:val="en-IN"/>
              </w:rPr>
            </w:pPr>
          </w:p>
          <w:p w14:paraId="7618D4AC" w14:textId="2AFB566E" w:rsidR="00431870" w:rsidRPr="00431870" w:rsidRDefault="00431870" w:rsidP="00431870">
            <w:pPr>
              <w:rPr>
                <w:lang w:val="en-IN"/>
              </w:rPr>
            </w:pPr>
            <w:r w:rsidRPr="00CB71D8">
              <w:rPr>
                <w:b/>
                <w:bCs/>
                <w:sz w:val="28"/>
                <w:szCs w:val="28"/>
                <w:lang w:val="en-IN"/>
              </w:rPr>
              <w:t>*</w:t>
            </w:r>
            <w:r>
              <w:rPr>
                <w:lang w:val="en-IN"/>
              </w:rPr>
              <w:t xml:space="preserve">ownerId you will get as part of “Customer” search, while you display </w:t>
            </w:r>
            <w:r w:rsidR="00306B5F">
              <w:rPr>
                <w:lang w:val="en-IN"/>
              </w:rPr>
              <w:t>“</w:t>
            </w:r>
            <w:r>
              <w:rPr>
                <w:lang w:val="en-IN"/>
              </w:rPr>
              <w:t>NickName</w:t>
            </w:r>
            <w:r w:rsidR="00306B5F">
              <w:rPr>
                <w:lang w:val="en-IN"/>
              </w:rPr>
              <w:t>”</w:t>
            </w:r>
            <w:r>
              <w:rPr>
                <w:lang w:val="en-IN"/>
              </w:rPr>
              <w:t xml:space="preserve">, you need to pass </w:t>
            </w:r>
            <w:r w:rsidR="00306B5F">
              <w:rPr>
                <w:lang w:val="en-IN"/>
              </w:rPr>
              <w:t>“</w:t>
            </w:r>
            <w:r>
              <w:rPr>
                <w:lang w:val="en-IN"/>
              </w:rPr>
              <w:t>OwnerID</w:t>
            </w:r>
            <w:r w:rsidR="00306B5F">
              <w:rPr>
                <w:lang w:val="en-IN"/>
              </w:rPr>
              <w:t xml:space="preserve">” to the backend </w:t>
            </w:r>
            <w:r w:rsidR="00954BC4">
              <w:rPr>
                <w:lang w:val="en-IN"/>
              </w:rPr>
              <w:t>for that field.</w:t>
            </w:r>
          </w:p>
          <w:p w14:paraId="787610AA" w14:textId="6A7B6607" w:rsidR="00431870" w:rsidRDefault="00431870" w:rsidP="007864DF">
            <w:pPr>
              <w:rPr>
                <w:lang w:val="en-IN"/>
              </w:rPr>
            </w:pPr>
          </w:p>
        </w:tc>
      </w:tr>
      <w:tr w:rsidR="00BE521B" w14:paraId="633C0CB4" w14:textId="77777777" w:rsidTr="007864DF">
        <w:tc>
          <w:tcPr>
            <w:tcW w:w="4508" w:type="dxa"/>
          </w:tcPr>
          <w:p w14:paraId="5B81E140" w14:textId="77777777" w:rsidR="00BE521B" w:rsidRPr="00C747D7" w:rsidRDefault="00BE521B" w:rsidP="007864DF">
            <w:pPr>
              <w:rPr>
                <w:lang w:val="en-IN"/>
              </w:rPr>
            </w:pPr>
          </w:p>
        </w:tc>
        <w:tc>
          <w:tcPr>
            <w:tcW w:w="4508" w:type="dxa"/>
          </w:tcPr>
          <w:p w14:paraId="20AB35CF" w14:textId="77777777" w:rsidR="00BE521B" w:rsidRDefault="00BE521B" w:rsidP="007864DF">
            <w:pPr>
              <w:rPr>
                <w:lang w:val="en-IN"/>
              </w:rPr>
            </w:pPr>
          </w:p>
        </w:tc>
      </w:tr>
    </w:tbl>
    <w:p w14:paraId="1DFE140E" w14:textId="06C309CE" w:rsidR="00B558EC" w:rsidRPr="00B558EC" w:rsidRDefault="00B558EC" w:rsidP="00B558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89015ED" w14:textId="28B33FF2" w:rsidR="008E1389" w:rsidRPr="00CB71D8" w:rsidRDefault="00CA2263" w:rsidP="00CB71D8">
      <w:pPr>
        <w:pStyle w:val="Heading2"/>
        <w:rPr>
          <w:lang w:val="en-IN"/>
        </w:rPr>
      </w:pPr>
      <w:bookmarkStart w:id="410" w:name="_Ref39957829"/>
      <w:r>
        <w:rPr>
          <w:lang w:val="en-IN"/>
        </w:rPr>
        <w:t>a</w:t>
      </w:r>
      <w:r w:rsidR="008E1389" w:rsidRPr="00CB71D8">
        <w:rPr>
          <w:lang w:val="en-IN"/>
        </w:rPr>
        <w:t>ccounting/</w:t>
      </w:r>
      <w:commentRangeStart w:id="411"/>
      <w:r w:rsidR="008E1389" w:rsidRPr="00CB71D8">
        <w:rPr>
          <w:lang w:val="en-IN"/>
        </w:rPr>
        <w:t>getAccountsByNickName</w:t>
      </w:r>
      <w:bookmarkEnd w:id="410"/>
      <w:commentRangeEnd w:id="411"/>
      <w:r w:rsidR="00F05226">
        <w:rPr>
          <w:rStyle w:val="CommentReference"/>
          <w:rFonts w:asciiTheme="minorHAnsi" w:eastAsiaTheme="minorHAnsi" w:hAnsiTheme="minorHAnsi" w:cstheme="minorBidi"/>
          <w:color w:val="auto"/>
        </w:rPr>
        <w:commentReference w:id="411"/>
      </w:r>
    </w:p>
    <w:p w14:paraId="3898B96D" w14:textId="362B1241" w:rsidR="008E1389" w:rsidRDefault="008E1389"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980802" w14:paraId="784546CE" w14:textId="77777777" w:rsidTr="007864DF">
        <w:tc>
          <w:tcPr>
            <w:tcW w:w="4508" w:type="dxa"/>
          </w:tcPr>
          <w:p w14:paraId="2C5A158C" w14:textId="77777777" w:rsidR="00980802" w:rsidRDefault="00980802" w:rsidP="007864DF">
            <w:pPr>
              <w:rPr>
                <w:lang w:val="en-IN"/>
              </w:rPr>
            </w:pPr>
            <w:commentRangeStart w:id="412"/>
            <w:r w:rsidRPr="00672ABE">
              <w:rPr>
                <w:b/>
                <w:bCs/>
                <w:lang w:val="en-IN"/>
              </w:rPr>
              <w:t>API</w:t>
            </w:r>
            <w:commentRangeEnd w:id="412"/>
            <w:r>
              <w:rPr>
                <w:rStyle w:val="CommentReference"/>
              </w:rPr>
              <w:commentReference w:id="412"/>
            </w:r>
          </w:p>
        </w:tc>
        <w:tc>
          <w:tcPr>
            <w:tcW w:w="4508" w:type="dxa"/>
          </w:tcPr>
          <w:p w14:paraId="16F96285" w14:textId="77777777" w:rsidR="00980802" w:rsidRDefault="00980802" w:rsidP="007864DF">
            <w:pPr>
              <w:rPr>
                <w:lang w:val="en-IN"/>
              </w:rPr>
            </w:pPr>
            <w:r>
              <w:rPr>
                <w:b/>
                <w:bCs/>
                <w:lang w:val="en-IN"/>
              </w:rPr>
              <w:t xml:space="preserve">THE FIELDS NEED </w:t>
            </w:r>
            <w:commentRangeStart w:id="413"/>
            <w:commentRangeStart w:id="414"/>
            <w:r>
              <w:rPr>
                <w:b/>
                <w:bCs/>
                <w:lang w:val="en-IN"/>
              </w:rPr>
              <w:t>CLARIFICATION</w:t>
            </w:r>
            <w:commentRangeEnd w:id="413"/>
            <w:r>
              <w:rPr>
                <w:rStyle w:val="CommentReference"/>
              </w:rPr>
              <w:commentReference w:id="413"/>
            </w:r>
            <w:commentRangeEnd w:id="414"/>
            <w:r>
              <w:rPr>
                <w:rStyle w:val="CommentReference"/>
              </w:rPr>
              <w:commentReference w:id="414"/>
            </w:r>
          </w:p>
        </w:tc>
      </w:tr>
      <w:tr w:rsidR="00980802" w14:paraId="77CF2950" w14:textId="77777777" w:rsidTr="007864DF">
        <w:tc>
          <w:tcPr>
            <w:tcW w:w="4508" w:type="dxa"/>
          </w:tcPr>
          <w:p w14:paraId="4D34BE6D" w14:textId="77777777" w:rsidR="00E9412C" w:rsidRPr="00E9412C" w:rsidRDefault="00E9412C" w:rsidP="00E9412C">
            <w:pPr>
              <w:rPr>
                <w:lang w:val="en-IN"/>
              </w:rPr>
            </w:pPr>
            <w:r w:rsidRPr="00E9412C">
              <w:rPr>
                <w:lang w:val="en-IN"/>
              </w:rPr>
              <w:t>{</w:t>
            </w:r>
          </w:p>
          <w:p w14:paraId="7B7A4A0A" w14:textId="77777777" w:rsidR="00E9412C" w:rsidRPr="00E9412C" w:rsidRDefault="00E9412C" w:rsidP="00E9412C">
            <w:pPr>
              <w:rPr>
                <w:lang w:val="en-IN"/>
              </w:rPr>
            </w:pPr>
            <w:r w:rsidRPr="00E9412C">
              <w:rPr>
                <w:lang w:val="en-IN"/>
              </w:rPr>
              <w:t xml:space="preserve">  "accountId": 0,</w:t>
            </w:r>
          </w:p>
          <w:p w14:paraId="1D7757CC" w14:textId="77777777" w:rsidR="00E9412C" w:rsidRPr="00E9412C" w:rsidRDefault="00E9412C" w:rsidP="00E9412C">
            <w:pPr>
              <w:rPr>
                <w:lang w:val="en-IN"/>
              </w:rPr>
            </w:pPr>
            <w:r w:rsidRPr="00E9412C">
              <w:rPr>
                <w:lang w:val="en-IN"/>
              </w:rPr>
              <w:t xml:space="preserve">  "accountnickname": "string",</w:t>
            </w:r>
          </w:p>
          <w:p w14:paraId="066FF1D3" w14:textId="77777777" w:rsidR="00E9412C" w:rsidRPr="00E9412C" w:rsidRDefault="00E9412C" w:rsidP="00E9412C">
            <w:pPr>
              <w:rPr>
                <w:lang w:val="en-IN"/>
              </w:rPr>
            </w:pPr>
            <w:r w:rsidRPr="00E9412C">
              <w:rPr>
                <w:lang w:val="en-IN"/>
              </w:rPr>
              <w:lastRenderedPageBreak/>
              <w:t xml:space="preserve">  "createdate": "string",</w:t>
            </w:r>
          </w:p>
          <w:p w14:paraId="0F9CCE6C" w14:textId="77777777" w:rsidR="00E9412C" w:rsidRPr="00E9412C" w:rsidRDefault="00E9412C" w:rsidP="00E9412C">
            <w:pPr>
              <w:rPr>
                <w:lang w:val="en-IN"/>
              </w:rPr>
            </w:pPr>
            <w:r w:rsidRPr="00E9412C">
              <w:rPr>
                <w:lang w:val="en-IN"/>
              </w:rPr>
              <w:t xml:space="preserve">  "createdbyId": "string",</w:t>
            </w:r>
          </w:p>
          <w:p w14:paraId="0DA7C381" w14:textId="77777777" w:rsidR="00E9412C" w:rsidRPr="00E9412C" w:rsidRDefault="00E9412C" w:rsidP="00E9412C">
            <w:pPr>
              <w:rPr>
                <w:lang w:val="en-IN"/>
              </w:rPr>
            </w:pPr>
            <w:r w:rsidRPr="00E9412C">
              <w:rPr>
                <w:lang w:val="en-IN"/>
              </w:rPr>
              <w:t xml:space="preserve">  "createdbyid": "string",</w:t>
            </w:r>
          </w:p>
          <w:p w14:paraId="7803DD2A" w14:textId="77777777" w:rsidR="00E9412C" w:rsidRPr="00E9412C" w:rsidRDefault="00E9412C" w:rsidP="00E9412C">
            <w:pPr>
              <w:rPr>
                <w:lang w:val="en-IN"/>
              </w:rPr>
            </w:pPr>
            <w:r w:rsidRPr="00E9412C">
              <w:rPr>
                <w:lang w:val="en-IN"/>
              </w:rPr>
              <w:t xml:space="preserve">  "currentbalance": 0,</w:t>
            </w:r>
          </w:p>
          <w:p w14:paraId="47488207" w14:textId="77777777" w:rsidR="00E9412C" w:rsidRPr="00E9412C" w:rsidRDefault="00E9412C" w:rsidP="00E9412C">
            <w:pPr>
              <w:rPr>
                <w:lang w:val="en-IN"/>
              </w:rPr>
            </w:pPr>
            <w:r w:rsidRPr="00E9412C">
              <w:rPr>
                <w:lang w:val="en-IN"/>
              </w:rPr>
              <w:t xml:space="preserve">  "details": "string",</w:t>
            </w:r>
          </w:p>
          <w:p w14:paraId="43B1246E" w14:textId="77777777" w:rsidR="00E9412C" w:rsidRPr="00E9412C" w:rsidRDefault="00E9412C" w:rsidP="00E9412C">
            <w:pPr>
              <w:rPr>
                <w:lang w:val="en-IN"/>
              </w:rPr>
            </w:pPr>
            <w:r w:rsidRPr="00E9412C">
              <w:rPr>
                <w:lang w:val="en-IN"/>
              </w:rPr>
              <w:t xml:space="preserve">  "lastbalance": 0,</w:t>
            </w:r>
          </w:p>
          <w:p w14:paraId="7DCF5A49" w14:textId="77777777" w:rsidR="00E9412C" w:rsidRPr="00E9412C" w:rsidRDefault="00E9412C" w:rsidP="00E9412C">
            <w:pPr>
              <w:rPr>
                <w:lang w:val="en-IN"/>
              </w:rPr>
            </w:pPr>
            <w:r w:rsidRPr="00E9412C">
              <w:rPr>
                <w:lang w:val="en-IN"/>
              </w:rPr>
              <w:t xml:space="preserve">  "orgId": 0,</w:t>
            </w:r>
          </w:p>
          <w:p w14:paraId="16C7A9EB" w14:textId="77777777" w:rsidR="00E9412C" w:rsidRPr="00E9412C" w:rsidRDefault="00E9412C" w:rsidP="00E9412C">
            <w:pPr>
              <w:rPr>
                <w:lang w:val="en-IN"/>
              </w:rPr>
            </w:pPr>
            <w:r w:rsidRPr="00E9412C">
              <w:rPr>
                <w:lang w:val="en-IN"/>
              </w:rPr>
              <w:t xml:space="preserve">  "ownerid": "string",</w:t>
            </w:r>
          </w:p>
          <w:p w14:paraId="04CE588B" w14:textId="77777777" w:rsidR="00E9412C" w:rsidRPr="00E9412C" w:rsidRDefault="00E9412C" w:rsidP="00E9412C">
            <w:pPr>
              <w:rPr>
                <w:lang w:val="en-IN"/>
              </w:rPr>
            </w:pPr>
            <w:r w:rsidRPr="00E9412C">
              <w:rPr>
                <w:lang w:val="en-IN"/>
              </w:rPr>
              <w:t xml:space="preserve">  "type": "string"</w:t>
            </w:r>
          </w:p>
          <w:p w14:paraId="5654ABBB" w14:textId="7B277A80" w:rsidR="00980802" w:rsidRDefault="00E9412C" w:rsidP="00E9412C">
            <w:pPr>
              <w:rPr>
                <w:lang w:val="en-IN"/>
              </w:rPr>
            </w:pPr>
            <w:r w:rsidRPr="00E9412C">
              <w:rPr>
                <w:lang w:val="en-IN"/>
              </w:rPr>
              <w:t>}</w:t>
            </w:r>
          </w:p>
        </w:tc>
        <w:tc>
          <w:tcPr>
            <w:tcW w:w="4508" w:type="dxa"/>
          </w:tcPr>
          <w:p w14:paraId="36ED32DB" w14:textId="77777777" w:rsidR="00980802" w:rsidRPr="00CB71D8" w:rsidRDefault="007779A7" w:rsidP="007864DF">
            <w:pPr>
              <w:rPr>
                <w:b/>
                <w:bCs/>
                <w:lang w:val="en-IN"/>
              </w:rPr>
            </w:pPr>
            <w:r w:rsidRPr="00CB71D8">
              <w:rPr>
                <w:b/>
                <w:bCs/>
                <w:lang w:val="en-IN"/>
              </w:rPr>
              <w:lastRenderedPageBreak/>
              <w:t xml:space="preserve">Only Pass: </w:t>
            </w:r>
          </w:p>
          <w:p w14:paraId="41AB2AAE" w14:textId="034DF152" w:rsidR="007779A7" w:rsidRPr="009847C4" w:rsidRDefault="007779A7" w:rsidP="007864DF">
            <w:pPr>
              <w:rPr>
                <w:lang w:val="en-IN"/>
              </w:rPr>
            </w:pPr>
            <w:r w:rsidRPr="009847C4">
              <w:rPr>
                <w:lang w:val="en-IN"/>
              </w:rPr>
              <w:t>Accountnickname</w:t>
            </w:r>
          </w:p>
          <w:p w14:paraId="2D05C576" w14:textId="77777777" w:rsidR="007779A7" w:rsidRDefault="007779A7" w:rsidP="007864DF">
            <w:pPr>
              <w:rPr>
                <w:lang w:val="en-IN"/>
              </w:rPr>
            </w:pPr>
            <w:r w:rsidRPr="00E9412C">
              <w:rPr>
                <w:lang w:val="en-IN"/>
              </w:rPr>
              <w:t>orgId</w:t>
            </w:r>
          </w:p>
          <w:p w14:paraId="2718A06F" w14:textId="77777777" w:rsidR="004B376E" w:rsidRDefault="004B376E" w:rsidP="007864DF">
            <w:pPr>
              <w:rPr>
                <w:lang w:val="en-IN"/>
              </w:rPr>
            </w:pPr>
          </w:p>
          <w:p w14:paraId="130BE6F0" w14:textId="268009D8" w:rsidR="009847C4" w:rsidRPr="00CB71D8" w:rsidRDefault="009847C4" w:rsidP="007864DF">
            <w:pPr>
              <w:rPr>
                <w:b/>
                <w:bCs/>
                <w:lang w:val="en-IN"/>
              </w:rPr>
            </w:pPr>
            <w:r w:rsidRPr="00CB71D8">
              <w:rPr>
                <w:b/>
                <w:bCs/>
                <w:lang w:val="en-IN"/>
              </w:rPr>
              <w:t xml:space="preserve">You will get a List of AccountBeans and only following fields will be present: </w:t>
            </w:r>
          </w:p>
          <w:p w14:paraId="2686CDF4" w14:textId="77777777" w:rsidR="004267C7" w:rsidRPr="004267C7" w:rsidRDefault="004267C7" w:rsidP="00CB71D8">
            <w:pPr>
              <w:pStyle w:val="ListParagraph"/>
              <w:numPr>
                <w:ilvl w:val="0"/>
                <w:numId w:val="23"/>
              </w:numPr>
              <w:rPr>
                <w:lang w:val="en-IN"/>
              </w:rPr>
            </w:pPr>
            <w:r w:rsidRPr="004267C7">
              <w:rPr>
                <w:lang w:val="en-IN"/>
              </w:rPr>
              <w:t>Accountnickname</w:t>
            </w:r>
          </w:p>
          <w:p w14:paraId="19066CC0" w14:textId="306692D4" w:rsidR="004267C7" w:rsidRPr="004267C7" w:rsidRDefault="004267C7" w:rsidP="00CB71D8">
            <w:pPr>
              <w:pStyle w:val="ListParagraph"/>
              <w:numPr>
                <w:ilvl w:val="0"/>
                <w:numId w:val="23"/>
              </w:numPr>
              <w:rPr>
                <w:lang w:val="en-IN"/>
              </w:rPr>
            </w:pPr>
            <w:r w:rsidRPr="004267C7">
              <w:rPr>
                <w:lang w:val="en-IN"/>
              </w:rPr>
              <w:t>accountId</w:t>
            </w:r>
          </w:p>
          <w:p w14:paraId="037D7AF1" w14:textId="086F2956" w:rsidR="009847C4" w:rsidRPr="004267C7" w:rsidRDefault="004267C7" w:rsidP="00CB71D8">
            <w:pPr>
              <w:pStyle w:val="ListParagraph"/>
              <w:numPr>
                <w:ilvl w:val="0"/>
                <w:numId w:val="23"/>
              </w:numPr>
              <w:rPr>
                <w:lang w:val="en-IN"/>
              </w:rPr>
            </w:pPr>
            <w:r w:rsidRPr="004267C7">
              <w:rPr>
                <w:lang w:val="en-IN"/>
              </w:rPr>
              <w:t>ownerid</w:t>
            </w:r>
          </w:p>
          <w:p w14:paraId="01C4D940" w14:textId="76CF8AC7" w:rsidR="009847C4" w:rsidRDefault="009847C4" w:rsidP="007864DF">
            <w:pPr>
              <w:rPr>
                <w:lang w:val="en-IN"/>
              </w:rPr>
            </w:pPr>
          </w:p>
        </w:tc>
      </w:tr>
      <w:tr w:rsidR="00980802" w14:paraId="05ED9C5C" w14:textId="77777777" w:rsidTr="007864DF">
        <w:tc>
          <w:tcPr>
            <w:tcW w:w="4508" w:type="dxa"/>
          </w:tcPr>
          <w:p w14:paraId="6170E3B0" w14:textId="77777777" w:rsidR="00980802" w:rsidRPr="00C747D7" w:rsidRDefault="00980802" w:rsidP="007864DF">
            <w:pPr>
              <w:rPr>
                <w:lang w:val="en-IN"/>
              </w:rPr>
            </w:pPr>
          </w:p>
        </w:tc>
        <w:tc>
          <w:tcPr>
            <w:tcW w:w="4508" w:type="dxa"/>
          </w:tcPr>
          <w:p w14:paraId="42DBD0FF" w14:textId="77777777" w:rsidR="00980802" w:rsidRDefault="00980802" w:rsidP="007864DF">
            <w:pPr>
              <w:rPr>
                <w:lang w:val="en-IN"/>
              </w:rPr>
            </w:pPr>
          </w:p>
        </w:tc>
      </w:tr>
    </w:tbl>
    <w:p w14:paraId="2D681E02" w14:textId="22E941E4"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9918CC3" w14:textId="2FC19C22"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5F78427E" w14:textId="3800911A" w:rsidR="00DC58CD" w:rsidRDefault="00DC58CD" w:rsidP="00DC58CD">
      <w:pPr>
        <w:pStyle w:val="Heading2"/>
        <w:rPr>
          <w:lang w:val="en-IN"/>
        </w:rPr>
      </w:pPr>
      <w:bookmarkStart w:id="415" w:name="_Ref39961415"/>
      <w:r>
        <w:rPr>
          <w:lang w:val="en-IN"/>
        </w:rPr>
        <w:t>a</w:t>
      </w:r>
      <w:r w:rsidRPr="000163D8">
        <w:rPr>
          <w:lang w:val="en-IN"/>
        </w:rPr>
        <w:t>ccounting</w:t>
      </w:r>
      <w:r w:rsidRPr="00CB71D8">
        <w:rPr>
          <w:lang w:val="en-IN"/>
        </w:rPr>
        <w:t xml:space="preserve"> /searchExpenseByToPartyName</w:t>
      </w:r>
      <w:bookmarkEnd w:id="415"/>
    </w:p>
    <w:tbl>
      <w:tblPr>
        <w:tblStyle w:val="TableGrid"/>
        <w:tblW w:w="0" w:type="auto"/>
        <w:tblLook w:val="04A0" w:firstRow="1" w:lastRow="0" w:firstColumn="1" w:lastColumn="0" w:noHBand="0" w:noVBand="1"/>
      </w:tblPr>
      <w:tblGrid>
        <w:gridCol w:w="4508"/>
        <w:gridCol w:w="4508"/>
      </w:tblGrid>
      <w:tr w:rsidR="00972DB9" w14:paraId="16B08996" w14:textId="77777777" w:rsidTr="007864DF">
        <w:tc>
          <w:tcPr>
            <w:tcW w:w="4508" w:type="dxa"/>
          </w:tcPr>
          <w:p w14:paraId="1E523BD2" w14:textId="77777777" w:rsidR="00972DB9" w:rsidRDefault="00972DB9" w:rsidP="007864DF">
            <w:pPr>
              <w:rPr>
                <w:lang w:val="en-IN"/>
              </w:rPr>
            </w:pPr>
            <w:commentRangeStart w:id="416"/>
            <w:r w:rsidRPr="00672ABE">
              <w:rPr>
                <w:b/>
                <w:bCs/>
                <w:lang w:val="en-IN"/>
              </w:rPr>
              <w:t>API</w:t>
            </w:r>
            <w:commentRangeEnd w:id="416"/>
            <w:r>
              <w:rPr>
                <w:rStyle w:val="CommentReference"/>
              </w:rPr>
              <w:commentReference w:id="416"/>
            </w:r>
          </w:p>
        </w:tc>
        <w:tc>
          <w:tcPr>
            <w:tcW w:w="4508" w:type="dxa"/>
          </w:tcPr>
          <w:p w14:paraId="53CDBBF5" w14:textId="77777777" w:rsidR="00972DB9" w:rsidRDefault="00972DB9" w:rsidP="007864DF">
            <w:pPr>
              <w:rPr>
                <w:lang w:val="en-IN"/>
              </w:rPr>
            </w:pPr>
            <w:r>
              <w:rPr>
                <w:b/>
                <w:bCs/>
                <w:lang w:val="en-IN"/>
              </w:rPr>
              <w:t xml:space="preserve">THE FIELDS NEED </w:t>
            </w:r>
            <w:commentRangeStart w:id="417"/>
            <w:commentRangeStart w:id="418"/>
            <w:r>
              <w:rPr>
                <w:b/>
                <w:bCs/>
                <w:lang w:val="en-IN"/>
              </w:rPr>
              <w:t>CLARIFICATION</w:t>
            </w:r>
            <w:commentRangeEnd w:id="417"/>
            <w:r>
              <w:rPr>
                <w:rStyle w:val="CommentReference"/>
              </w:rPr>
              <w:commentReference w:id="417"/>
            </w:r>
            <w:commentRangeEnd w:id="418"/>
            <w:r>
              <w:rPr>
                <w:rStyle w:val="CommentReference"/>
              </w:rPr>
              <w:commentReference w:id="418"/>
            </w:r>
          </w:p>
        </w:tc>
      </w:tr>
      <w:tr w:rsidR="00972DB9" w14:paraId="5749352D" w14:textId="77777777" w:rsidTr="007864DF">
        <w:tc>
          <w:tcPr>
            <w:tcW w:w="4508" w:type="dxa"/>
          </w:tcPr>
          <w:p w14:paraId="26883A67" w14:textId="276586C0" w:rsidR="00972DB9" w:rsidRPr="00CB71D8" w:rsidRDefault="00201518" w:rsidP="007864DF">
            <w:pPr>
              <w:rPr>
                <w:rFonts w:ascii="Arial" w:hAnsi="Arial" w:cs="Arial"/>
                <w:color w:val="FF0000"/>
              </w:rPr>
            </w:pPr>
            <w:r w:rsidRPr="00CB71D8">
              <w:rPr>
                <w:rFonts w:ascii="Arial" w:hAnsi="Arial" w:cs="Arial"/>
                <w:color w:val="3B4151"/>
              </w:rPr>
              <w:t>orgId</w:t>
            </w:r>
            <w:r w:rsidR="00EF6519">
              <w:rPr>
                <w:rFonts w:ascii="Arial" w:hAnsi="Arial" w:cs="Arial"/>
                <w:color w:val="3B4151"/>
              </w:rPr>
              <w:t>:int</w:t>
            </w:r>
          </w:p>
          <w:p w14:paraId="0D9B0255" w14:textId="58F67B01" w:rsidR="00201518" w:rsidRDefault="00201518" w:rsidP="007864DF">
            <w:pPr>
              <w:rPr>
                <w:lang w:val="en-IN"/>
              </w:rPr>
            </w:pPr>
            <w:r w:rsidRPr="00CB71D8">
              <w:rPr>
                <w:rFonts w:ascii="Arial" w:hAnsi="Arial" w:cs="Arial"/>
                <w:color w:val="3B4151"/>
              </w:rPr>
              <w:t>toPartyname</w:t>
            </w:r>
            <w:r w:rsidR="00EF6519">
              <w:rPr>
                <w:rFonts w:ascii="Arial" w:hAnsi="Arial" w:cs="Arial"/>
                <w:color w:val="3B4151"/>
              </w:rPr>
              <w:t>:String</w:t>
            </w:r>
          </w:p>
        </w:tc>
        <w:tc>
          <w:tcPr>
            <w:tcW w:w="4508" w:type="dxa"/>
          </w:tcPr>
          <w:p w14:paraId="27E23818" w14:textId="61B58681" w:rsidR="007E2E13" w:rsidRDefault="007E2E13" w:rsidP="007E2E13">
            <w:pPr>
              <w:rPr>
                <w:b/>
                <w:bCs/>
                <w:lang w:val="en-IN"/>
              </w:rPr>
            </w:pPr>
            <w:r w:rsidRPr="00293DA2">
              <w:rPr>
                <w:b/>
                <w:bCs/>
                <w:lang w:val="en-IN"/>
              </w:rPr>
              <w:t xml:space="preserve">You will get a List of </w:t>
            </w:r>
            <w:r>
              <w:rPr>
                <w:b/>
                <w:bCs/>
                <w:lang w:val="en-IN"/>
              </w:rPr>
              <w:t>Expense</w:t>
            </w:r>
            <w:r w:rsidRPr="00293DA2">
              <w:rPr>
                <w:b/>
                <w:bCs/>
                <w:lang w:val="en-IN"/>
              </w:rPr>
              <w:t xml:space="preserve"> and only following fields will be present: </w:t>
            </w:r>
          </w:p>
          <w:p w14:paraId="390A79A7" w14:textId="77777777" w:rsidR="005D6D3F" w:rsidRPr="00CB71D8" w:rsidRDefault="005D6D3F" w:rsidP="00CB71D8">
            <w:pPr>
              <w:pStyle w:val="ListParagraph"/>
              <w:numPr>
                <w:ilvl w:val="0"/>
                <w:numId w:val="24"/>
              </w:numPr>
              <w:rPr>
                <w:lang w:val="en-IN"/>
              </w:rPr>
            </w:pPr>
            <w:r w:rsidRPr="00CB71D8">
              <w:rPr>
                <w:lang w:val="en-IN"/>
              </w:rPr>
              <w:t>toPartyGSTNO</w:t>
            </w:r>
          </w:p>
          <w:p w14:paraId="61E9BDD4" w14:textId="77777777" w:rsidR="005D6D3F" w:rsidRPr="00CB71D8" w:rsidRDefault="005D6D3F" w:rsidP="00CB71D8">
            <w:pPr>
              <w:pStyle w:val="ListParagraph"/>
              <w:numPr>
                <w:ilvl w:val="0"/>
                <w:numId w:val="24"/>
              </w:numPr>
              <w:rPr>
                <w:lang w:val="en-IN"/>
              </w:rPr>
            </w:pPr>
            <w:r w:rsidRPr="00CB71D8">
              <w:rPr>
                <w:lang w:val="en-IN"/>
              </w:rPr>
              <w:t>toPartyName</w:t>
            </w:r>
          </w:p>
          <w:p w14:paraId="0BF5E5B2" w14:textId="5F2456C4" w:rsidR="005D6D3F" w:rsidRPr="00CB71D8" w:rsidRDefault="005D6D3F" w:rsidP="00CB71D8">
            <w:pPr>
              <w:pStyle w:val="ListParagraph"/>
              <w:numPr>
                <w:ilvl w:val="0"/>
                <w:numId w:val="24"/>
              </w:numPr>
              <w:rPr>
                <w:lang w:val="en-IN"/>
              </w:rPr>
            </w:pPr>
            <w:r w:rsidRPr="00CB71D8">
              <w:rPr>
                <w:lang w:val="en-IN"/>
              </w:rPr>
              <w:t>toPartyMobileNO</w:t>
            </w:r>
          </w:p>
          <w:p w14:paraId="0EB52B42" w14:textId="77777777" w:rsidR="00972DB9" w:rsidRDefault="00972DB9" w:rsidP="007864DF">
            <w:pPr>
              <w:rPr>
                <w:lang w:val="en-IN"/>
              </w:rPr>
            </w:pPr>
          </w:p>
        </w:tc>
      </w:tr>
      <w:tr w:rsidR="00972DB9" w14:paraId="56B0986B" w14:textId="77777777" w:rsidTr="007864DF">
        <w:tc>
          <w:tcPr>
            <w:tcW w:w="4508" w:type="dxa"/>
          </w:tcPr>
          <w:p w14:paraId="2E89F403" w14:textId="77777777" w:rsidR="00972DB9" w:rsidRPr="00C747D7" w:rsidRDefault="00972DB9" w:rsidP="007864DF">
            <w:pPr>
              <w:rPr>
                <w:lang w:val="en-IN"/>
              </w:rPr>
            </w:pPr>
          </w:p>
        </w:tc>
        <w:tc>
          <w:tcPr>
            <w:tcW w:w="4508" w:type="dxa"/>
          </w:tcPr>
          <w:p w14:paraId="7D62E9CF" w14:textId="77777777" w:rsidR="00972DB9" w:rsidRDefault="00972DB9" w:rsidP="007864DF">
            <w:pPr>
              <w:rPr>
                <w:lang w:val="en-IN"/>
              </w:rPr>
            </w:pPr>
          </w:p>
        </w:tc>
      </w:tr>
    </w:tbl>
    <w:p w14:paraId="08CB6EC3" w14:textId="46679B27" w:rsidR="009A494E" w:rsidRDefault="009A494E" w:rsidP="009A494E">
      <w:pPr>
        <w:rPr>
          <w:lang w:val="en-IN"/>
        </w:rPr>
      </w:pPr>
    </w:p>
    <w:p w14:paraId="1A4C1BF4" w14:textId="25C3EB18" w:rsidR="001800A0" w:rsidRPr="00CB71D8" w:rsidRDefault="001800A0" w:rsidP="00CB71D8">
      <w:pPr>
        <w:pStyle w:val="Heading2"/>
        <w:rPr>
          <w:lang w:val="en-IN"/>
        </w:rPr>
      </w:pPr>
      <w:bookmarkStart w:id="419" w:name="_Ref39961889"/>
      <w:r w:rsidRPr="00CB71D8">
        <w:rPr>
          <w:lang w:val="en-IN"/>
        </w:rPr>
        <w:t>employee/getEmployeeListByName</w:t>
      </w:r>
      <w:bookmarkEnd w:id="419"/>
    </w:p>
    <w:tbl>
      <w:tblPr>
        <w:tblStyle w:val="TableGrid"/>
        <w:tblW w:w="0" w:type="auto"/>
        <w:tblLook w:val="04A0" w:firstRow="1" w:lastRow="0" w:firstColumn="1" w:lastColumn="0" w:noHBand="0" w:noVBand="1"/>
      </w:tblPr>
      <w:tblGrid>
        <w:gridCol w:w="4508"/>
        <w:gridCol w:w="4508"/>
      </w:tblGrid>
      <w:tr w:rsidR="00972DB9" w14:paraId="7A3B5270" w14:textId="77777777" w:rsidTr="007864DF">
        <w:tc>
          <w:tcPr>
            <w:tcW w:w="4508" w:type="dxa"/>
          </w:tcPr>
          <w:p w14:paraId="3F530F55" w14:textId="77777777" w:rsidR="00972DB9" w:rsidRDefault="00972DB9" w:rsidP="007864DF">
            <w:pPr>
              <w:rPr>
                <w:lang w:val="en-IN"/>
              </w:rPr>
            </w:pPr>
            <w:commentRangeStart w:id="420"/>
            <w:r w:rsidRPr="00672ABE">
              <w:rPr>
                <w:b/>
                <w:bCs/>
                <w:lang w:val="en-IN"/>
              </w:rPr>
              <w:t>API</w:t>
            </w:r>
            <w:commentRangeEnd w:id="420"/>
            <w:r>
              <w:rPr>
                <w:rStyle w:val="CommentReference"/>
              </w:rPr>
              <w:commentReference w:id="420"/>
            </w:r>
          </w:p>
        </w:tc>
        <w:tc>
          <w:tcPr>
            <w:tcW w:w="4508" w:type="dxa"/>
          </w:tcPr>
          <w:p w14:paraId="7080048C" w14:textId="77777777" w:rsidR="00972DB9" w:rsidRDefault="00972DB9" w:rsidP="007864DF">
            <w:pPr>
              <w:rPr>
                <w:lang w:val="en-IN"/>
              </w:rPr>
            </w:pPr>
            <w:r>
              <w:rPr>
                <w:b/>
                <w:bCs/>
                <w:lang w:val="en-IN"/>
              </w:rPr>
              <w:t xml:space="preserve">THE FIELDS NEED </w:t>
            </w:r>
            <w:commentRangeStart w:id="421"/>
            <w:commentRangeStart w:id="422"/>
            <w:r>
              <w:rPr>
                <w:b/>
                <w:bCs/>
                <w:lang w:val="en-IN"/>
              </w:rPr>
              <w:t>CLARIFICATION</w:t>
            </w:r>
            <w:commentRangeEnd w:id="421"/>
            <w:r>
              <w:rPr>
                <w:rStyle w:val="CommentReference"/>
              </w:rPr>
              <w:commentReference w:id="421"/>
            </w:r>
            <w:commentRangeEnd w:id="422"/>
            <w:r>
              <w:rPr>
                <w:rStyle w:val="CommentReference"/>
              </w:rPr>
              <w:commentReference w:id="422"/>
            </w:r>
          </w:p>
        </w:tc>
      </w:tr>
      <w:tr w:rsidR="00972DB9" w14:paraId="74B48337" w14:textId="77777777" w:rsidTr="007864DF">
        <w:tc>
          <w:tcPr>
            <w:tcW w:w="4508" w:type="dxa"/>
          </w:tcPr>
          <w:p w14:paraId="16486899" w14:textId="77777777" w:rsidR="00CA3BEC" w:rsidRPr="00CA3BEC" w:rsidRDefault="00CA3BEC" w:rsidP="00CA3BEC">
            <w:pPr>
              <w:rPr>
                <w:lang w:val="en-IN"/>
              </w:rPr>
            </w:pPr>
            <w:r w:rsidRPr="00CA3BEC">
              <w:rPr>
                <w:lang w:val="en-IN"/>
              </w:rPr>
              <w:t>{</w:t>
            </w:r>
          </w:p>
          <w:p w14:paraId="72E16190" w14:textId="77777777" w:rsidR="00CA3BEC" w:rsidRPr="00CA3BEC" w:rsidRDefault="00CA3BEC" w:rsidP="00CA3BEC">
            <w:pPr>
              <w:rPr>
                <w:lang w:val="en-IN"/>
              </w:rPr>
            </w:pPr>
            <w:r w:rsidRPr="00CA3BEC">
              <w:rPr>
                <w:lang w:val="en-IN"/>
              </w:rPr>
              <w:t xml:space="preserve">  "createdbyId": "string",</w:t>
            </w:r>
          </w:p>
          <w:p w14:paraId="4B68C30E" w14:textId="77777777" w:rsidR="00CA3BEC" w:rsidRPr="00CA3BEC" w:rsidRDefault="00CA3BEC" w:rsidP="00CA3BEC">
            <w:pPr>
              <w:rPr>
                <w:lang w:val="en-IN"/>
              </w:rPr>
            </w:pPr>
            <w:r w:rsidRPr="00CA3BEC">
              <w:rPr>
                <w:lang w:val="en-IN"/>
              </w:rPr>
              <w:t xml:space="preserve">  "currentAccountBalance": 0,</w:t>
            </w:r>
          </w:p>
          <w:p w14:paraId="0D0FBFBD" w14:textId="77777777" w:rsidR="00CA3BEC" w:rsidRPr="00CA3BEC" w:rsidRDefault="00CA3BEC" w:rsidP="00CA3BEC">
            <w:pPr>
              <w:rPr>
                <w:lang w:val="en-IN"/>
              </w:rPr>
            </w:pPr>
            <w:r w:rsidRPr="00CA3BEC">
              <w:rPr>
                <w:lang w:val="en-IN"/>
              </w:rPr>
              <w:t xml:space="preserve">  "currentsalarybalance": 0,</w:t>
            </w:r>
          </w:p>
          <w:p w14:paraId="303B6C5C" w14:textId="77777777" w:rsidR="00CA3BEC" w:rsidRPr="00CA3BEC" w:rsidRDefault="00CA3BEC" w:rsidP="00CA3BEC">
            <w:pPr>
              <w:rPr>
                <w:lang w:val="en-IN"/>
              </w:rPr>
            </w:pPr>
            <w:r w:rsidRPr="00CA3BEC">
              <w:rPr>
                <w:lang w:val="en-IN"/>
              </w:rPr>
              <w:t xml:space="preserve">  "displayName": "string",</w:t>
            </w:r>
          </w:p>
          <w:p w14:paraId="72B8CFD3" w14:textId="77777777" w:rsidR="00CA3BEC" w:rsidRPr="00CA3BEC" w:rsidRDefault="00CA3BEC" w:rsidP="00CA3BEC">
            <w:pPr>
              <w:rPr>
                <w:lang w:val="en-IN"/>
              </w:rPr>
            </w:pPr>
            <w:r w:rsidRPr="00CA3BEC">
              <w:rPr>
                <w:lang w:val="en-IN"/>
              </w:rPr>
              <w:t xml:space="preserve">  "first": "string",</w:t>
            </w:r>
          </w:p>
          <w:p w14:paraId="3709B9A7" w14:textId="77777777" w:rsidR="00CA3BEC" w:rsidRPr="00CA3BEC" w:rsidRDefault="00CA3BEC" w:rsidP="00CA3BEC">
            <w:pPr>
              <w:rPr>
                <w:lang w:val="en-IN"/>
              </w:rPr>
            </w:pPr>
            <w:r w:rsidRPr="00CA3BEC">
              <w:rPr>
                <w:lang w:val="en-IN"/>
              </w:rPr>
              <w:t xml:space="preserve">  "initialSalaryBalance": 0,</w:t>
            </w:r>
          </w:p>
          <w:p w14:paraId="0B241A02" w14:textId="77777777" w:rsidR="00CA3BEC" w:rsidRPr="00CA3BEC" w:rsidRDefault="00CA3BEC" w:rsidP="00CA3BEC">
            <w:pPr>
              <w:rPr>
                <w:lang w:val="en-IN"/>
              </w:rPr>
            </w:pPr>
            <w:r w:rsidRPr="00CA3BEC">
              <w:rPr>
                <w:lang w:val="en-IN"/>
              </w:rPr>
              <w:t xml:space="preserve">  "last": "string",</w:t>
            </w:r>
          </w:p>
          <w:p w14:paraId="03066625" w14:textId="77777777" w:rsidR="00CA3BEC" w:rsidRPr="00CA3BEC" w:rsidRDefault="00CA3BEC" w:rsidP="00CA3BEC">
            <w:pPr>
              <w:rPr>
                <w:lang w:val="en-IN"/>
              </w:rPr>
            </w:pPr>
            <w:r w:rsidRPr="00CA3BEC">
              <w:rPr>
                <w:lang w:val="en-IN"/>
              </w:rPr>
              <w:t xml:space="preserve">  "lastsalarybalance": 0,</w:t>
            </w:r>
          </w:p>
          <w:p w14:paraId="27893B63" w14:textId="77777777" w:rsidR="00CA3BEC" w:rsidRPr="00CA3BEC" w:rsidRDefault="00CA3BEC" w:rsidP="00CA3BEC">
            <w:pPr>
              <w:rPr>
                <w:lang w:val="en-IN"/>
              </w:rPr>
            </w:pPr>
            <w:r w:rsidRPr="00CA3BEC">
              <w:rPr>
                <w:lang w:val="en-IN"/>
              </w:rPr>
              <w:t xml:space="preserve">  "loginrequired": true,</w:t>
            </w:r>
          </w:p>
          <w:p w14:paraId="56B8034E" w14:textId="77777777" w:rsidR="00CA3BEC" w:rsidRPr="00CA3BEC" w:rsidRDefault="00CA3BEC" w:rsidP="00CA3BEC">
            <w:pPr>
              <w:rPr>
                <w:lang w:val="en-IN"/>
              </w:rPr>
            </w:pPr>
            <w:r w:rsidRPr="00CA3BEC">
              <w:rPr>
                <w:lang w:val="en-IN"/>
              </w:rPr>
              <w:t xml:space="preserve">  "loginusername": "string",</w:t>
            </w:r>
          </w:p>
          <w:p w14:paraId="6C63BCF9" w14:textId="77777777" w:rsidR="00CA3BEC" w:rsidRPr="00CA3BEC" w:rsidRDefault="00CA3BEC" w:rsidP="00CA3BEC">
            <w:pPr>
              <w:rPr>
                <w:lang w:val="en-IN"/>
              </w:rPr>
            </w:pPr>
            <w:r w:rsidRPr="00CA3BEC">
              <w:rPr>
                <w:lang w:val="en-IN"/>
              </w:rPr>
              <w:t xml:space="preserve">  "mobile": "string",</w:t>
            </w:r>
          </w:p>
          <w:p w14:paraId="49557D0A" w14:textId="77777777" w:rsidR="00CA3BEC" w:rsidRPr="00CA3BEC" w:rsidRDefault="00CA3BEC" w:rsidP="00CA3BEC">
            <w:pPr>
              <w:rPr>
                <w:lang w:val="en-IN"/>
              </w:rPr>
            </w:pPr>
            <w:r w:rsidRPr="00CA3BEC">
              <w:rPr>
                <w:lang w:val="en-IN"/>
              </w:rPr>
              <w:t xml:space="preserve">  "orgId": 0,</w:t>
            </w:r>
          </w:p>
          <w:p w14:paraId="6FAAC7B7" w14:textId="77777777" w:rsidR="00CA3BEC" w:rsidRPr="00CA3BEC" w:rsidRDefault="00CA3BEC" w:rsidP="00CA3BEC">
            <w:pPr>
              <w:rPr>
                <w:lang w:val="en-IN"/>
              </w:rPr>
            </w:pPr>
            <w:r w:rsidRPr="00CA3BEC">
              <w:rPr>
                <w:lang w:val="en-IN"/>
              </w:rPr>
              <w:t xml:space="preserve">  "type": "string"</w:t>
            </w:r>
          </w:p>
          <w:p w14:paraId="50D67BF6" w14:textId="05BCA494" w:rsidR="00972DB9" w:rsidRDefault="00CA3BEC" w:rsidP="00CA3BEC">
            <w:pPr>
              <w:rPr>
                <w:lang w:val="en-IN"/>
              </w:rPr>
            </w:pPr>
            <w:r w:rsidRPr="00CA3BEC">
              <w:rPr>
                <w:lang w:val="en-IN"/>
              </w:rPr>
              <w:t>}</w:t>
            </w:r>
          </w:p>
        </w:tc>
        <w:tc>
          <w:tcPr>
            <w:tcW w:w="4508" w:type="dxa"/>
          </w:tcPr>
          <w:p w14:paraId="65462B6B" w14:textId="77777777" w:rsidR="00972DB9" w:rsidRDefault="00805631" w:rsidP="007864DF">
            <w:pPr>
              <w:rPr>
                <w:lang w:val="en-IN"/>
              </w:rPr>
            </w:pPr>
            <w:r>
              <w:rPr>
                <w:lang w:val="en-IN"/>
              </w:rPr>
              <w:t xml:space="preserve">You need to only pass: </w:t>
            </w:r>
          </w:p>
          <w:p w14:paraId="46A4D556" w14:textId="3D1989E0" w:rsidR="00805631" w:rsidRDefault="00E71C77" w:rsidP="007864DF">
            <w:pPr>
              <w:rPr>
                <w:lang w:val="en-IN"/>
              </w:rPr>
            </w:pPr>
            <w:r>
              <w:rPr>
                <w:lang w:val="en-IN"/>
              </w:rPr>
              <w:t xml:space="preserve">LoggedinUser: </w:t>
            </w:r>
            <w:r w:rsidR="00805631">
              <w:rPr>
                <w:lang w:val="en-IN"/>
              </w:rPr>
              <w:t>orgId</w:t>
            </w:r>
            <w:r>
              <w:rPr>
                <w:lang w:val="en-IN"/>
              </w:rPr>
              <w:t xml:space="preserve"> </w:t>
            </w:r>
            <w:r w:rsidR="00250AC7" w:rsidRPr="00250AC7">
              <w:rPr>
                <w:lang w:val="en-IN"/>
              </w:rPr>
              <w:sym w:font="Wingdings" w:char="F0E0"/>
            </w:r>
            <w:r>
              <w:rPr>
                <w:lang w:val="en-IN"/>
              </w:rPr>
              <w:t xml:space="preserve"> OrgID</w:t>
            </w:r>
          </w:p>
          <w:p w14:paraId="21572A78" w14:textId="77777777" w:rsidR="00805631" w:rsidRDefault="00805631" w:rsidP="007864DF">
            <w:pPr>
              <w:rPr>
                <w:lang w:val="en-IN"/>
              </w:rPr>
            </w:pPr>
            <w:r>
              <w:rPr>
                <w:lang w:val="en-IN"/>
              </w:rPr>
              <w:t>Name</w:t>
            </w:r>
            <w:r w:rsidR="00112451">
              <w:rPr>
                <w:lang w:val="en-IN"/>
              </w:rPr>
              <w:t xml:space="preserve"> on the search box</w:t>
            </w:r>
            <w:r w:rsidRPr="00805631">
              <w:rPr>
                <w:lang w:val="en-IN"/>
              </w:rPr>
              <w:sym w:font="Wingdings" w:char="F0E0"/>
            </w:r>
            <w:r>
              <w:rPr>
                <w:lang w:val="en-IN"/>
              </w:rPr>
              <w:t xml:space="preserve"> </w:t>
            </w:r>
            <w:r w:rsidRPr="00CA3BEC">
              <w:rPr>
                <w:lang w:val="en-IN"/>
              </w:rPr>
              <w:t>first</w:t>
            </w:r>
          </w:p>
          <w:p w14:paraId="6378507D" w14:textId="77777777" w:rsidR="00B75B02" w:rsidRDefault="00B75B02" w:rsidP="007864DF">
            <w:pPr>
              <w:rPr>
                <w:lang w:val="en-IN"/>
              </w:rPr>
            </w:pPr>
          </w:p>
          <w:p w14:paraId="0D44764F" w14:textId="77777777" w:rsidR="00B75B02" w:rsidRDefault="00B75B02" w:rsidP="007864DF">
            <w:pPr>
              <w:rPr>
                <w:lang w:val="en-IN"/>
              </w:rPr>
            </w:pPr>
            <w:r>
              <w:rPr>
                <w:lang w:val="en-IN"/>
              </w:rPr>
              <w:t>You will only get following fields in the EmployeeBean List:</w:t>
            </w:r>
          </w:p>
          <w:p w14:paraId="6814775A" w14:textId="77777777" w:rsidR="00B75B02" w:rsidRDefault="00B75B02" w:rsidP="007864DF">
            <w:pPr>
              <w:rPr>
                <w:lang w:val="en-IN"/>
              </w:rPr>
            </w:pPr>
          </w:p>
          <w:p w14:paraId="3B9CCA1D" w14:textId="77777777" w:rsidR="002B4F78" w:rsidRDefault="002B4F78" w:rsidP="007864DF">
            <w:pPr>
              <w:rPr>
                <w:lang w:val="en-IN"/>
              </w:rPr>
            </w:pPr>
            <w:r>
              <w:rPr>
                <w:lang w:val="en-IN"/>
              </w:rPr>
              <w:t>First</w:t>
            </w:r>
          </w:p>
          <w:p w14:paraId="049F80BD" w14:textId="77777777" w:rsidR="002B4F78" w:rsidRDefault="002B4F78" w:rsidP="007864DF">
            <w:pPr>
              <w:rPr>
                <w:lang w:val="en-IN"/>
              </w:rPr>
            </w:pPr>
            <w:r>
              <w:rPr>
                <w:lang w:val="en-IN"/>
              </w:rPr>
              <w:t>Last</w:t>
            </w:r>
          </w:p>
          <w:p w14:paraId="0137A5EA" w14:textId="77777777" w:rsidR="002B4F78" w:rsidRPr="002B4F78" w:rsidRDefault="002B4F78" w:rsidP="002B4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r w:rsidRPr="002B4F78">
              <w:rPr>
                <w:rFonts w:ascii="JetBrains Mono" w:eastAsia="Times New Roman" w:hAnsi="JetBrains Mono" w:cs="Courier New"/>
                <w:color w:val="871094"/>
                <w:sz w:val="20"/>
                <w:szCs w:val="20"/>
              </w:rPr>
              <w:t>employeeId</w:t>
            </w:r>
          </w:p>
          <w:p w14:paraId="4F5E6E26" w14:textId="40407A45" w:rsidR="002B4F78" w:rsidRDefault="002B4F78" w:rsidP="007864DF">
            <w:pPr>
              <w:rPr>
                <w:lang w:val="en-IN"/>
              </w:rPr>
            </w:pPr>
          </w:p>
        </w:tc>
      </w:tr>
      <w:tr w:rsidR="00972DB9" w14:paraId="7F411FF3" w14:textId="77777777" w:rsidTr="007864DF">
        <w:tc>
          <w:tcPr>
            <w:tcW w:w="4508" w:type="dxa"/>
          </w:tcPr>
          <w:p w14:paraId="4C1AC5E6" w14:textId="77777777" w:rsidR="00972DB9" w:rsidRPr="00C747D7" w:rsidRDefault="00972DB9" w:rsidP="007864DF">
            <w:pPr>
              <w:rPr>
                <w:lang w:val="en-IN"/>
              </w:rPr>
            </w:pPr>
          </w:p>
        </w:tc>
        <w:tc>
          <w:tcPr>
            <w:tcW w:w="4508" w:type="dxa"/>
          </w:tcPr>
          <w:p w14:paraId="3A26D834" w14:textId="77777777" w:rsidR="00972DB9" w:rsidRDefault="00972DB9" w:rsidP="007864DF">
            <w:pPr>
              <w:rPr>
                <w:lang w:val="en-IN"/>
              </w:rPr>
            </w:pPr>
          </w:p>
        </w:tc>
      </w:tr>
    </w:tbl>
    <w:p w14:paraId="0FB8110B" w14:textId="550F6A9F" w:rsidR="001800A0" w:rsidRDefault="001800A0">
      <w:pPr>
        <w:rPr>
          <w:lang w:val="en-IN"/>
        </w:rPr>
      </w:pPr>
    </w:p>
    <w:p w14:paraId="3129A42A" w14:textId="7433A1B5" w:rsidR="00845691" w:rsidRDefault="00845691" w:rsidP="00845691">
      <w:pPr>
        <w:pStyle w:val="Heading2"/>
        <w:rPr>
          <w:lang w:val="en-IN"/>
        </w:rPr>
      </w:pPr>
      <w:r w:rsidRPr="00845691">
        <w:rPr>
          <w:lang w:val="en-IN"/>
        </w:rPr>
        <w:t>/login/</w:t>
      </w:r>
      <w:r w:rsidRPr="00CB71D8">
        <w:rPr>
          <w:lang w:val="en-IN"/>
        </w:rPr>
        <w:t>sendOTP</w:t>
      </w:r>
    </w:p>
    <w:tbl>
      <w:tblPr>
        <w:tblStyle w:val="TableGrid"/>
        <w:tblW w:w="0" w:type="auto"/>
        <w:tblLook w:val="04A0" w:firstRow="1" w:lastRow="0" w:firstColumn="1" w:lastColumn="0" w:noHBand="0" w:noVBand="1"/>
      </w:tblPr>
      <w:tblGrid>
        <w:gridCol w:w="4508"/>
        <w:gridCol w:w="4508"/>
      </w:tblGrid>
      <w:tr w:rsidR="00982B42" w14:paraId="20406954" w14:textId="77777777" w:rsidTr="00C02312">
        <w:tc>
          <w:tcPr>
            <w:tcW w:w="4508" w:type="dxa"/>
          </w:tcPr>
          <w:p w14:paraId="670D1171" w14:textId="77777777" w:rsidR="00982B42" w:rsidRDefault="00982B42" w:rsidP="00C02312">
            <w:pPr>
              <w:rPr>
                <w:lang w:val="en-IN"/>
              </w:rPr>
            </w:pPr>
            <w:commentRangeStart w:id="423"/>
            <w:r w:rsidRPr="00672ABE">
              <w:rPr>
                <w:b/>
                <w:bCs/>
                <w:lang w:val="en-IN"/>
              </w:rPr>
              <w:t>API</w:t>
            </w:r>
            <w:commentRangeEnd w:id="423"/>
            <w:r>
              <w:rPr>
                <w:rStyle w:val="CommentReference"/>
              </w:rPr>
              <w:commentReference w:id="423"/>
            </w:r>
          </w:p>
        </w:tc>
        <w:tc>
          <w:tcPr>
            <w:tcW w:w="4508" w:type="dxa"/>
          </w:tcPr>
          <w:p w14:paraId="7B630193" w14:textId="77777777" w:rsidR="00982B42" w:rsidRDefault="00982B42" w:rsidP="00C02312">
            <w:pPr>
              <w:rPr>
                <w:lang w:val="en-IN"/>
              </w:rPr>
            </w:pPr>
            <w:r>
              <w:rPr>
                <w:b/>
                <w:bCs/>
                <w:lang w:val="en-IN"/>
              </w:rPr>
              <w:t xml:space="preserve">THE FIELDS NEED </w:t>
            </w:r>
            <w:commentRangeStart w:id="424"/>
            <w:commentRangeStart w:id="425"/>
            <w:r>
              <w:rPr>
                <w:b/>
                <w:bCs/>
                <w:lang w:val="en-IN"/>
              </w:rPr>
              <w:t>CLARIFICATION</w:t>
            </w:r>
            <w:commentRangeEnd w:id="424"/>
            <w:r>
              <w:rPr>
                <w:rStyle w:val="CommentReference"/>
              </w:rPr>
              <w:commentReference w:id="424"/>
            </w:r>
            <w:commentRangeEnd w:id="425"/>
            <w:r>
              <w:rPr>
                <w:rStyle w:val="CommentReference"/>
              </w:rPr>
              <w:commentReference w:id="425"/>
            </w:r>
          </w:p>
        </w:tc>
      </w:tr>
      <w:tr w:rsidR="00982B42" w14:paraId="221DDB2F" w14:textId="77777777" w:rsidTr="00C02312">
        <w:tc>
          <w:tcPr>
            <w:tcW w:w="4508" w:type="dxa"/>
          </w:tcPr>
          <w:p w14:paraId="06440DA2" w14:textId="77777777" w:rsidR="00982B42" w:rsidRPr="00CB71D8" w:rsidRDefault="00B4629C" w:rsidP="00C02312">
            <w:pPr>
              <w:rPr>
                <w:lang w:val="en-IN"/>
              </w:rPr>
            </w:pPr>
            <w:r>
              <w:rPr>
                <w:lang w:val="en-IN"/>
              </w:rPr>
              <w:t>String:</w:t>
            </w:r>
            <w:r w:rsidRPr="00CB71D8">
              <w:rPr>
                <w:lang w:val="en-IN"/>
              </w:rPr>
              <w:t xml:space="preserve"> mobileNumber </w:t>
            </w:r>
          </w:p>
          <w:p w14:paraId="621577FB" w14:textId="4BDC54F9" w:rsidR="00770F70" w:rsidRDefault="00770F70" w:rsidP="00C02312">
            <w:pPr>
              <w:rPr>
                <w:lang w:val="en-IN"/>
              </w:rPr>
            </w:pPr>
            <w:r w:rsidRPr="00CB71D8">
              <w:rPr>
                <w:lang w:val="en-IN"/>
              </w:rPr>
              <w:t>String:otp</w:t>
            </w:r>
          </w:p>
        </w:tc>
        <w:tc>
          <w:tcPr>
            <w:tcW w:w="4508" w:type="dxa"/>
          </w:tcPr>
          <w:p w14:paraId="6CA8C86C" w14:textId="61843FBC" w:rsidR="00982B42" w:rsidRDefault="006E381B" w:rsidP="00C02312">
            <w:pPr>
              <w:rPr>
                <w:lang w:val="en-IN"/>
              </w:rPr>
            </w:pPr>
            <w:r>
              <w:rPr>
                <w:lang w:val="en-IN"/>
              </w:rPr>
              <w:t>200 Response</w:t>
            </w:r>
          </w:p>
        </w:tc>
      </w:tr>
      <w:tr w:rsidR="00982B42" w14:paraId="359004D1" w14:textId="77777777" w:rsidTr="00C02312">
        <w:tc>
          <w:tcPr>
            <w:tcW w:w="4508" w:type="dxa"/>
          </w:tcPr>
          <w:p w14:paraId="6E6E6EF7" w14:textId="77777777" w:rsidR="00982B42" w:rsidRPr="00C747D7" w:rsidRDefault="00982B42" w:rsidP="00C02312">
            <w:pPr>
              <w:rPr>
                <w:lang w:val="en-IN"/>
              </w:rPr>
            </w:pPr>
          </w:p>
        </w:tc>
        <w:tc>
          <w:tcPr>
            <w:tcW w:w="4508" w:type="dxa"/>
          </w:tcPr>
          <w:p w14:paraId="1DA3F238" w14:textId="77777777" w:rsidR="00982B42" w:rsidRDefault="00982B42" w:rsidP="00C02312">
            <w:pPr>
              <w:rPr>
                <w:lang w:val="en-IN"/>
              </w:rPr>
            </w:pPr>
          </w:p>
        </w:tc>
      </w:tr>
    </w:tbl>
    <w:p w14:paraId="4B7A3CF0" w14:textId="6479AF88" w:rsidR="00845691" w:rsidRDefault="00845691">
      <w:pPr>
        <w:rPr>
          <w:lang w:val="en-IN"/>
        </w:rPr>
      </w:pPr>
    </w:p>
    <w:p w14:paraId="2C23CBE6" w14:textId="3075053C" w:rsidR="00845691" w:rsidRPr="00CB71D8" w:rsidRDefault="00845691" w:rsidP="00CB71D8">
      <w:pPr>
        <w:pStyle w:val="Heading2"/>
        <w:rPr>
          <w:lang w:val="en-IN"/>
        </w:rPr>
      </w:pPr>
      <w:r w:rsidRPr="005953F7">
        <w:rPr>
          <w:lang w:val="en-IN"/>
        </w:rPr>
        <w:lastRenderedPageBreak/>
        <w:t>/login</w:t>
      </w:r>
      <w:r w:rsidRPr="00CB71D8">
        <w:rPr>
          <w:lang w:val="en-IN"/>
        </w:rPr>
        <w:t>/verifyOTP</w:t>
      </w:r>
    </w:p>
    <w:tbl>
      <w:tblPr>
        <w:tblStyle w:val="TableGrid"/>
        <w:tblW w:w="0" w:type="auto"/>
        <w:tblLook w:val="04A0" w:firstRow="1" w:lastRow="0" w:firstColumn="1" w:lastColumn="0" w:noHBand="0" w:noVBand="1"/>
      </w:tblPr>
      <w:tblGrid>
        <w:gridCol w:w="4508"/>
        <w:gridCol w:w="4508"/>
      </w:tblGrid>
      <w:tr w:rsidR="00982B42" w14:paraId="5F373012" w14:textId="77777777" w:rsidTr="00C02312">
        <w:tc>
          <w:tcPr>
            <w:tcW w:w="4508" w:type="dxa"/>
          </w:tcPr>
          <w:p w14:paraId="194F8337" w14:textId="77777777" w:rsidR="00982B42" w:rsidRDefault="00982B42" w:rsidP="00C02312">
            <w:pPr>
              <w:rPr>
                <w:lang w:val="en-IN"/>
              </w:rPr>
            </w:pPr>
            <w:commentRangeStart w:id="426"/>
            <w:r w:rsidRPr="00672ABE">
              <w:rPr>
                <w:b/>
                <w:bCs/>
                <w:lang w:val="en-IN"/>
              </w:rPr>
              <w:t>API</w:t>
            </w:r>
            <w:commentRangeEnd w:id="426"/>
            <w:r>
              <w:rPr>
                <w:rStyle w:val="CommentReference"/>
              </w:rPr>
              <w:commentReference w:id="426"/>
            </w:r>
          </w:p>
        </w:tc>
        <w:tc>
          <w:tcPr>
            <w:tcW w:w="4508" w:type="dxa"/>
          </w:tcPr>
          <w:p w14:paraId="1A6992F3" w14:textId="77777777" w:rsidR="00982B42" w:rsidRDefault="00982B42" w:rsidP="00C02312">
            <w:pPr>
              <w:rPr>
                <w:lang w:val="en-IN"/>
              </w:rPr>
            </w:pPr>
            <w:r>
              <w:rPr>
                <w:b/>
                <w:bCs/>
                <w:lang w:val="en-IN"/>
              </w:rPr>
              <w:t xml:space="preserve">THE FIELDS NEED </w:t>
            </w:r>
            <w:commentRangeStart w:id="427"/>
            <w:commentRangeStart w:id="428"/>
            <w:r>
              <w:rPr>
                <w:b/>
                <w:bCs/>
                <w:lang w:val="en-IN"/>
              </w:rPr>
              <w:t>CLARIFICATION</w:t>
            </w:r>
            <w:commentRangeEnd w:id="427"/>
            <w:r>
              <w:rPr>
                <w:rStyle w:val="CommentReference"/>
              </w:rPr>
              <w:commentReference w:id="427"/>
            </w:r>
            <w:commentRangeEnd w:id="428"/>
            <w:r>
              <w:rPr>
                <w:rStyle w:val="CommentReference"/>
              </w:rPr>
              <w:commentReference w:id="428"/>
            </w:r>
          </w:p>
        </w:tc>
      </w:tr>
      <w:tr w:rsidR="00402D51" w14:paraId="077990E1" w14:textId="77777777" w:rsidTr="00C02312">
        <w:tc>
          <w:tcPr>
            <w:tcW w:w="4508" w:type="dxa"/>
          </w:tcPr>
          <w:p w14:paraId="23D0A7D0" w14:textId="77777777" w:rsidR="00402D51" w:rsidRPr="00293DA2" w:rsidRDefault="00402D51" w:rsidP="00402D51">
            <w:pPr>
              <w:rPr>
                <w:lang w:val="en-IN"/>
              </w:rPr>
            </w:pPr>
            <w:r>
              <w:rPr>
                <w:lang w:val="en-IN"/>
              </w:rPr>
              <w:t>String:</w:t>
            </w:r>
            <w:r w:rsidRPr="00293DA2">
              <w:rPr>
                <w:lang w:val="en-IN"/>
              </w:rPr>
              <w:t xml:space="preserve"> mobileNumber </w:t>
            </w:r>
          </w:p>
          <w:p w14:paraId="633BFA6E" w14:textId="16C2AE75" w:rsidR="00402D51" w:rsidRDefault="00402D51" w:rsidP="00402D51">
            <w:pPr>
              <w:rPr>
                <w:lang w:val="en-IN"/>
              </w:rPr>
            </w:pPr>
            <w:r w:rsidRPr="00293DA2">
              <w:rPr>
                <w:lang w:val="en-IN"/>
              </w:rPr>
              <w:t>String:otp</w:t>
            </w:r>
          </w:p>
        </w:tc>
        <w:tc>
          <w:tcPr>
            <w:tcW w:w="4508" w:type="dxa"/>
          </w:tcPr>
          <w:p w14:paraId="0F032A47" w14:textId="2B3E135C" w:rsidR="00402D51" w:rsidRDefault="00402D51" w:rsidP="00402D51">
            <w:pPr>
              <w:rPr>
                <w:lang w:val="en-IN"/>
              </w:rPr>
            </w:pPr>
            <w:r>
              <w:rPr>
                <w:lang w:val="en-IN"/>
              </w:rPr>
              <w:t>200 Response</w:t>
            </w:r>
          </w:p>
        </w:tc>
      </w:tr>
      <w:tr w:rsidR="00402D51" w14:paraId="19C70B3E" w14:textId="77777777" w:rsidTr="00C02312">
        <w:tc>
          <w:tcPr>
            <w:tcW w:w="4508" w:type="dxa"/>
          </w:tcPr>
          <w:p w14:paraId="5DB7CC39" w14:textId="77777777" w:rsidR="00402D51" w:rsidRPr="00C747D7" w:rsidRDefault="00402D51" w:rsidP="00402D51">
            <w:pPr>
              <w:rPr>
                <w:lang w:val="en-IN"/>
              </w:rPr>
            </w:pPr>
          </w:p>
        </w:tc>
        <w:tc>
          <w:tcPr>
            <w:tcW w:w="4508" w:type="dxa"/>
          </w:tcPr>
          <w:p w14:paraId="6F22814B" w14:textId="77777777" w:rsidR="00402D51" w:rsidRDefault="00402D51" w:rsidP="00402D51">
            <w:pPr>
              <w:rPr>
                <w:lang w:val="en-IN"/>
              </w:rPr>
            </w:pPr>
          </w:p>
        </w:tc>
      </w:tr>
    </w:tbl>
    <w:p w14:paraId="2B4FED58" w14:textId="345102E4" w:rsidR="00845691" w:rsidRDefault="00845691">
      <w:pPr>
        <w:rPr>
          <w:lang w:val="en-IN"/>
        </w:rPr>
      </w:pPr>
    </w:p>
    <w:p w14:paraId="54C02825" w14:textId="0EA95602" w:rsidR="00845691" w:rsidRPr="00845691" w:rsidRDefault="00845691" w:rsidP="0084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r w:rsidRPr="00CB71D8">
        <w:rPr>
          <w:rFonts w:asciiTheme="majorHAnsi" w:eastAsiaTheme="majorEastAsia" w:hAnsiTheme="majorHAnsi" w:cstheme="majorBidi"/>
          <w:color w:val="2F5496" w:themeColor="accent1" w:themeShade="BF"/>
          <w:sz w:val="26"/>
          <w:szCs w:val="26"/>
          <w:lang w:val="en-IN"/>
        </w:rPr>
        <w:t>/login/getUserRegistrationStatusOnVerifiedOTP</w:t>
      </w:r>
    </w:p>
    <w:tbl>
      <w:tblPr>
        <w:tblStyle w:val="TableGrid"/>
        <w:tblW w:w="0" w:type="auto"/>
        <w:tblLook w:val="04A0" w:firstRow="1" w:lastRow="0" w:firstColumn="1" w:lastColumn="0" w:noHBand="0" w:noVBand="1"/>
      </w:tblPr>
      <w:tblGrid>
        <w:gridCol w:w="4508"/>
        <w:gridCol w:w="4508"/>
      </w:tblGrid>
      <w:tr w:rsidR="00982B42" w14:paraId="3E0CAE1F" w14:textId="77777777" w:rsidTr="00C02312">
        <w:tc>
          <w:tcPr>
            <w:tcW w:w="4508" w:type="dxa"/>
          </w:tcPr>
          <w:p w14:paraId="55DA63AD" w14:textId="77777777" w:rsidR="00982B42" w:rsidRDefault="00982B42" w:rsidP="00C02312">
            <w:pPr>
              <w:rPr>
                <w:lang w:val="en-IN"/>
              </w:rPr>
            </w:pPr>
            <w:commentRangeStart w:id="429"/>
            <w:r w:rsidRPr="00672ABE">
              <w:rPr>
                <w:b/>
                <w:bCs/>
                <w:lang w:val="en-IN"/>
              </w:rPr>
              <w:t>API</w:t>
            </w:r>
            <w:commentRangeEnd w:id="429"/>
            <w:r>
              <w:rPr>
                <w:rStyle w:val="CommentReference"/>
              </w:rPr>
              <w:commentReference w:id="429"/>
            </w:r>
          </w:p>
        </w:tc>
        <w:tc>
          <w:tcPr>
            <w:tcW w:w="4508" w:type="dxa"/>
          </w:tcPr>
          <w:p w14:paraId="362ED777" w14:textId="77777777" w:rsidR="00982B42" w:rsidRDefault="00982B42" w:rsidP="00C02312">
            <w:pPr>
              <w:rPr>
                <w:lang w:val="en-IN"/>
              </w:rPr>
            </w:pPr>
            <w:r>
              <w:rPr>
                <w:b/>
                <w:bCs/>
                <w:lang w:val="en-IN"/>
              </w:rPr>
              <w:t xml:space="preserve">THE FIELDS NEED </w:t>
            </w:r>
            <w:commentRangeStart w:id="430"/>
            <w:commentRangeStart w:id="431"/>
            <w:r>
              <w:rPr>
                <w:b/>
                <w:bCs/>
                <w:lang w:val="en-IN"/>
              </w:rPr>
              <w:t>CLARIFICATION</w:t>
            </w:r>
            <w:commentRangeEnd w:id="430"/>
            <w:r>
              <w:rPr>
                <w:rStyle w:val="CommentReference"/>
              </w:rPr>
              <w:commentReference w:id="430"/>
            </w:r>
            <w:commentRangeEnd w:id="431"/>
            <w:r>
              <w:rPr>
                <w:rStyle w:val="CommentReference"/>
              </w:rPr>
              <w:commentReference w:id="431"/>
            </w:r>
          </w:p>
        </w:tc>
      </w:tr>
      <w:tr w:rsidR="00402D51" w14:paraId="20F06252" w14:textId="77777777" w:rsidTr="00C02312">
        <w:tc>
          <w:tcPr>
            <w:tcW w:w="4508" w:type="dxa"/>
          </w:tcPr>
          <w:p w14:paraId="7180EA42" w14:textId="77777777" w:rsidR="00402D51" w:rsidRPr="00293DA2" w:rsidRDefault="00402D51" w:rsidP="00402D51">
            <w:pPr>
              <w:rPr>
                <w:lang w:val="en-IN"/>
              </w:rPr>
            </w:pPr>
            <w:r>
              <w:rPr>
                <w:lang w:val="en-IN"/>
              </w:rPr>
              <w:t>String:</w:t>
            </w:r>
            <w:r w:rsidRPr="00293DA2">
              <w:rPr>
                <w:lang w:val="en-IN"/>
              </w:rPr>
              <w:t xml:space="preserve"> mobileNumber </w:t>
            </w:r>
          </w:p>
          <w:p w14:paraId="0780B674" w14:textId="77777777" w:rsidR="00402D51" w:rsidRDefault="00402D51" w:rsidP="00402D51">
            <w:pPr>
              <w:rPr>
                <w:lang w:val="en-IN"/>
              </w:rPr>
            </w:pPr>
          </w:p>
        </w:tc>
        <w:tc>
          <w:tcPr>
            <w:tcW w:w="4508" w:type="dxa"/>
          </w:tcPr>
          <w:p w14:paraId="6FE435C9" w14:textId="548A67F7" w:rsidR="00402D51" w:rsidRDefault="00402D51" w:rsidP="00402D51">
            <w:pPr>
              <w:rPr>
                <w:lang w:val="en-IN"/>
              </w:rPr>
            </w:pPr>
            <w:r>
              <w:rPr>
                <w:lang w:val="en-IN"/>
              </w:rPr>
              <w:t>200 Response</w:t>
            </w:r>
          </w:p>
        </w:tc>
      </w:tr>
      <w:tr w:rsidR="00402D51" w14:paraId="0BA5D449" w14:textId="77777777" w:rsidTr="00C02312">
        <w:tc>
          <w:tcPr>
            <w:tcW w:w="4508" w:type="dxa"/>
          </w:tcPr>
          <w:p w14:paraId="40F8B8D5" w14:textId="77777777" w:rsidR="00402D51" w:rsidRPr="00C747D7" w:rsidRDefault="00402D51" w:rsidP="00402D51">
            <w:pPr>
              <w:rPr>
                <w:lang w:val="en-IN"/>
              </w:rPr>
            </w:pPr>
          </w:p>
        </w:tc>
        <w:tc>
          <w:tcPr>
            <w:tcW w:w="4508" w:type="dxa"/>
          </w:tcPr>
          <w:p w14:paraId="20D7A370" w14:textId="77777777" w:rsidR="00402D51" w:rsidRDefault="00402D51" w:rsidP="00402D51">
            <w:pPr>
              <w:rPr>
                <w:lang w:val="en-IN"/>
              </w:rPr>
            </w:pPr>
          </w:p>
        </w:tc>
      </w:tr>
    </w:tbl>
    <w:p w14:paraId="22E8A7F7" w14:textId="5EC5DD0F" w:rsidR="00845691" w:rsidRDefault="00845691">
      <w:pPr>
        <w:rPr>
          <w:lang w:val="en-IN"/>
        </w:rPr>
      </w:pPr>
    </w:p>
    <w:p w14:paraId="70E7AFC9" w14:textId="280C297E" w:rsidR="00D7288A" w:rsidRPr="00CB71D8" w:rsidRDefault="00B32280" w:rsidP="00CB71D8">
      <w:pPr>
        <w:pStyle w:val="Heading2"/>
        <w:rPr>
          <w:lang w:val="en-IN"/>
        </w:rPr>
      </w:pPr>
      <w:bookmarkStart w:id="432" w:name="_Ref40299588"/>
      <w:r>
        <w:rPr>
          <w:lang w:val="en-IN"/>
        </w:rPr>
        <w:t>/</w:t>
      </w:r>
      <w:r w:rsidR="00D7288A" w:rsidRPr="00CB71D8">
        <w:rPr>
          <w:lang w:val="en-IN"/>
        </w:rPr>
        <w:t>Delivery/listDeliveriesPaged</w:t>
      </w:r>
      <w:bookmarkEnd w:id="432"/>
    </w:p>
    <w:p w14:paraId="67BE837B" w14:textId="50E8C047" w:rsidR="00D7288A" w:rsidRDefault="00D7288A">
      <w:pPr>
        <w:rPr>
          <w:lang w:val="en-IN"/>
        </w:rPr>
      </w:pPr>
    </w:p>
    <w:p w14:paraId="66A65FB3" w14:textId="612D0BE3" w:rsidR="00CC42D7" w:rsidRPr="00CB71D8" w:rsidRDefault="00CC42D7" w:rsidP="00CB71D8">
      <w:pPr>
        <w:pStyle w:val="Heading2"/>
        <w:rPr>
          <w:lang w:val="en-IN"/>
        </w:rPr>
      </w:pPr>
      <w:bookmarkStart w:id="433" w:name="_Ref40564996"/>
      <w:r w:rsidRPr="009F52EF">
        <w:rPr>
          <w:lang w:val="en-IN"/>
        </w:rPr>
        <w:t>/accounting</w:t>
      </w:r>
      <w:r>
        <w:rPr>
          <w:lang w:val="en-IN"/>
        </w:rPr>
        <w:t>/</w:t>
      </w:r>
      <w:r w:rsidRPr="00CB71D8">
        <w:rPr>
          <w:lang w:val="en-IN"/>
        </w:rPr>
        <w:t>listPurchasesPaged</w:t>
      </w:r>
      <w:bookmarkEnd w:id="433"/>
    </w:p>
    <w:p w14:paraId="0C25371E" w14:textId="77777777" w:rsidR="00CC42D7" w:rsidRDefault="00CC42D7">
      <w:pPr>
        <w:rPr>
          <w:lang w:val="en-IN"/>
        </w:rPr>
      </w:pPr>
    </w:p>
    <w:p w14:paraId="73C86843" w14:textId="649DABDB" w:rsidR="00CC42D7" w:rsidRPr="00CB71D8" w:rsidRDefault="00CC42D7" w:rsidP="00CB71D8">
      <w:pPr>
        <w:pStyle w:val="Heading2"/>
        <w:rPr>
          <w:lang w:val="en-IN"/>
        </w:rPr>
      </w:pPr>
      <w:bookmarkStart w:id="434" w:name="_Ref40566125"/>
      <w:r w:rsidRPr="00CB71D8">
        <w:rPr>
          <w:lang w:val="en-IN"/>
        </w:rPr>
        <w:t>/accounting/listExpensesPaged</w:t>
      </w:r>
      <w:bookmarkEnd w:id="434"/>
    </w:p>
    <w:p w14:paraId="03E9A6A8" w14:textId="10A5917E" w:rsidR="008659E8" w:rsidRDefault="008659E8" w:rsidP="005B7107">
      <w:pPr>
        <w:rPr>
          <w:lang w:val="en-IN"/>
        </w:rPr>
      </w:pPr>
    </w:p>
    <w:p w14:paraId="6287B85F" w14:textId="184B9F24" w:rsidR="00061943" w:rsidRPr="00CB71D8" w:rsidRDefault="00355699" w:rsidP="00CB71D8">
      <w:pPr>
        <w:pStyle w:val="Heading2"/>
        <w:rPr>
          <w:lang w:val="en-IN"/>
        </w:rPr>
      </w:pPr>
      <w:bookmarkStart w:id="435" w:name="_Ref40638273"/>
      <w:r w:rsidRPr="00170EA9">
        <w:rPr>
          <w:lang w:val="en-IN"/>
        </w:rPr>
        <w:t>/</w:t>
      </w:r>
      <w:r w:rsidR="00061943" w:rsidRPr="00CB71D8">
        <w:rPr>
          <w:lang w:val="en-IN"/>
        </w:rPr>
        <w:t>employee/listEmployeesWithBalancePaged</w:t>
      </w:r>
      <w:bookmarkEnd w:id="435"/>
    </w:p>
    <w:p w14:paraId="22CAA226" w14:textId="2A800BF3" w:rsidR="00355699" w:rsidRPr="00170EA9" w:rsidDel="00BE6229" w:rsidRDefault="00355699" w:rsidP="00355699">
      <w:pPr>
        <w:pStyle w:val="Heading2"/>
        <w:rPr>
          <w:del w:id="436" w:author="nyadav.idmworks@outlook.com" w:date="2020-05-23T18:26:00Z"/>
          <w:lang w:val="en-IN"/>
        </w:rPr>
      </w:pPr>
    </w:p>
    <w:p w14:paraId="18E3D8E9" w14:textId="3519CB40" w:rsidR="00C5148E" w:rsidRPr="00CB71D8" w:rsidRDefault="00C5148E" w:rsidP="00CB71D8">
      <w:pPr>
        <w:pStyle w:val="Heading2"/>
        <w:rPr>
          <w:lang w:val="en-IN"/>
        </w:rPr>
      </w:pPr>
      <w:bookmarkStart w:id="437" w:name="_Ref40640625"/>
      <w:r w:rsidRPr="00170EA9">
        <w:rPr>
          <w:lang w:val="en-IN"/>
        </w:rPr>
        <w:t>/employee</w:t>
      </w:r>
      <w:r w:rsidRPr="00CB71D8">
        <w:rPr>
          <w:lang w:val="en-IN"/>
        </w:rPr>
        <w:t>/listEmpSalariesPaged</w:t>
      </w:r>
      <w:bookmarkEnd w:id="437"/>
    </w:p>
    <w:p w14:paraId="3ACB42B3" w14:textId="53DE0157" w:rsidR="00355699" w:rsidRDefault="00355699" w:rsidP="005B7107">
      <w:pPr>
        <w:rPr>
          <w:ins w:id="438" w:author="nyadav.idmworks@outlook.com" w:date="2020-05-23T23:12:00Z"/>
          <w:lang w:val="en-IN"/>
        </w:rPr>
      </w:pPr>
    </w:p>
    <w:p w14:paraId="2A7F8C39" w14:textId="12882A02" w:rsidR="0014157F" w:rsidRDefault="0014157F">
      <w:pPr>
        <w:pStyle w:val="Heading2"/>
        <w:rPr>
          <w:ins w:id="439" w:author="nyadav.idmworks@outlook.com" w:date="2020-05-24T21:37:00Z"/>
          <w:lang w:val="en-IN"/>
        </w:rPr>
      </w:pPr>
      <w:bookmarkStart w:id="440" w:name="_Ref41168015"/>
      <w:ins w:id="441" w:author="nyadav.idmworks@outlook.com" w:date="2020-05-23T23:12:00Z">
        <w:r w:rsidRPr="0014157F">
          <w:rPr>
            <w:lang w:val="en-IN"/>
            <w:rPrChange w:id="442" w:author="nyadav.idmworks@outlook.com" w:date="2020-05-23T23:12:00Z">
              <w:rPr>
                <w:rFonts w:ascii="JetBrains Mono" w:eastAsia="Times New Roman" w:hAnsi="JetBrains Mono" w:cs="Courier New"/>
                <w:color w:val="067D17"/>
                <w:sz w:val="20"/>
                <w:szCs w:val="20"/>
              </w:rPr>
            </w:rPrChange>
          </w:rPr>
          <w:t>/customer/listCustomerANDVendorWithBalancePaged</w:t>
        </w:r>
      </w:ins>
      <w:bookmarkEnd w:id="440"/>
    </w:p>
    <w:p w14:paraId="0CC05829" w14:textId="4A02D0AB" w:rsidR="005B6E33" w:rsidRDefault="005B6E33" w:rsidP="005B6E33">
      <w:pPr>
        <w:rPr>
          <w:ins w:id="443" w:author="nyadav.idmworks@outlook.com" w:date="2020-05-24T21:37:00Z"/>
          <w:lang w:val="en-IN"/>
        </w:rPr>
      </w:pPr>
    </w:p>
    <w:p w14:paraId="5D3D09A2" w14:textId="1BAB31F2" w:rsidR="005B6E33" w:rsidRPr="005B6E33" w:rsidRDefault="005B6E33">
      <w:pPr>
        <w:pStyle w:val="Heading2"/>
        <w:rPr>
          <w:ins w:id="444" w:author="nyadav.idmworks@outlook.com" w:date="2020-05-24T21:37:00Z"/>
          <w:lang w:val="en-IN"/>
          <w:rPrChange w:id="445" w:author="nyadav.idmworks@outlook.com" w:date="2020-05-24T21:38:00Z">
            <w:rPr>
              <w:ins w:id="446" w:author="nyadav.idmworks@outlook.com" w:date="2020-05-24T21:37:00Z"/>
              <w:rFonts w:ascii="JetBrains Mono" w:eastAsia="Times New Roman" w:hAnsi="JetBrains Mono" w:cs="Courier New"/>
              <w:color w:val="080808"/>
              <w:sz w:val="20"/>
              <w:szCs w:val="20"/>
            </w:rPr>
          </w:rPrChange>
        </w:rPr>
        <w:pPrChange w:id="447" w:author="nyadav.idmworks@outlook.com" w:date="2020-05-24T21:38: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bookmarkStart w:id="448" w:name="_Ref41248744"/>
      <w:ins w:id="449" w:author="nyadav.idmworks@outlook.com" w:date="2020-05-24T21:37:00Z">
        <w:r w:rsidRPr="005B6E33">
          <w:rPr>
            <w:lang w:val="en-IN"/>
            <w:rPrChange w:id="450" w:author="nyadav.idmworks@outlook.com" w:date="2020-05-24T21:38:00Z">
              <w:rPr>
                <w:rFonts w:ascii="JetBrains Mono" w:eastAsia="Times New Roman" w:hAnsi="JetBrains Mono" w:cs="Courier New"/>
                <w:color w:val="067D17"/>
                <w:sz w:val="20"/>
                <w:szCs w:val="20"/>
              </w:rPr>
            </w:rPrChange>
          </w:rPr>
          <w:t>/accounting/createRetailSale</w:t>
        </w:r>
        <w:bookmarkEnd w:id="448"/>
      </w:ins>
    </w:p>
    <w:tbl>
      <w:tblPr>
        <w:tblStyle w:val="TableGrid"/>
        <w:tblW w:w="0" w:type="auto"/>
        <w:tblLook w:val="04A0" w:firstRow="1" w:lastRow="0" w:firstColumn="1" w:lastColumn="0" w:noHBand="0" w:noVBand="1"/>
      </w:tblPr>
      <w:tblGrid>
        <w:gridCol w:w="4508"/>
        <w:gridCol w:w="4508"/>
      </w:tblGrid>
      <w:tr w:rsidR="00E56CEB" w14:paraId="72152E56" w14:textId="77777777" w:rsidTr="00E56CEB">
        <w:trPr>
          <w:ins w:id="451" w:author="nyadav.idmworks@outlook.com" w:date="2020-05-24T21:39:00Z"/>
        </w:trPr>
        <w:tc>
          <w:tcPr>
            <w:tcW w:w="4508" w:type="dxa"/>
          </w:tcPr>
          <w:p w14:paraId="493550F8" w14:textId="5507EC88" w:rsidR="00E56CEB" w:rsidRPr="0034278D" w:rsidRDefault="002F4541" w:rsidP="005B6E33">
            <w:pPr>
              <w:rPr>
                <w:ins w:id="452" w:author="nyadav.idmworks@outlook.com" w:date="2020-05-24T21:39:00Z"/>
                <w:b/>
                <w:bCs/>
                <w:lang w:val="en-IN"/>
                <w:rPrChange w:id="453" w:author="nyadav.idmworks@outlook.com" w:date="2020-05-24T21:46:00Z">
                  <w:rPr>
                    <w:ins w:id="454" w:author="nyadav.idmworks@outlook.com" w:date="2020-05-24T21:39:00Z"/>
                    <w:lang w:val="en-IN"/>
                  </w:rPr>
                </w:rPrChange>
              </w:rPr>
            </w:pPr>
            <w:ins w:id="455" w:author="nyadav.idmworks@outlook.com" w:date="2020-05-24T21:46:00Z">
              <w:r w:rsidRPr="0034278D">
                <w:rPr>
                  <w:b/>
                  <w:bCs/>
                  <w:lang w:val="en-IN"/>
                  <w:rPrChange w:id="456" w:author="nyadav.idmworks@outlook.com" w:date="2020-05-24T21:46:00Z">
                    <w:rPr>
                      <w:lang w:val="en-IN"/>
                    </w:rPr>
                  </w:rPrChange>
                </w:rPr>
                <w:t>JSON</w:t>
              </w:r>
            </w:ins>
          </w:p>
        </w:tc>
        <w:tc>
          <w:tcPr>
            <w:tcW w:w="4508" w:type="dxa"/>
          </w:tcPr>
          <w:p w14:paraId="1D7023AC" w14:textId="57CBFAA7" w:rsidR="00E56CEB" w:rsidRPr="0034278D" w:rsidRDefault="00B54F05" w:rsidP="005B6E33">
            <w:pPr>
              <w:rPr>
                <w:ins w:id="457" w:author="nyadav.idmworks@outlook.com" w:date="2020-05-24T21:39:00Z"/>
                <w:b/>
                <w:bCs/>
                <w:lang w:val="en-IN"/>
                <w:rPrChange w:id="458" w:author="nyadav.idmworks@outlook.com" w:date="2020-05-24T21:46:00Z">
                  <w:rPr>
                    <w:ins w:id="459" w:author="nyadav.idmworks@outlook.com" w:date="2020-05-24T21:39:00Z"/>
                    <w:lang w:val="en-IN"/>
                  </w:rPr>
                </w:rPrChange>
              </w:rPr>
            </w:pPr>
            <w:ins w:id="460" w:author="nyadav.idmworks@outlook.com" w:date="2020-05-24T21:46:00Z">
              <w:r w:rsidRPr="0034278D">
                <w:rPr>
                  <w:b/>
                  <w:bCs/>
                  <w:lang w:val="en-IN"/>
                  <w:rPrChange w:id="461" w:author="nyadav.idmworks@outlook.com" w:date="2020-05-24T21:46:00Z">
                    <w:rPr>
                      <w:lang w:val="en-IN"/>
                    </w:rPr>
                  </w:rPrChange>
                </w:rPr>
                <w:t>mapping</w:t>
              </w:r>
            </w:ins>
          </w:p>
        </w:tc>
      </w:tr>
      <w:tr w:rsidR="00E56CEB" w14:paraId="0E2D492F" w14:textId="77777777" w:rsidTr="00E56CEB">
        <w:trPr>
          <w:ins w:id="462" w:author="nyadav.idmworks@outlook.com" w:date="2020-05-24T21:39:00Z"/>
        </w:trPr>
        <w:tc>
          <w:tcPr>
            <w:tcW w:w="4508" w:type="dxa"/>
          </w:tcPr>
          <w:p w14:paraId="319F8391" w14:textId="24CEBBC0" w:rsidR="00E56CEB" w:rsidRDefault="008E6662" w:rsidP="005B6E33">
            <w:pPr>
              <w:rPr>
                <w:ins w:id="463" w:author="nyadav.idmworks@outlook.com" w:date="2020-05-24T21:39:00Z"/>
                <w:lang w:val="en-IN"/>
              </w:rPr>
            </w:pPr>
            <w:ins w:id="464" w:author="nyadav.idmworks@outlook.com" w:date="2020-05-24T21:46:00Z">
              <w:r>
                <w:rPr>
                  <w:lang w:val="en-IN"/>
                </w:rPr>
                <w:t>JSON : Please see on the swagger</w:t>
              </w:r>
            </w:ins>
          </w:p>
        </w:tc>
        <w:tc>
          <w:tcPr>
            <w:tcW w:w="4508" w:type="dxa"/>
          </w:tcPr>
          <w:p w14:paraId="660DA57E" w14:textId="77777777" w:rsidR="00E56CEB" w:rsidRDefault="00E15570" w:rsidP="005B6E33">
            <w:pPr>
              <w:rPr>
                <w:ins w:id="465" w:author="nyadav.idmworks@outlook.com" w:date="2020-05-24T21:46:00Z"/>
                <w:lang w:val="en-IN"/>
              </w:rPr>
            </w:pPr>
            <w:ins w:id="466" w:author="nyadav.idmworks@outlook.com" w:date="2020-05-24T21:45:00Z">
              <w:r>
                <w:rPr>
                  <w:lang w:val="en-IN"/>
                </w:rPr>
                <w:t xml:space="preserve">loggedinUser: </w:t>
              </w:r>
            </w:ins>
            <w:ins w:id="467" w:author="nyadav.idmworks@outlook.com" w:date="2020-05-24T21:46:00Z">
              <w:r>
                <w:rPr>
                  <w:lang w:val="en-IN"/>
                </w:rPr>
                <w:t>account.accountId</w:t>
              </w:r>
              <w:r w:rsidRPr="00E15570">
                <w:rPr>
                  <w:lang w:val="en-IN"/>
                </w:rPr>
                <w:sym w:font="Wingdings" w:char="F0E0"/>
              </w:r>
              <w:r>
                <w:rPr>
                  <w:lang w:val="en-IN"/>
                </w:rPr>
                <w:t xml:space="preserve"> fromAccountID</w:t>
              </w:r>
            </w:ins>
          </w:p>
          <w:p w14:paraId="4F8721EC" w14:textId="2824F11A" w:rsidR="00E15570" w:rsidRDefault="00E15570" w:rsidP="005B6E33">
            <w:pPr>
              <w:rPr>
                <w:ins w:id="468" w:author="nyadav.idmworks@outlook.com" w:date="2020-05-24T21:39:00Z"/>
                <w:lang w:val="en-IN"/>
              </w:rPr>
            </w:pPr>
            <w:ins w:id="469" w:author="nyadav.idmworks@outlook.com" w:date="2020-05-24T21:46:00Z">
              <w:r>
                <w:rPr>
                  <w:lang w:val="en-IN"/>
                </w:rPr>
                <w:t>loggedinUser:employee.id</w:t>
              </w:r>
              <w:r w:rsidRPr="00E15570">
                <w:rPr>
                  <w:lang w:val="en-IN"/>
                </w:rPr>
                <w:sym w:font="Wingdings" w:char="F0E0"/>
              </w:r>
              <w:r>
                <w:rPr>
                  <w:lang w:val="en-IN"/>
                </w:rPr>
                <w:t xml:space="preserve"> fromemployeeID</w:t>
              </w:r>
            </w:ins>
          </w:p>
        </w:tc>
      </w:tr>
    </w:tbl>
    <w:p w14:paraId="690C1DAA" w14:textId="77777777" w:rsidR="005B6E33" w:rsidRPr="005B6E33" w:rsidRDefault="005B6E33">
      <w:pPr>
        <w:rPr>
          <w:ins w:id="470" w:author="nyadav.idmworks@outlook.com" w:date="2020-05-23T23:12:00Z"/>
          <w:lang w:val="en-IN"/>
          <w:rPrChange w:id="471" w:author="nyadav.idmworks@outlook.com" w:date="2020-05-24T21:37:00Z">
            <w:rPr>
              <w:ins w:id="472" w:author="nyadav.idmworks@outlook.com" w:date="2020-05-23T23:12:00Z"/>
              <w:rFonts w:ascii="JetBrains Mono" w:eastAsia="Times New Roman" w:hAnsi="JetBrains Mono" w:cs="Courier New"/>
              <w:color w:val="080808"/>
              <w:sz w:val="20"/>
              <w:szCs w:val="20"/>
            </w:rPr>
          </w:rPrChange>
        </w:rPr>
        <w:pPrChange w:id="473" w:author="nyadav.idmworks@outlook.com" w:date="2020-05-24T21:37: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p>
    <w:p w14:paraId="06E6556E" w14:textId="77777777" w:rsidR="0014157F" w:rsidRPr="005B7107" w:rsidRDefault="0014157F" w:rsidP="005B7107">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lastRenderedPageBreak/>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CC6C27" w:rsidP="00B11745">
      <w:hyperlink r:id="rId46"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2651F5E6"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w:t>
            </w:r>
            <w:r w:rsidR="00304337">
              <w:rPr>
                <w:sz w:val="16"/>
                <w:szCs w:val="16"/>
                <w:lang w:val="en-IN"/>
              </w:rPr>
              <w:t>–</w:t>
            </w:r>
            <w:r>
              <w:rPr>
                <w:sz w:val="16"/>
                <w:szCs w:val="16"/>
                <w:lang w:val="en-IN"/>
              </w:rPr>
              <w:t xml:space="preserve">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lastRenderedPageBreak/>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lastRenderedPageBreak/>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lastRenderedPageBreak/>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lastRenderedPageBreak/>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77777777" w:rsidR="004A7D48" w:rsidRDefault="004A7D48"/>
    <w:sectPr w:rsidR="004A7D48" w:rsidSect="002A6F93">
      <w:footerReference w:type="default" r:id="rId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1" w:author="nyadav.idmworks@outlook.com" w:date="2020-05-04T19:36:00Z" w:initials="n">
    <w:p w14:paraId="17878C8D" w14:textId="77777777" w:rsidR="00CC6C27" w:rsidRDefault="00CC6C27">
      <w:pPr>
        <w:pStyle w:val="CommentText"/>
        <w:rPr>
          <w:noProof/>
        </w:rPr>
      </w:pPr>
      <w:r>
        <w:rPr>
          <w:rStyle w:val="CommentReference"/>
        </w:rPr>
        <w:annotationRef/>
      </w:r>
      <w:r>
        <w:rPr>
          <w:noProof/>
        </w:rPr>
        <w:t>Need Updated</w:t>
      </w:r>
    </w:p>
    <w:p w14:paraId="1B2C23C7" w14:textId="17E717C5" w:rsidR="00CC6C27" w:rsidRDefault="00CC6C27">
      <w:pPr>
        <w:pStyle w:val="CommentText"/>
      </w:pPr>
    </w:p>
  </w:comment>
  <w:comment w:id="407" w:author="nyadav.idmworks@outlook.com" w:date="2020-05-09T23:01:00Z" w:initials="n">
    <w:p w14:paraId="38A2FB2F" w14:textId="2197D894" w:rsidR="00CC6C27" w:rsidRDefault="00CC6C27">
      <w:pPr>
        <w:pStyle w:val="CommentText"/>
      </w:pPr>
      <w:r>
        <w:rPr>
          <w:rStyle w:val="CommentReference"/>
        </w:rPr>
        <w:annotationRef/>
      </w:r>
      <w:r>
        <w:rPr>
          <w:noProof/>
        </w:rPr>
        <w:t>Add JSON</w:t>
      </w:r>
    </w:p>
  </w:comment>
  <w:comment w:id="408" w:author="nyadav.idmworks@outlook.com" w:date="2020-05-09T23:01:00Z" w:initials="n">
    <w:p w14:paraId="1ADD08A6" w14:textId="2CA1897E" w:rsidR="00CC6C27" w:rsidRDefault="00CC6C27">
      <w:pPr>
        <w:pStyle w:val="CommentText"/>
      </w:pPr>
      <w:r>
        <w:rPr>
          <w:rStyle w:val="CommentReference"/>
        </w:rPr>
        <w:annotationRef/>
      </w:r>
    </w:p>
  </w:comment>
  <w:comment w:id="409" w:author="nyadav.idmworks@outlook.com" w:date="2020-05-09T23:01:00Z" w:initials="n">
    <w:p w14:paraId="22D206B7" w14:textId="6E5872AB" w:rsidR="00CC6C27" w:rsidRDefault="00CC6C27">
      <w:pPr>
        <w:pStyle w:val="CommentText"/>
      </w:pPr>
      <w:r>
        <w:rPr>
          <w:rStyle w:val="CommentReference"/>
        </w:rPr>
        <w:annotationRef/>
      </w:r>
    </w:p>
  </w:comment>
  <w:comment w:id="411" w:author="nyadav.idmworks@outlook.com" w:date="2020-05-09T23:20:00Z" w:initials="n">
    <w:p w14:paraId="41996DE6" w14:textId="5911BC32" w:rsidR="00CC6C27" w:rsidRDefault="00CC6C27">
      <w:pPr>
        <w:pStyle w:val="CommentText"/>
      </w:pPr>
      <w:r>
        <w:rPr>
          <w:rStyle w:val="CommentReference"/>
        </w:rPr>
        <w:annotationRef/>
      </w:r>
      <w:r>
        <w:rPr>
          <w:noProof/>
        </w:rPr>
        <w:t>Complete i</w:t>
      </w:r>
    </w:p>
  </w:comment>
  <w:comment w:id="412" w:author="nyadav.idmworks@outlook.com" w:date="2020-05-09T23:01:00Z" w:initials="n">
    <w:p w14:paraId="0794211C" w14:textId="77777777" w:rsidR="00CC6C27" w:rsidRDefault="00CC6C27" w:rsidP="00980802">
      <w:pPr>
        <w:pStyle w:val="CommentText"/>
      </w:pPr>
      <w:r>
        <w:rPr>
          <w:rStyle w:val="CommentReference"/>
        </w:rPr>
        <w:annotationRef/>
      </w:r>
      <w:r>
        <w:rPr>
          <w:noProof/>
        </w:rPr>
        <w:t>Add JSON</w:t>
      </w:r>
    </w:p>
  </w:comment>
  <w:comment w:id="413" w:author="nyadav.idmworks@outlook.com" w:date="2020-05-09T23:01:00Z" w:initials="n">
    <w:p w14:paraId="58C6DEAD" w14:textId="77777777" w:rsidR="00CC6C27" w:rsidRDefault="00CC6C27" w:rsidP="00980802">
      <w:pPr>
        <w:pStyle w:val="CommentText"/>
      </w:pPr>
      <w:r>
        <w:rPr>
          <w:rStyle w:val="CommentReference"/>
        </w:rPr>
        <w:annotationRef/>
      </w:r>
    </w:p>
  </w:comment>
  <w:comment w:id="414" w:author="nyadav.idmworks@outlook.com" w:date="2020-05-09T23:01:00Z" w:initials="n">
    <w:p w14:paraId="605972D4" w14:textId="77777777" w:rsidR="00CC6C27" w:rsidRDefault="00CC6C27" w:rsidP="00980802">
      <w:pPr>
        <w:pStyle w:val="CommentText"/>
      </w:pPr>
      <w:r>
        <w:rPr>
          <w:rStyle w:val="CommentReference"/>
        </w:rPr>
        <w:annotationRef/>
      </w:r>
    </w:p>
  </w:comment>
  <w:comment w:id="416" w:author="nyadav.idmworks@outlook.com" w:date="2020-05-09T23:01:00Z" w:initials="n">
    <w:p w14:paraId="4FD42234" w14:textId="77777777" w:rsidR="00CC6C27" w:rsidRDefault="00CC6C27" w:rsidP="00972DB9">
      <w:pPr>
        <w:pStyle w:val="CommentText"/>
      </w:pPr>
      <w:r>
        <w:rPr>
          <w:rStyle w:val="CommentReference"/>
        </w:rPr>
        <w:annotationRef/>
      </w:r>
      <w:r>
        <w:rPr>
          <w:noProof/>
        </w:rPr>
        <w:t>Add JSON</w:t>
      </w:r>
    </w:p>
  </w:comment>
  <w:comment w:id="417" w:author="nyadav.idmworks@outlook.com" w:date="2020-05-09T23:01:00Z" w:initials="n">
    <w:p w14:paraId="1830FCDC" w14:textId="77777777" w:rsidR="00CC6C27" w:rsidRDefault="00CC6C27" w:rsidP="00972DB9">
      <w:pPr>
        <w:pStyle w:val="CommentText"/>
      </w:pPr>
      <w:r>
        <w:rPr>
          <w:rStyle w:val="CommentReference"/>
        </w:rPr>
        <w:annotationRef/>
      </w:r>
    </w:p>
  </w:comment>
  <w:comment w:id="418" w:author="nyadav.idmworks@outlook.com" w:date="2020-05-09T23:01:00Z" w:initials="n">
    <w:p w14:paraId="2A6140D7" w14:textId="77777777" w:rsidR="00CC6C27" w:rsidRDefault="00CC6C27" w:rsidP="00972DB9">
      <w:pPr>
        <w:pStyle w:val="CommentText"/>
      </w:pPr>
      <w:r>
        <w:rPr>
          <w:rStyle w:val="CommentReference"/>
        </w:rPr>
        <w:annotationRef/>
      </w:r>
    </w:p>
  </w:comment>
  <w:comment w:id="420" w:author="nyadav.idmworks@outlook.com" w:date="2020-05-09T23:01:00Z" w:initials="n">
    <w:p w14:paraId="00739E0C" w14:textId="77777777" w:rsidR="00CC6C27" w:rsidRDefault="00CC6C27" w:rsidP="00972DB9">
      <w:pPr>
        <w:pStyle w:val="CommentText"/>
      </w:pPr>
      <w:r>
        <w:rPr>
          <w:rStyle w:val="CommentReference"/>
        </w:rPr>
        <w:annotationRef/>
      </w:r>
      <w:r>
        <w:rPr>
          <w:noProof/>
        </w:rPr>
        <w:t>Add JSON</w:t>
      </w:r>
    </w:p>
  </w:comment>
  <w:comment w:id="421" w:author="nyadav.idmworks@outlook.com" w:date="2020-05-09T23:01:00Z" w:initials="n">
    <w:p w14:paraId="6E82F412" w14:textId="77777777" w:rsidR="00CC6C27" w:rsidRDefault="00CC6C27" w:rsidP="00972DB9">
      <w:pPr>
        <w:pStyle w:val="CommentText"/>
      </w:pPr>
      <w:r>
        <w:rPr>
          <w:rStyle w:val="CommentReference"/>
        </w:rPr>
        <w:annotationRef/>
      </w:r>
    </w:p>
  </w:comment>
  <w:comment w:id="422" w:author="nyadav.idmworks@outlook.com" w:date="2020-05-09T23:01:00Z" w:initials="n">
    <w:p w14:paraId="30DA3BD8" w14:textId="77777777" w:rsidR="00CC6C27" w:rsidRDefault="00CC6C27" w:rsidP="00972DB9">
      <w:pPr>
        <w:pStyle w:val="CommentText"/>
      </w:pPr>
      <w:r>
        <w:rPr>
          <w:rStyle w:val="CommentReference"/>
        </w:rPr>
        <w:annotationRef/>
      </w:r>
    </w:p>
  </w:comment>
  <w:comment w:id="423" w:author="nyadav.idmworks@outlook.com" w:date="2020-05-09T23:01:00Z" w:initials="n">
    <w:p w14:paraId="7115A1C9" w14:textId="77777777" w:rsidR="00CC6C27" w:rsidRDefault="00CC6C27" w:rsidP="00982B42">
      <w:pPr>
        <w:pStyle w:val="CommentText"/>
      </w:pPr>
      <w:r>
        <w:rPr>
          <w:rStyle w:val="CommentReference"/>
        </w:rPr>
        <w:annotationRef/>
      </w:r>
      <w:r>
        <w:rPr>
          <w:noProof/>
        </w:rPr>
        <w:t>Add JSON</w:t>
      </w:r>
    </w:p>
  </w:comment>
  <w:comment w:id="424" w:author="nyadav.idmworks@outlook.com" w:date="2020-05-09T23:01:00Z" w:initials="n">
    <w:p w14:paraId="65EC9062" w14:textId="77777777" w:rsidR="00CC6C27" w:rsidRDefault="00CC6C27" w:rsidP="00982B42">
      <w:pPr>
        <w:pStyle w:val="CommentText"/>
      </w:pPr>
      <w:r>
        <w:rPr>
          <w:rStyle w:val="CommentReference"/>
        </w:rPr>
        <w:annotationRef/>
      </w:r>
    </w:p>
  </w:comment>
  <w:comment w:id="425" w:author="nyadav.idmworks@outlook.com" w:date="2020-05-09T23:01:00Z" w:initials="n">
    <w:p w14:paraId="3F6BDCE3" w14:textId="77777777" w:rsidR="00CC6C27" w:rsidRDefault="00CC6C27" w:rsidP="00982B42">
      <w:pPr>
        <w:pStyle w:val="CommentText"/>
      </w:pPr>
      <w:r>
        <w:rPr>
          <w:rStyle w:val="CommentReference"/>
        </w:rPr>
        <w:annotationRef/>
      </w:r>
    </w:p>
  </w:comment>
  <w:comment w:id="426" w:author="nyadav.idmworks@outlook.com" w:date="2020-05-09T23:01:00Z" w:initials="n">
    <w:p w14:paraId="0406F9B5" w14:textId="77777777" w:rsidR="00CC6C27" w:rsidRDefault="00CC6C27" w:rsidP="00982B42">
      <w:pPr>
        <w:pStyle w:val="CommentText"/>
      </w:pPr>
      <w:r>
        <w:rPr>
          <w:rStyle w:val="CommentReference"/>
        </w:rPr>
        <w:annotationRef/>
      </w:r>
      <w:r>
        <w:rPr>
          <w:noProof/>
        </w:rPr>
        <w:t>Add JSON</w:t>
      </w:r>
    </w:p>
  </w:comment>
  <w:comment w:id="427" w:author="nyadav.idmworks@outlook.com" w:date="2020-05-09T23:01:00Z" w:initials="n">
    <w:p w14:paraId="1AA6405D" w14:textId="77777777" w:rsidR="00CC6C27" w:rsidRDefault="00CC6C27" w:rsidP="00982B42">
      <w:pPr>
        <w:pStyle w:val="CommentText"/>
      </w:pPr>
      <w:r>
        <w:rPr>
          <w:rStyle w:val="CommentReference"/>
        </w:rPr>
        <w:annotationRef/>
      </w:r>
    </w:p>
  </w:comment>
  <w:comment w:id="428" w:author="nyadav.idmworks@outlook.com" w:date="2020-05-09T23:01:00Z" w:initials="n">
    <w:p w14:paraId="76FFFEAE" w14:textId="77777777" w:rsidR="00CC6C27" w:rsidRDefault="00CC6C27" w:rsidP="00982B42">
      <w:pPr>
        <w:pStyle w:val="CommentText"/>
      </w:pPr>
      <w:r>
        <w:rPr>
          <w:rStyle w:val="CommentReference"/>
        </w:rPr>
        <w:annotationRef/>
      </w:r>
    </w:p>
  </w:comment>
  <w:comment w:id="429" w:author="nyadav.idmworks@outlook.com" w:date="2020-05-09T23:01:00Z" w:initials="n">
    <w:p w14:paraId="73CDAAC4" w14:textId="77777777" w:rsidR="00CC6C27" w:rsidRDefault="00CC6C27" w:rsidP="00982B42">
      <w:pPr>
        <w:pStyle w:val="CommentText"/>
      </w:pPr>
      <w:r>
        <w:rPr>
          <w:rStyle w:val="CommentReference"/>
        </w:rPr>
        <w:annotationRef/>
      </w:r>
      <w:r>
        <w:rPr>
          <w:noProof/>
        </w:rPr>
        <w:t>Add JSON</w:t>
      </w:r>
    </w:p>
  </w:comment>
  <w:comment w:id="430" w:author="nyadav.idmworks@outlook.com" w:date="2020-05-09T23:01:00Z" w:initials="n">
    <w:p w14:paraId="341D0E86" w14:textId="77777777" w:rsidR="00CC6C27" w:rsidRDefault="00CC6C27" w:rsidP="00982B42">
      <w:pPr>
        <w:pStyle w:val="CommentText"/>
      </w:pPr>
      <w:r>
        <w:rPr>
          <w:rStyle w:val="CommentReference"/>
        </w:rPr>
        <w:annotationRef/>
      </w:r>
    </w:p>
  </w:comment>
  <w:comment w:id="431" w:author="nyadav.idmworks@outlook.com" w:date="2020-05-09T23:01:00Z" w:initials="n">
    <w:p w14:paraId="59C3051E" w14:textId="77777777" w:rsidR="00CC6C27" w:rsidRDefault="00CC6C27" w:rsidP="00982B4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2C23C7" w15:done="0"/>
  <w15:commentEx w15:paraId="38A2FB2F" w15:done="0"/>
  <w15:commentEx w15:paraId="1ADD08A6" w15:done="0"/>
  <w15:commentEx w15:paraId="22D206B7" w15:done="0"/>
  <w15:commentEx w15:paraId="41996DE6" w15:done="0"/>
  <w15:commentEx w15:paraId="0794211C" w15:done="0"/>
  <w15:commentEx w15:paraId="58C6DEAD" w15:done="0"/>
  <w15:commentEx w15:paraId="605972D4" w15:done="0"/>
  <w15:commentEx w15:paraId="4FD42234" w15:done="0"/>
  <w15:commentEx w15:paraId="1830FCDC" w15:done="0"/>
  <w15:commentEx w15:paraId="2A6140D7" w15:done="0"/>
  <w15:commentEx w15:paraId="00739E0C" w15:done="0"/>
  <w15:commentEx w15:paraId="6E82F412" w15:done="0"/>
  <w15:commentEx w15:paraId="30DA3BD8" w15:done="0"/>
  <w15:commentEx w15:paraId="7115A1C9" w15:done="0"/>
  <w15:commentEx w15:paraId="65EC9062" w15:done="0"/>
  <w15:commentEx w15:paraId="3F6BDCE3" w15:done="0"/>
  <w15:commentEx w15:paraId="0406F9B5" w15:done="0"/>
  <w15:commentEx w15:paraId="1AA6405D" w15:done="0"/>
  <w15:commentEx w15:paraId="76FFFEAE" w15:done="0"/>
  <w15:commentEx w15:paraId="73CDAAC4" w15:done="0"/>
  <w15:commentEx w15:paraId="341D0E86" w15:done="0"/>
  <w15:commentEx w15:paraId="59C305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2C23C7" w16cid:durableId="225AED3F"/>
  <w16cid:commentId w16cid:paraId="38A2FB2F" w16cid:durableId="2261B4D6"/>
  <w16cid:commentId w16cid:paraId="1ADD08A6" w16cid:durableId="2261B4C0"/>
  <w16cid:commentId w16cid:paraId="22D206B7" w16cid:durableId="2261B4D2"/>
  <w16cid:commentId w16cid:paraId="41996DE6" w16cid:durableId="2261B94F"/>
  <w16cid:commentId w16cid:paraId="0794211C" w16cid:durableId="2261B7DB"/>
  <w16cid:commentId w16cid:paraId="58C6DEAD" w16cid:durableId="2261B7DA"/>
  <w16cid:commentId w16cid:paraId="605972D4" w16cid:durableId="2261B7D9"/>
  <w16cid:commentId w16cid:paraId="4FD42234" w16cid:durableId="2261C50C"/>
  <w16cid:commentId w16cid:paraId="1830FCDC" w16cid:durableId="2261C50B"/>
  <w16cid:commentId w16cid:paraId="2A6140D7" w16cid:durableId="2261C50A"/>
  <w16cid:commentId w16cid:paraId="00739E0C" w16cid:durableId="2261C509"/>
  <w16cid:commentId w16cid:paraId="6E82F412" w16cid:durableId="2261C508"/>
  <w16cid:commentId w16cid:paraId="30DA3BD8" w16cid:durableId="2261C507"/>
  <w16cid:commentId w16cid:paraId="7115A1C9" w16cid:durableId="22626945"/>
  <w16cid:commentId w16cid:paraId="65EC9062" w16cid:durableId="22626944"/>
  <w16cid:commentId w16cid:paraId="3F6BDCE3" w16cid:durableId="22626943"/>
  <w16cid:commentId w16cid:paraId="0406F9B5" w16cid:durableId="2262694B"/>
  <w16cid:commentId w16cid:paraId="1AA6405D" w16cid:durableId="2262694A"/>
  <w16cid:commentId w16cid:paraId="76FFFEAE" w16cid:durableId="22626949"/>
  <w16cid:commentId w16cid:paraId="73CDAAC4" w16cid:durableId="2262694E"/>
  <w16cid:commentId w16cid:paraId="341D0E86" w16cid:durableId="2262694D"/>
  <w16cid:commentId w16cid:paraId="59C3051E" w16cid:durableId="226269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5B470" w14:textId="77777777" w:rsidR="00AB5AA5" w:rsidRDefault="00AB5AA5" w:rsidP="00174C6C">
      <w:pPr>
        <w:spacing w:after="0" w:line="240" w:lineRule="auto"/>
      </w:pPr>
      <w:r>
        <w:separator/>
      </w:r>
    </w:p>
  </w:endnote>
  <w:endnote w:type="continuationSeparator" w:id="0">
    <w:p w14:paraId="02AFC1A6" w14:textId="77777777" w:rsidR="00AB5AA5" w:rsidRDefault="00AB5AA5"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CC6C27" w:rsidRDefault="00CC6C27">
    <w:pPr>
      <w:pStyle w:val="Footer"/>
      <w:pBdr>
        <w:bottom w:val="single" w:sz="6" w:space="1" w:color="auto"/>
      </w:pBdr>
      <w:rPr>
        <w:sz w:val="16"/>
        <w:szCs w:val="16"/>
      </w:rPr>
    </w:pPr>
  </w:p>
  <w:p w14:paraId="29F2F4A5" w14:textId="77777777" w:rsidR="00CC6C27" w:rsidRDefault="00CC6C27">
    <w:pPr>
      <w:pStyle w:val="Footer"/>
      <w:rPr>
        <w:sz w:val="16"/>
        <w:szCs w:val="16"/>
      </w:rPr>
    </w:pPr>
  </w:p>
  <w:p w14:paraId="7C30A6CD" w14:textId="0E49A5FC" w:rsidR="00CC6C27" w:rsidRPr="00F759A4" w:rsidRDefault="00CC6C27">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CBC70" w14:textId="77777777" w:rsidR="00AB5AA5" w:rsidRDefault="00AB5AA5" w:rsidP="00174C6C">
      <w:pPr>
        <w:spacing w:after="0" w:line="240" w:lineRule="auto"/>
      </w:pPr>
      <w:r>
        <w:separator/>
      </w:r>
    </w:p>
  </w:footnote>
  <w:footnote w:type="continuationSeparator" w:id="0">
    <w:p w14:paraId="369FDAB7" w14:textId="77777777" w:rsidR="00AB5AA5" w:rsidRDefault="00AB5AA5"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3160C"/>
    <w:multiLevelType w:val="hybridMultilevel"/>
    <w:tmpl w:val="ED48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92030"/>
    <w:multiLevelType w:val="hybridMultilevel"/>
    <w:tmpl w:val="2A58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A3E1E"/>
    <w:multiLevelType w:val="hybridMultilevel"/>
    <w:tmpl w:val="812A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0"/>
  </w:num>
  <w:num w:numId="4">
    <w:abstractNumId w:val="3"/>
  </w:num>
  <w:num w:numId="5">
    <w:abstractNumId w:val="5"/>
  </w:num>
  <w:num w:numId="6">
    <w:abstractNumId w:val="16"/>
  </w:num>
  <w:num w:numId="7">
    <w:abstractNumId w:val="10"/>
  </w:num>
  <w:num w:numId="8">
    <w:abstractNumId w:val="8"/>
  </w:num>
  <w:num w:numId="9">
    <w:abstractNumId w:val="1"/>
  </w:num>
  <w:num w:numId="10">
    <w:abstractNumId w:val="13"/>
  </w:num>
  <w:num w:numId="11">
    <w:abstractNumId w:val="23"/>
  </w:num>
  <w:num w:numId="12">
    <w:abstractNumId w:val="9"/>
  </w:num>
  <w:num w:numId="13">
    <w:abstractNumId w:val="20"/>
  </w:num>
  <w:num w:numId="14">
    <w:abstractNumId w:val="12"/>
  </w:num>
  <w:num w:numId="15">
    <w:abstractNumId w:val="2"/>
  </w:num>
  <w:num w:numId="16">
    <w:abstractNumId w:val="22"/>
  </w:num>
  <w:num w:numId="17">
    <w:abstractNumId w:val="11"/>
  </w:num>
  <w:num w:numId="18">
    <w:abstractNumId w:val="6"/>
  </w:num>
  <w:num w:numId="19">
    <w:abstractNumId w:val="18"/>
  </w:num>
  <w:num w:numId="20">
    <w:abstractNumId w:val="4"/>
  </w:num>
  <w:num w:numId="21">
    <w:abstractNumId w:val="7"/>
  </w:num>
  <w:num w:numId="22">
    <w:abstractNumId w:val="17"/>
  </w:num>
  <w:num w:numId="23">
    <w:abstractNumId w:val="19"/>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Ma4FANweWYQtAAAA"/>
  </w:docVars>
  <w:rsids>
    <w:rsidRoot w:val="00442E97"/>
    <w:rsid w:val="00003E9B"/>
    <w:rsid w:val="0000645D"/>
    <w:rsid w:val="0000684C"/>
    <w:rsid w:val="00006FDC"/>
    <w:rsid w:val="000077BC"/>
    <w:rsid w:val="0001168F"/>
    <w:rsid w:val="00011833"/>
    <w:rsid w:val="00012FAB"/>
    <w:rsid w:val="00021D7B"/>
    <w:rsid w:val="00031220"/>
    <w:rsid w:val="0003693F"/>
    <w:rsid w:val="0004050A"/>
    <w:rsid w:val="00040909"/>
    <w:rsid w:val="00041EB2"/>
    <w:rsid w:val="00043188"/>
    <w:rsid w:val="000443CB"/>
    <w:rsid w:val="00044E05"/>
    <w:rsid w:val="00047146"/>
    <w:rsid w:val="00050675"/>
    <w:rsid w:val="00053198"/>
    <w:rsid w:val="00056862"/>
    <w:rsid w:val="00057C45"/>
    <w:rsid w:val="00061943"/>
    <w:rsid w:val="00062BB9"/>
    <w:rsid w:val="00064B0F"/>
    <w:rsid w:val="00066D2C"/>
    <w:rsid w:val="00067195"/>
    <w:rsid w:val="000711FA"/>
    <w:rsid w:val="000717EB"/>
    <w:rsid w:val="00075C64"/>
    <w:rsid w:val="00076115"/>
    <w:rsid w:val="00082586"/>
    <w:rsid w:val="00082C16"/>
    <w:rsid w:val="00084B27"/>
    <w:rsid w:val="0008513D"/>
    <w:rsid w:val="0008607C"/>
    <w:rsid w:val="00087297"/>
    <w:rsid w:val="00087746"/>
    <w:rsid w:val="00087D36"/>
    <w:rsid w:val="00093118"/>
    <w:rsid w:val="00097C0F"/>
    <w:rsid w:val="000A23E3"/>
    <w:rsid w:val="000A2DD9"/>
    <w:rsid w:val="000A3866"/>
    <w:rsid w:val="000A5950"/>
    <w:rsid w:val="000A6799"/>
    <w:rsid w:val="000A7192"/>
    <w:rsid w:val="000B0165"/>
    <w:rsid w:val="000B01F6"/>
    <w:rsid w:val="000B0CD9"/>
    <w:rsid w:val="000B157C"/>
    <w:rsid w:val="000B3E89"/>
    <w:rsid w:val="000B4E58"/>
    <w:rsid w:val="000B6031"/>
    <w:rsid w:val="000C0709"/>
    <w:rsid w:val="000C0A45"/>
    <w:rsid w:val="000C0D1E"/>
    <w:rsid w:val="000C5244"/>
    <w:rsid w:val="000C5A7A"/>
    <w:rsid w:val="000C5DB5"/>
    <w:rsid w:val="000C7102"/>
    <w:rsid w:val="000C7F71"/>
    <w:rsid w:val="000D0B24"/>
    <w:rsid w:val="000D3080"/>
    <w:rsid w:val="000D3EF1"/>
    <w:rsid w:val="000D3F1B"/>
    <w:rsid w:val="000D4D26"/>
    <w:rsid w:val="000D515A"/>
    <w:rsid w:val="000E0606"/>
    <w:rsid w:val="000E0A4E"/>
    <w:rsid w:val="000E1B82"/>
    <w:rsid w:val="000E2D0B"/>
    <w:rsid w:val="000E39C6"/>
    <w:rsid w:val="000E5D9E"/>
    <w:rsid w:val="000E7437"/>
    <w:rsid w:val="000F2DC5"/>
    <w:rsid w:val="000F3F90"/>
    <w:rsid w:val="000F42DB"/>
    <w:rsid w:val="000F50E3"/>
    <w:rsid w:val="000F697A"/>
    <w:rsid w:val="0010039D"/>
    <w:rsid w:val="001027E7"/>
    <w:rsid w:val="00102DD6"/>
    <w:rsid w:val="001045BA"/>
    <w:rsid w:val="00104B45"/>
    <w:rsid w:val="00106A38"/>
    <w:rsid w:val="0011040F"/>
    <w:rsid w:val="001116C6"/>
    <w:rsid w:val="00112371"/>
    <w:rsid w:val="00112451"/>
    <w:rsid w:val="001127D5"/>
    <w:rsid w:val="00115855"/>
    <w:rsid w:val="001175BB"/>
    <w:rsid w:val="00120DDF"/>
    <w:rsid w:val="00127984"/>
    <w:rsid w:val="00130F36"/>
    <w:rsid w:val="00132DDB"/>
    <w:rsid w:val="00133100"/>
    <w:rsid w:val="00136AC1"/>
    <w:rsid w:val="00137040"/>
    <w:rsid w:val="001403E2"/>
    <w:rsid w:val="0014157F"/>
    <w:rsid w:val="00142C5C"/>
    <w:rsid w:val="00145CB2"/>
    <w:rsid w:val="001478C5"/>
    <w:rsid w:val="0015175A"/>
    <w:rsid w:val="00153BC8"/>
    <w:rsid w:val="0015721A"/>
    <w:rsid w:val="0016062B"/>
    <w:rsid w:val="00161217"/>
    <w:rsid w:val="001613A9"/>
    <w:rsid w:val="0016219B"/>
    <w:rsid w:val="00162453"/>
    <w:rsid w:val="001654B8"/>
    <w:rsid w:val="00165C32"/>
    <w:rsid w:val="00165C51"/>
    <w:rsid w:val="001667A0"/>
    <w:rsid w:val="00172543"/>
    <w:rsid w:val="00174C6C"/>
    <w:rsid w:val="001800A0"/>
    <w:rsid w:val="0019249D"/>
    <w:rsid w:val="00193B5F"/>
    <w:rsid w:val="00193B63"/>
    <w:rsid w:val="001969BF"/>
    <w:rsid w:val="001A04D4"/>
    <w:rsid w:val="001A11CA"/>
    <w:rsid w:val="001A25F8"/>
    <w:rsid w:val="001A422D"/>
    <w:rsid w:val="001B139A"/>
    <w:rsid w:val="001B39AC"/>
    <w:rsid w:val="001B4158"/>
    <w:rsid w:val="001B460A"/>
    <w:rsid w:val="001C0685"/>
    <w:rsid w:val="001C31BD"/>
    <w:rsid w:val="001C3D97"/>
    <w:rsid w:val="001C74DA"/>
    <w:rsid w:val="001C7EFD"/>
    <w:rsid w:val="001D0590"/>
    <w:rsid w:val="001D1FAF"/>
    <w:rsid w:val="001D55C3"/>
    <w:rsid w:val="001D7F49"/>
    <w:rsid w:val="001E02C5"/>
    <w:rsid w:val="001E067C"/>
    <w:rsid w:val="001E527B"/>
    <w:rsid w:val="001E72DC"/>
    <w:rsid w:val="001F42E2"/>
    <w:rsid w:val="001F4A22"/>
    <w:rsid w:val="001F57C7"/>
    <w:rsid w:val="001F5EED"/>
    <w:rsid w:val="001F79EE"/>
    <w:rsid w:val="00201518"/>
    <w:rsid w:val="00202510"/>
    <w:rsid w:val="0020709C"/>
    <w:rsid w:val="0020753C"/>
    <w:rsid w:val="002108DF"/>
    <w:rsid w:val="00212F22"/>
    <w:rsid w:val="00217A6E"/>
    <w:rsid w:val="00220782"/>
    <w:rsid w:val="002213B2"/>
    <w:rsid w:val="002215F3"/>
    <w:rsid w:val="0022284A"/>
    <w:rsid w:val="00224ED5"/>
    <w:rsid w:val="0022769B"/>
    <w:rsid w:val="00230026"/>
    <w:rsid w:val="002309AF"/>
    <w:rsid w:val="00231431"/>
    <w:rsid w:val="002323EF"/>
    <w:rsid w:val="00241193"/>
    <w:rsid w:val="00242B54"/>
    <w:rsid w:val="00243DE3"/>
    <w:rsid w:val="002468BE"/>
    <w:rsid w:val="0024722A"/>
    <w:rsid w:val="00247E4F"/>
    <w:rsid w:val="00250AC7"/>
    <w:rsid w:val="00250DF4"/>
    <w:rsid w:val="0025154A"/>
    <w:rsid w:val="00253453"/>
    <w:rsid w:val="002542BA"/>
    <w:rsid w:val="00254365"/>
    <w:rsid w:val="00255002"/>
    <w:rsid w:val="0025527B"/>
    <w:rsid w:val="002555C1"/>
    <w:rsid w:val="002571E1"/>
    <w:rsid w:val="0025747A"/>
    <w:rsid w:val="0026032E"/>
    <w:rsid w:val="002608ED"/>
    <w:rsid w:val="00262C56"/>
    <w:rsid w:val="00262ED9"/>
    <w:rsid w:val="00263994"/>
    <w:rsid w:val="00263CB4"/>
    <w:rsid w:val="00263CDF"/>
    <w:rsid w:val="00270A81"/>
    <w:rsid w:val="00271807"/>
    <w:rsid w:val="00274A4F"/>
    <w:rsid w:val="00276307"/>
    <w:rsid w:val="00284CEE"/>
    <w:rsid w:val="00286E46"/>
    <w:rsid w:val="00290123"/>
    <w:rsid w:val="00290CC3"/>
    <w:rsid w:val="0029359A"/>
    <w:rsid w:val="002A2EF5"/>
    <w:rsid w:val="002A3DF0"/>
    <w:rsid w:val="002A4EA4"/>
    <w:rsid w:val="002A55EC"/>
    <w:rsid w:val="002A6F93"/>
    <w:rsid w:val="002B4F78"/>
    <w:rsid w:val="002B502B"/>
    <w:rsid w:val="002B7424"/>
    <w:rsid w:val="002B7A39"/>
    <w:rsid w:val="002C5BED"/>
    <w:rsid w:val="002D153E"/>
    <w:rsid w:val="002D1B39"/>
    <w:rsid w:val="002D4DB5"/>
    <w:rsid w:val="002D6974"/>
    <w:rsid w:val="002E2E76"/>
    <w:rsid w:val="002E4C4F"/>
    <w:rsid w:val="002E4E97"/>
    <w:rsid w:val="002F132B"/>
    <w:rsid w:val="002F39B3"/>
    <w:rsid w:val="002F4541"/>
    <w:rsid w:val="002F47A4"/>
    <w:rsid w:val="002F6999"/>
    <w:rsid w:val="002F72EE"/>
    <w:rsid w:val="00300187"/>
    <w:rsid w:val="00300734"/>
    <w:rsid w:val="00300F26"/>
    <w:rsid w:val="00304337"/>
    <w:rsid w:val="00305198"/>
    <w:rsid w:val="00306B5F"/>
    <w:rsid w:val="00311189"/>
    <w:rsid w:val="003129E1"/>
    <w:rsid w:val="00312C21"/>
    <w:rsid w:val="00314804"/>
    <w:rsid w:val="0031689F"/>
    <w:rsid w:val="00321752"/>
    <w:rsid w:val="00323E35"/>
    <w:rsid w:val="003252CD"/>
    <w:rsid w:val="0032612B"/>
    <w:rsid w:val="003301DD"/>
    <w:rsid w:val="00330336"/>
    <w:rsid w:val="0033195A"/>
    <w:rsid w:val="003328F7"/>
    <w:rsid w:val="00340828"/>
    <w:rsid w:val="0034278D"/>
    <w:rsid w:val="003452BE"/>
    <w:rsid w:val="00355699"/>
    <w:rsid w:val="00356B02"/>
    <w:rsid w:val="003572F6"/>
    <w:rsid w:val="003614DC"/>
    <w:rsid w:val="00361765"/>
    <w:rsid w:val="003640A4"/>
    <w:rsid w:val="00364B12"/>
    <w:rsid w:val="00365171"/>
    <w:rsid w:val="00374DC9"/>
    <w:rsid w:val="00377C51"/>
    <w:rsid w:val="003849F8"/>
    <w:rsid w:val="00386361"/>
    <w:rsid w:val="00386A37"/>
    <w:rsid w:val="003918D8"/>
    <w:rsid w:val="00395867"/>
    <w:rsid w:val="003A34B6"/>
    <w:rsid w:val="003A3709"/>
    <w:rsid w:val="003A3AA9"/>
    <w:rsid w:val="003A468F"/>
    <w:rsid w:val="003A6609"/>
    <w:rsid w:val="003A72C5"/>
    <w:rsid w:val="003A7378"/>
    <w:rsid w:val="003B0B09"/>
    <w:rsid w:val="003B25E0"/>
    <w:rsid w:val="003B2A69"/>
    <w:rsid w:val="003B2A8E"/>
    <w:rsid w:val="003B3A36"/>
    <w:rsid w:val="003B702B"/>
    <w:rsid w:val="003B7FBD"/>
    <w:rsid w:val="003C0B9C"/>
    <w:rsid w:val="003C0F9C"/>
    <w:rsid w:val="003C1F75"/>
    <w:rsid w:val="003C2067"/>
    <w:rsid w:val="003C4867"/>
    <w:rsid w:val="003C787C"/>
    <w:rsid w:val="003D073A"/>
    <w:rsid w:val="003D1BE7"/>
    <w:rsid w:val="003D1DF9"/>
    <w:rsid w:val="003D1F13"/>
    <w:rsid w:val="003D23C2"/>
    <w:rsid w:val="003D3143"/>
    <w:rsid w:val="003D3298"/>
    <w:rsid w:val="003D3C01"/>
    <w:rsid w:val="003D6122"/>
    <w:rsid w:val="003D7416"/>
    <w:rsid w:val="003E06F1"/>
    <w:rsid w:val="003E1798"/>
    <w:rsid w:val="003E3938"/>
    <w:rsid w:val="003E611C"/>
    <w:rsid w:val="003E617C"/>
    <w:rsid w:val="003F0B26"/>
    <w:rsid w:val="003F2E12"/>
    <w:rsid w:val="003F48C6"/>
    <w:rsid w:val="004007C4"/>
    <w:rsid w:val="00400F37"/>
    <w:rsid w:val="00401FEE"/>
    <w:rsid w:val="00402D51"/>
    <w:rsid w:val="00405463"/>
    <w:rsid w:val="00410A0D"/>
    <w:rsid w:val="004154F4"/>
    <w:rsid w:val="00415C83"/>
    <w:rsid w:val="004160EF"/>
    <w:rsid w:val="00416BAA"/>
    <w:rsid w:val="00423997"/>
    <w:rsid w:val="004267C7"/>
    <w:rsid w:val="00426CEC"/>
    <w:rsid w:val="004308B9"/>
    <w:rsid w:val="00431870"/>
    <w:rsid w:val="00431A2D"/>
    <w:rsid w:val="00432022"/>
    <w:rsid w:val="004321F4"/>
    <w:rsid w:val="0043278E"/>
    <w:rsid w:val="00432932"/>
    <w:rsid w:val="00434D7F"/>
    <w:rsid w:val="00442D16"/>
    <w:rsid w:val="00442E97"/>
    <w:rsid w:val="00443A85"/>
    <w:rsid w:val="00444320"/>
    <w:rsid w:val="004451C7"/>
    <w:rsid w:val="00455553"/>
    <w:rsid w:val="00460FC2"/>
    <w:rsid w:val="00463352"/>
    <w:rsid w:val="00463AD6"/>
    <w:rsid w:val="00472BA5"/>
    <w:rsid w:val="004745D0"/>
    <w:rsid w:val="004748DE"/>
    <w:rsid w:val="00475054"/>
    <w:rsid w:val="00481642"/>
    <w:rsid w:val="00483E05"/>
    <w:rsid w:val="004857B7"/>
    <w:rsid w:val="00486ED0"/>
    <w:rsid w:val="00487443"/>
    <w:rsid w:val="004935C7"/>
    <w:rsid w:val="004947F0"/>
    <w:rsid w:val="00494D8F"/>
    <w:rsid w:val="004A0E83"/>
    <w:rsid w:val="004A3422"/>
    <w:rsid w:val="004A3587"/>
    <w:rsid w:val="004A3D9D"/>
    <w:rsid w:val="004A6952"/>
    <w:rsid w:val="004A7D48"/>
    <w:rsid w:val="004B376E"/>
    <w:rsid w:val="004B6F15"/>
    <w:rsid w:val="004C326D"/>
    <w:rsid w:val="004C3343"/>
    <w:rsid w:val="004C5C73"/>
    <w:rsid w:val="004C7687"/>
    <w:rsid w:val="004D1F28"/>
    <w:rsid w:val="004D2C68"/>
    <w:rsid w:val="004D60A4"/>
    <w:rsid w:val="004D750B"/>
    <w:rsid w:val="004D7F7B"/>
    <w:rsid w:val="004E0AEB"/>
    <w:rsid w:val="004E40FD"/>
    <w:rsid w:val="004E71B2"/>
    <w:rsid w:val="004F2270"/>
    <w:rsid w:val="004F31E9"/>
    <w:rsid w:val="004F372D"/>
    <w:rsid w:val="004F4E80"/>
    <w:rsid w:val="004F586C"/>
    <w:rsid w:val="004F5AF9"/>
    <w:rsid w:val="00500EE2"/>
    <w:rsid w:val="005015E4"/>
    <w:rsid w:val="005064EC"/>
    <w:rsid w:val="005113F0"/>
    <w:rsid w:val="00511530"/>
    <w:rsid w:val="0051295D"/>
    <w:rsid w:val="00514F48"/>
    <w:rsid w:val="005163B9"/>
    <w:rsid w:val="00516E9D"/>
    <w:rsid w:val="005218B7"/>
    <w:rsid w:val="00521FE2"/>
    <w:rsid w:val="00522873"/>
    <w:rsid w:val="00523944"/>
    <w:rsid w:val="00523997"/>
    <w:rsid w:val="005241E5"/>
    <w:rsid w:val="00526DBD"/>
    <w:rsid w:val="0053030D"/>
    <w:rsid w:val="00530AC9"/>
    <w:rsid w:val="00532296"/>
    <w:rsid w:val="00532B09"/>
    <w:rsid w:val="00534F75"/>
    <w:rsid w:val="005374D3"/>
    <w:rsid w:val="0054042B"/>
    <w:rsid w:val="00546EA3"/>
    <w:rsid w:val="0055043D"/>
    <w:rsid w:val="005505A1"/>
    <w:rsid w:val="00556A01"/>
    <w:rsid w:val="005600A1"/>
    <w:rsid w:val="00564145"/>
    <w:rsid w:val="00565483"/>
    <w:rsid w:val="00565AEA"/>
    <w:rsid w:val="00566441"/>
    <w:rsid w:val="0056703E"/>
    <w:rsid w:val="00571B86"/>
    <w:rsid w:val="00571C85"/>
    <w:rsid w:val="00573A07"/>
    <w:rsid w:val="00573F97"/>
    <w:rsid w:val="00574FB7"/>
    <w:rsid w:val="005750F4"/>
    <w:rsid w:val="005755C2"/>
    <w:rsid w:val="00575CAB"/>
    <w:rsid w:val="00576E91"/>
    <w:rsid w:val="00581823"/>
    <w:rsid w:val="0058239A"/>
    <w:rsid w:val="0058278A"/>
    <w:rsid w:val="005921A4"/>
    <w:rsid w:val="005A37A8"/>
    <w:rsid w:val="005A3F70"/>
    <w:rsid w:val="005B11B9"/>
    <w:rsid w:val="005B1769"/>
    <w:rsid w:val="005B2BD4"/>
    <w:rsid w:val="005B4D15"/>
    <w:rsid w:val="005B6E33"/>
    <w:rsid w:val="005B7107"/>
    <w:rsid w:val="005C02B5"/>
    <w:rsid w:val="005C4C02"/>
    <w:rsid w:val="005C6269"/>
    <w:rsid w:val="005C6937"/>
    <w:rsid w:val="005C7A88"/>
    <w:rsid w:val="005C7CDA"/>
    <w:rsid w:val="005D0797"/>
    <w:rsid w:val="005D07F9"/>
    <w:rsid w:val="005D0D21"/>
    <w:rsid w:val="005D4D8E"/>
    <w:rsid w:val="005D6D3F"/>
    <w:rsid w:val="005D7048"/>
    <w:rsid w:val="005E3C88"/>
    <w:rsid w:val="005E46AB"/>
    <w:rsid w:val="005E6507"/>
    <w:rsid w:val="005F2111"/>
    <w:rsid w:val="005F4E36"/>
    <w:rsid w:val="005F6518"/>
    <w:rsid w:val="006001AA"/>
    <w:rsid w:val="00601BA2"/>
    <w:rsid w:val="00602192"/>
    <w:rsid w:val="0061334B"/>
    <w:rsid w:val="00620C3E"/>
    <w:rsid w:val="00623E95"/>
    <w:rsid w:val="006242DE"/>
    <w:rsid w:val="006248FC"/>
    <w:rsid w:val="006309C0"/>
    <w:rsid w:val="00630D55"/>
    <w:rsid w:val="006316FA"/>
    <w:rsid w:val="006338A9"/>
    <w:rsid w:val="00634315"/>
    <w:rsid w:val="006377A1"/>
    <w:rsid w:val="00637D93"/>
    <w:rsid w:val="00641386"/>
    <w:rsid w:val="00643075"/>
    <w:rsid w:val="00644C06"/>
    <w:rsid w:val="006461E2"/>
    <w:rsid w:val="00653020"/>
    <w:rsid w:val="00655DB9"/>
    <w:rsid w:val="00657363"/>
    <w:rsid w:val="00660CDA"/>
    <w:rsid w:val="0066292F"/>
    <w:rsid w:val="006666FA"/>
    <w:rsid w:val="00667136"/>
    <w:rsid w:val="00667820"/>
    <w:rsid w:val="00670FA1"/>
    <w:rsid w:val="0067135C"/>
    <w:rsid w:val="006717FE"/>
    <w:rsid w:val="00672388"/>
    <w:rsid w:val="0067284D"/>
    <w:rsid w:val="00674431"/>
    <w:rsid w:val="00674A14"/>
    <w:rsid w:val="00674B06"/>
    <w:rsid w:val="00675252"/>
    <w:rsid w:val="0067729E"/>
    <w:rsid w:val="00677686"/>
    <w:rsid w:val="00677D99"/>
    <w:rsid w:val="00681567"/>
    <w:rsid w:val="0068286E"/>
    <w:rsid w:val="0068308D"/>
    <w:rsid w:val="006832AD"/>
    <w:rsid w:val="00683444"/>
    <w:rsid w:val="00683CBD"/>
    <w:rsid w:val="00685FFF"/>
    <w:rsid w:val="00686AE1"/>
    <w:rsid w:val="0068723B"/>
    <w:rsid w:val="006874FF"/>
    <w:rsid w:val="006900AC"/>
    <w:rsid w:val="006903E6"/>
    <w:rsid w:val="00690D73"/>
    <w:rsid w:val="006916DD"/>
    <w:rsid w:val="00693F9D"/>
    <w:rsid w:val="006943E8"/>
    <w:rsid w:val="006947FC"/>
    <w:rsid w:val="006A041A"/>
    <w:rsid w:val="006A1E3C"/>
    <w:rsid w:val="006A2B90"/>
    <w:rsid w:val="006A2D25"/>
    <w:rsid w:val="006A7B9C"/>
    <w:rsid w:val="006C008F"/>
    <w:rsid w:val="006C7224"/>
    <w:rsid w:val="006D48C8"/>
    <w:rsid w:val="006D5BB3"/>
    <w:rsid w:val="006D6E00"/>
    <w:rsid w:val="006D6EC4"/>
    <w:rsid w:val="006D7FC1"/>
    <w:rsid w:val="006E242A"/>
    <w:rsid w:val="006E381B"/>
    <w:rsid w:val="006F593F"/>
    <w:rsid w:val="006F7F64"/>
    <w:rsid w:val="007032E1"/>
    <w:rsid w:val="0070381B"/>
    <w:rsid w:val="00703988"/>
    <w:rsid w:val="00704350"/>
    <w:rsid w:val="0071134F"/>
    <w:rsid w:val="00723D94"/>
    <w:rsid w:val="007253D0"/>
    <w:rsid w:val="00727160"/>
    <w:rsid w:val="007272AD"/>
    <w:rsid w:val="00727D7B"/>
    <w:rsid w:val="007333C4"/>
    <w:rsid w:val="00734503"/>
    <w:rsid w:val="00736FC5"/>
    <w:rsid w:val="00737257"/>
    <w:rsid w:val="00737960"/>
    <w:rsid w:val="00740CA8"/>
    <w:rsid w:val="00741073"/>
    <w:rsid w:val="007422E8"/>
    <w:rsid w:val="00742C0C"/>
    <w:rsid w:val="00742D22"/>
    <w:rsid w:val="00743E72"/>
    <w:rsid w:val="007458EB"/>
    <w:rsid w:val="007502CA"/>
    <w:rsid w:val="007531A6"/>
    <w:rsid w:val="00760A28"/>
    <w:rsid w:val="00763F10"/>
    <w:rsid w:val="00770F70"/>
    <w:rsid w:val="00775308"/>
    <w:rsid w:val="00775850"/>
    <w:rsid w:val="00777308"/>
    <w:rsid w:val="007779A7"/>
    <w:rsid w:val="0078147F"/>
    <w:rsid w:val="00783BD5"/>
    <w:rsid w:val="00783F43"/>
    <w:rsid w:val="0078486A"/>
    <w:rsid w:val="00785A7F"/>
    <w:rsid w:val="007864DF"/>
    <w:rsid w:val="00786568"/>
    <w:rsid w:val="00787F50"/>
    <w:rsid w:val="00794B79"/>
    <w:rsid w:val="00794E3F"/>
    <w:rsid w:val="00795939"/>
    <w:rsid w:val="00796510"/>
    <w:rsid w:val="007A1788"/>
    <w:rsid w:val="007A2AE4"/>
    <w:rsid w:val="007A7E14"/>
    <w:rsid w:val="007B0B42"/>
    <w:rsid w:val="007B1F4C"/>
    <w:rsid w:val="007B22BA"/>
    <w:rsid w:val="007B2710"/>
    <w:rsid w:val="007B44E2"/>
    <w:rsid w:val="007B45CC"/>
    <w:rsid w:val="007C4074"/>
    <w:rsid w:val="007C4E99"/>
    <w:rsid w:val="007C7427"/>
    <w:rsid w:val="007D5DF0"/>
    <w:rsid w:val="007E087E"/>
    <w:rsid w:val="007E2E13"/>
    <w:rsid w:val="007E50C2"/>
    <w:rsid w:val="007E613C"/>
    <w:rsid w:val="007E6E41"/>
    <w:rsid w:val="007E6FA0"/>
    <w:rsid w:val="007E7CF8"/>
    <w:rsid w:val="007F4174"/>
    <w:rsid w:val="007F68AE"/>
    <w:rsid w:val="007F78E2"/>
    <w:rsid w:val="007F7EB8"/>
    <w:rsid w:val="00801AF1"/>
    <w:rsid w:val="00802E8E"/>
    <w:rsid w:val="008038F1"/>
    <w:rsid w:val="00805631"/>
    <w:rsid w:val="00806291"/>
    <w:rsid w:val="00806871"/>
    <w:rsid w:val="008070AA"/>
    <w:rsid w:val="00810D66"/>
    <w:rsid w:val="0081646C"/>
    <w:rsid w:val="00816C4D"/>
    <w:rsid w:val="00820CB6"/>
    <w:rsid w:val="00822A8E"/>
    <w:rsid w:val="00823011"/>
    <w:rsid w:val="0082443A"/>
    <w:rsid w:val="00825580"/>
    <w:rsid w:val="0082565D"/>
    <w:rsid w:val="0082592C"/>
    <w:rsid w:val="00830BE5"/>
    <w:rsid w:val="00831862"/>
    <w:rsid w:val="008321E2"/>
    <w:rsid w:val="008342DF"/>
    <w:rsid w:val="0083442C"/>
    <w:rsid w:val="0083508A"/>
    <w:rsid w:val="0083627B"/>
    <w:rsid w:val="00840414"/>
    <w:rsid w:val="0084360A"/>
    <w:rsid w:val="00845691"/>
    <w:rsid w:val="0085161F"/>
    <w:rsid w:val="008541EB"/>
    <w:rsid w:val="00861431"/>
    <w:rsid w:val="00861D19"/>
    <w:rsid w:val="0086302E"/>
    <w:rsid w:val="00863D6C"/>
    <w:rsid w:val="008659E8"/>
    <w:rsid w:val="00866DAE"/>
    <w:rsid w:val="00870C63"/>
    <w:rsid w:val="008710F3"/>
    <w:rsid w:val="00874DE1"/>
    <w:rsid w:val="0087569D"/>
    <w:rsid w:val="0087574F"/>
    <w:rsid w:val="008774E1"/>
    <w:rsid w:val="00881812"/>
    <w:rsid w:val="008868BF"/>
    <w:rsid w:val="0089604C"/>
    <w:rsid w:val="008A100B"/>
    <w:rsid w:val="008A25C7"/>
    <w:rsid w:val="008A25EE"/>
    <w:rsid w:val="008A7C35"/>
    <w:rsid w:val="008B06D6"/>
    <w:rsid w:val="008B40AA"/>
    <w:rsid w:val="008B45C6"/>
    <w:rsid w:val="008B4ECD"/>
    <w:rsid w:val="008B4FE7"/>
    <w:rsid w:val="008B605F"/>
    <w:rsid w:val="008C4C4C"/>
    <w:rsid w:val="008D06E4"/>
    <w:rsid w:val="008D107C"/>
    <w:rsid w:val="008D213C"/>
    <w:rsid w:val="008D2177"/>
    <w:rsid w:val="008D2788"/>
    <w:rsid w:val="008D4970"/>
    <w:rsid w:val="008D5BD6"/>
    <w:rsid w:val="008E1389"/>
    <w:rsid w:val="008E22B4"/>
    <w:rsid w:val="008E2588"/>
    <w:rsid w:val="008E3513"/>
    <w:rsid w:val="008E4BF9"/>
    <w:rsid w:val="008E6662"/>
    <w:rsid w:val="008F0D1B"/>
    <w:rsid w:val="008F3531"/>
    <w:rsid w:val="008F3BEE"/>
    <w:rsid w:val="008F5036"/>
    <w:rsid w:val="008F5231"/>
    <w:rsid w:val="008F5C13"/>
    <w:rsid w:val="008F7A2F"/>
    <w:rsid w:val="009013C2"/>
    <w:rsid w:val="0090176B"/>
    <w:rsid w:val="00903163"/>
    <w:rsid w:val="00903D8B"/>
    <w:rsid w:val="00906C5D"/>
    <w:rsid w:val="009139BD"/>
    <w:rsid w:val="00913F95"/>
    <w:rsid w:val="0091435A"/>
    <w:rsid w:val="00914F07"/>
    <w:rsid w:val="00920235"/>
    <w:rsid w:val="00920F54"/>
    <w:rsid w:val="00925469"/>
    <w:rsid w:val="00931C22"/>
    <w:rsid w:val="009323FF"/>
    <w:rsid w:val="00933052"/>
    <w:rsid w:val="00934EF1"/>
    <w:rsid w:val="00941D5D"/>
    <w:rsid w:val="00942061"/>
    <w:rsid w:val="009448F8"/>
    <w:rsid w:val="00945C39"/>
    <w:rsid w:val="00950BA0"/>
    <w:rsid w:val="00950DCA"/>
    <w:rsid w:val="00952309"/>
    <w:rsid w:val="0095282A"/>
    <w:rsid w:val="00952EE8"/>
    <w:rsid w:val="00954BC4"/>
    <w:rsid w:val="00954EBC"/>
    <w:rsid w:val="00955CF4"/>
    <w:rsid w:val="00957F82"/>
    <w:rsid w:val="00961A96"/>
    <w:rsid w:val="009621CB"/>
    <w:rsid w:val="00962722"/>
    <w:rsid w:val="00962CC0"/>
    <w:rsid w:val="009636BF"/>
    <w:rsid w:val="00965CE1"/>
    <w:rsid w:val="00966595"/>
    <w:rsid w:val="009708E1"/>
    <w:rsid w:val="009713A5"/>
    <w:rsid w:val="00971A13"/>
    <w:rsid w:val="00972DB9"/>
    <w:rsid w:val="00973DD7"/>
    <w:rsid w:val="0097402E"/>
    <w:rsid w:val="00980802"/>
    <w:rsid w:val="00980B3B"/>
    <w:rsid w:val="00980C8B"/>
    <w:rsid w:val="009823B1"/>
    <w:rsid w:val="00982B42"/>
    <w:rsid w:val="009836D5"/>
    <w:rsid w:val="0098473E"/>
    <w:rsid w:val="009847C4"/>
    <w:rsid w:val="00985A06"/>
    <w:rsid w:val="00990FDA"/>
    <w:rsid w:val="00991291"/>
    <w:rsid w:val="009919B9"/>
    <w:rsid w:val="00997895"/>
    <w:rsid w:val="009A0757"/>
    <w:rsid w:val="009A0A6A"/>
    <w:rsid w:val="009A13E4"/>
    <w:rsid w:val="009A213D"/>
    <w:rsid w:val="009A2481"/>
    <w:rsid w:val="009A422F"/>
    <w:rsid w:val="009A494E"/>
    <w:rsid w:val="009A5EB0"/>
    <w:rsid w:val="009A672F"/>
    <w:rsid w:val="009B097D"/>
    <w:rsid w:val="009B1361"/>
    <w:rsid w:val="009B18C6"/>
    <w:rsid w:val="009B50D8"/>
    <w:rsid w:val="009C6683"/>
    <w:rsid w:val="009D0856"/>
    <w:rsid w:val="009D0B87"/>
    <w:rsid w:val="009D4BDD"/>
    <w:rsid w:val="009D4F51"/>
    <w:rsid w:val="009D5399"/>
    <w:rsid w:val="009D5671"/>
    <w:rsid w:val="009D575D"/>
    <w:rsid w:val="009E1439"/>
    <w:rsid w:val="009E3D84"/>
    <w:rsid w:val="009E3F32"/>
    <w:rsid w:val="009E55AB"/>
    <w:rsid w:val="009E68EF"/>
    <w:rsid w:val="009E6D03"/>
    <w:rsid w:val="009F16E7"/>
    <w:rsid w:val="009F24E1"/>
    <w:rsid w:val="009F3C7C"/>
    <w:rsid w:val="009F5E2C"/>
    <w:rsid w:val="00A00EE4"/>
    <w:rsid w:val="00A0128B"/>
    <w:rsid w:val="00A037D2"/>
    <w:rsid w:val="00A03B99"/>
    <w:rsid w:val="00A065B8"/>
    <w:rsid w:val="00A10373"/>
    <w:rsid w:val="00A11349"/>
    <w:rsid w:val="00A115E9"/>
    <w:rsid w:val="00A11816"/>
    <w:rsid w:val="00A12D98"/>
    <w:rsid w:val="00A130E6"/>
    <w:rsid w:val="00A2001A"/>
    <w:rsid w:val="00A22E5F"/>
    <w:rsid w:val="00A2354D"/>
    <w:rsid w:val="00A238DF"/>
    <w:rsid w:val="00A23FF1"/>
    <w:rsid w:val="00A24677"/>
    <w:rsid w:val="00A271C9"/>
    <w:rsid w:val="00A31894"/>
    <w:rsid w:val="00A3220A"/>
    <w:rsid w:val="00A352DE"/>
    <w:rsid w:val="00A40699"/>
    <w:rsid w:val="00A41914"/>
    <w:rsid w:val="00A42205"/>
    <w:rsid w:val="00A42773"/>
    <w:rsid w:val="00A44C45"/>
    <w:rsid w:val="00A454AF"/>
    <w:rsid w:val="00A47E99"/>
    <w:rsid w:val="00A5360C"/>
    <w:rsid w:val="00A572D9"/>
    <w:rsid w:val="00A57B9E"/>
    <w:rsid w:val="00A60CE0"/>
    <w:rsid w:val="00A6313A"/>
    <w:rsid w:val="00A660E9"/>
    <w:rsid w:val="00A761B0"/>
    <w:rsid w:val="00A814ED"/>
    <w:rsid w:val="00A83BA8"/>
    <w:rsid w:val="00A87012"/>
    <w:rsid w:val="00A912A8"/>
    <w:rsid w:val="00A91781"/>
    <w:rsid w:val="00A92EE6"/>
    <w:rsid w:val="00A9436A"/>
    <w:rsid w:val="00A95465"/>
    <w:rsid w:val="00A95E0C"/>
    <w:rsid w:val="00A95F64"/>
    <w:rsid w:val="00A962E6"/>
    <w:rsid w:val="00A96946"/>
    <w:rsid w:val="00AA03FF"/>
    <w:rsid w:val="00AA0C19"/>
    <w:rsid w:val="00AA3A59"/>
    <w:rsid w:val="00AB1219"/>
    <w:rsid w:val="00AB2463"/>
    <w:rsid w:val="00AB4678"/>
    <w:rsid w:val="00AB5AA5"/>
    <w:rsid w:val="00AB5EC2"/>
    <w:rsid w:val="00AC0250"/>
    <w:rsid w:val="00AC0D63"/>
    <w:rsid w:val="00AC1F3F"/>
    <w:rsid w:val="00AC3252"/>
    <w:rsid w:val="00AC340D"/>
    <w:rsid w:val="00AC6BFE"/>
    <w:rsid w:val="00AD2843"/>
    <w:rsid w:val="00AD2C61"/>
    <w:rsid w:val="00AD3D27"/>
    <w:rsid w:val="00AD6813"/>
    <w:rsid w:val="00AE2994"/>
    <w:rsid w:val="00AE4698"/>
    <w:rsid w:val="00AE6A8A"/>
    <w:rsid w:val="00AE747E"/>
    <w:rsid w:val="00AF0E94"/>
    <w:rsid w:val="00AF2DC3"/>
    <w:rsid w:val="00B04C02"/>
    <w:rsid w:val="00B1004A"/>
    <w:rsid w:val="00B11745"/>
    <w:rsid w:val="00B20CE8"/>
    <w:rsid w:val="00B24059"/>
    <w:rsid w:val="00B24CAA"/>
    <w:rsid w:val="00B31E6B"/>
    <w:rsid w:val="00B32280"/>
    <w:rsid w:val="00B326A2"/>
    <w:rsid w:val="00B348C2"/>
    <w:rsid w:val="00B37BD5"/>
    <w:rsid w:val="00B43050"/>
    <w:rsid w:val="00B45599"/>
    <w:rsid w:val="00B4629C"/>
    <w:rsid w:val="00B54F05"/>
    <w:rsid w:val="00B558EC"/>
    <w:rsid w:val="00B61DD0"/>
    <w:rsid w:val="00B66ACA"/>
    <w:rsid w:val="00B70063"/>
    <w:rsid w:val="00B70CE4"/>
    <w:rsid w:val="00B72E8D"/>
    <w:rsid w:val="00B75B02"/>
    <w:rsid w:val="00B76BA1"/>
    <w:rsid w:val="00B8074C"/>
    <w:rsid w:val="00B815C3"/>
    <w:rsid w:val="00B82B9B"/>
    <w:rsid w:val="00B87D9F"/>
    <w:rsid w:val="00B91467"/>
    <w:rsid w:val="00B91F8D"/>
    <w:rsid w:val="00B939C9"/>
    <w:rsid w:val="00B94C6D"/>
    <w:rsid w:val="00B96FCD"/>
    <w:rsid w:val="00B971BC"/>
    <w:rsid w:val="00B9794A"/>
    <w:rsid w:val="00BA37CE"/>
    <w:rsid w:val="00BB286C"/>
    <w:rsid w:val="00BB394E"/>
    <w:rsid w:val="00BB3EEE"/>
    <w:rsid w:val="00BC1EEF"/>
    <w:rsid w:val="00BC417A"/>
    <w:rsid w:val="00BC425C"/>
    <w:rsid w:val="00BD1AD7"/>
    <w:rsid w:val="00BD288A"/>
    <w:rsid w:val="00BD60A2"/>
    <w:rsid w:val="00BD6161"/>
    <w:rsid w:val="00BD77D3"/>
    <w:rsid w:val="00BE0CA1"/>
    <w:rsid w:val="00BE15B9"/>
    <w:rsid w:val="00BE3D4E"/>
    <w:rsid w:val="00BE4D4C"/>
    <w:rsid w:val="00BE521B"/>
    <w:rsid w:val="00BE5700"/>
    <w:rsid w:val="00BE6229"/>
    <w:rsid w:val="00BE73A0"/>
    <w:rsid w:val="00BF0B53"/>
    <w:rsid w:val="00BF10D3"/>
    <w:rsid w:val="00BF14CB"/>
    <w:rsid w:val="00BF1664"/>
    <w:rsid w:val="00BF2E6B"/>
    <w:rsid w:val="00BF53BD"/>
    <w:rsid w:val="00C00B0D"/>
    <w:rsid w:val="00C01B34"/>
    <w:rsid w:val="00C01C47"/>
    <w:rsid w:val="00C02312"/>
    <w:rsid w:val="00C0627A"/>
    <w:rsid w:val="00C10C7B"/>
    <w:rsid w:val="00C11242"/>
    <w:rsid w:val="00C12E2E"/>
    <w:rsid w:val="00C13DDC"/>
    <w:rsid w:val="00C2218D"/>
    <w:rsid w:val="00C34D1C"/>
    <w:rsid w:val="00C34D68"/>
    <w:rsid w:val="00C36914"/>
    <w:rsid w:val="00C36BCA"/>
    <w:rsid w:val="00C43EE4"/>
    <w:rsid w:val="00C44FF8"/>
    <w:rsid w:val="00C46EAF"/>
    <w:rsid w:val="00C505F6"/>
    <w:rsid w:val="00C5148E"/>
    <w:rsid w:val="00C52E80"/>
    <w:rsid w:val="00C53A68"/>
    <w:rsid w:val="00C54716"/>
    <w:rsid w:val="00C61DF4"/>
    <w:rsid w:val="00C65BF5"/>
    <w:rsid w:val="00C665FA"/>
    <w:rsid w:val="00C70C63"/>
    <w:rsid w:val="00C73726"/>
    <w:rsid w:val="00C747D7"/>
    <w:rsid w:val="00C803B1"/>
    <w:rsid w:val="00C82572"/>
    <w:rsid w:val="00C84ED3"/>
    <w:rsid w:val="00C850BB"/>
    <w:rsid w:val="00C85336"/>
    <w:rsid w:val="00C85386"/>
    <w:rsid w:val="00C8620B"/>
    <w:rsid w:val="00C8786C"/>
    <w:rsid w:val="00C90D23"/>
    <w:rsid w:val="00C914DA"/>
    <w:rsid w:val="00C91D07"/>
    <w:rsid w:val="00C92A10"/>
    <w:rsid w:val="00C93228"/>
    <w:rsid w:val="00C94792"/>
    <w:rsid w:val="00C958BA"/>
    <w:rsid w:val="00C97348"/>
    <w:rsid w:val="00CA0947"/>
    <w:rsid w:val="00CA101E"/>
    <w:rsid w:val="00CA1117"/>
    <w:rsid w:val="00CA2263"/>
    <w:rsid w:val="00CA38D9"/>
    <w:rsid w:val="00CA3BEC"/>
    <w:rsid w:val="00CA3CB9"/>
    <w:rsid w:val="00CA6551"/>
    <w:rsid w:val="00CA6BD4"/>
    <w:rsid w:val="00CB05D1"/>
    <w:rsid w:val="00CB0CCE"/>
    <w:rsid w:val="00CB28F6"/>
    <w:rsid w:val="00CB3BC5"/>
    <w:rsid w:val="00CB40AD"/>
    <w:rsid w:val="00CB5325"/>
    <w:rsid w:val="00CB5DDC"/>
    <w:rsid w:val="00CB62B1"/>
    <w:rsid w:val="00CB71D8"/>
    <w:rsid w:val="00CB7BCC"/>
    <w:rsid w:val="00CB7FF2"/>
    <w:rsid w:val="00CC337A"/>
    <w:rsid w:val="00CC371D"/>
    <w:rsid w:val="00CC3E1B"/>
    <w:rsid w:val="00CC42D7"/>
    <w:rsid w:val="00CC6492"/>
    <w:rsid w:val="00CC6C27"/>
    <w:rsid w:val="00CC6D37"/>
    <w:rsid w:val="00CC6E80"/>
    <w:rsid w:val="00CD46E0"/>
    <w:rsid w:val="00CE15D4"/>
    <w:rsid w:val="00CE17FE"/>
    <w:rsid w:val="00CE4730"/>
    <w:rsid w:val="00CE51EC"/>
    <w:rsid w:val="00CE578D"/>
    <w:rsid w:val="00CF059E"/>
    <w:rsid w:val="00CF087A"/>
    <w:rsid w:val="00CF0E31"/>
    <w:rsid w:val="00CF4074"/>
    <w:rsid w:val="00CF51A1"/>
    <w:rsid w:val="00CF7DF6"/>
    <w:rsid w:val="00D00480"/>
    <w:rsid w:val="00D006AD"/>
    <w:rsid w:val="00D047AE"/>
    <w:rsid w:val="00D0494C"/>
    <w:rsid w:val="00D051F5"/>
    <w:rsid w:val="00D0669E"/>
    <w:rsid w:val="00D06C62"/>
    <w:rsid w:val="00D11F87"/>
    <w:rsid w:val="00D14C80"/>
    <w:rsid w:val="00D14E22"/>
    <w:rsid w:val="00D164AD"/>
    <w:rsid w:val="00D16F9D"/>
    <w:rsid w:val="00D20C8E"/>
    <w:rsid w:val="00D22659"/>
    <w:rsid w:val="00D23D37"/>
    <w:rsid w:val="00D3044C"/>
    <w:rsid w:val="00D3337D"/>
    <w:rsid w:val="00D337DB"/>
    <w:rsid w:val="00D33C54"/>
    <w:rsid w:val="00D34147"/>
    <w:rsid w:val="00D359E0"/>
    <w:rsid w:val="00D362A4"/>
    <w:rsid w:val="00D41346"/>
    <w:rsid w:val="00D423AF"/>
    <w:rsid w:val="00D4428B"/>
    <w:rsid w:val="00D444B7"/>
    <w:rsid w:val="00D45792"/>
    <w:rsid w:val="00D45C79"/>
    <w:rsid w:val="00D46DB0"/>
    <w:rsid w:val="00D50CDC"/>
    <w:rsid w:val="00D53F9D"/>
    <w:rsid w:val="00D541E9"/>
    <w:rsid w:val="00D563F6"/>
    <w:rsid w:val="00D57566"/>
    <w:rsid w:val="00D60FFD"/>
    <w:rsid w:val="00D6130B"/>
    <w:rsid w:val="00D6244B"/>
    <w:rsid w:val="00D64E8C"/>
    <w:rsid w:val="00D6548C"/>
    <w:rsid w:val="00D70584"/>
    <w:rsid w:val="00D7288A"/>
    <w:rsid w:val="00D7361A"/>
    <w:rsid w:val="00D76E94"/>
    <w:rsid w:val="00D80B44"/>
    <w:rsid w:val="00D80C8E"/>
    <w:rsid w:val="00D8736F"/>
    <w:rsid w:val="00D92A3B"/>
    <w:rsid w:val="00D935AA"/>
    <w:rsid w:val="00D940C5"/>
    <w:rsid w:val="00D942C9"/>
    <w:rsid w:val="00D9444C"/>
    <w:rsid w:val="00D96A34"/>
    <w:rsid w:val="00D96F26"/>
    <w:rsid w:val="00D9791E"/>
    <w:rsid w:val="00DA2597"/>
    <w:rsid w:val="00DA2828"/>
    <w:rsid w:val="00DA5675"/>
    <w:rsid w:val="00DA6DC7"/>
    <w:rsid w:val="00DA721C"/>
    <w:rsid w:val="00DB03DD"/>
    <w:rsid w:val="00DB1D87"/>
    <w:rsid w:val="00DB2824"/>
    <w:rsid w:val="00DB6C7B"/>
    <w:rsid w:val="00DB7EFD"/>
    <w:rsid w:val="00DC11B6"/>
    <w:rsid w:val="00DC3168"/>
    <w:rsid w:val="00DC3CE0"/>
    <w:rsid w:val="00DC58CD"/>
    <w:rsid w:val="00DC5C6B"/>
    <w:rsid w:val="00DC5D4E"/>
    <w:rsid w:val="00DC5DDE"/>
    <w:rsid w:val="00DC7B86"/>
    <w:rsid w:val="00DD0540"/>
    <w:rsid w:val="00DD1C1A"/>
    <w:rsid w:val="00DD3C29"/>
    <w:rsid w:val="00DD4656"/>
    <w:rsid w:val="00DD4DEF"/>
    <w:rsid w:val="00DD59A0"/>
    <w:rsid w:val="00DE18D7"/>
    <w:rsid w:val="00DE37C2"/>
    <w:rsid w:val="00DE4975"/>
    <w:rsid w:val="00DE5501"/>
    <w:rsid w:val="00DF1875"/>
    <w:rsid w:val="00DF21FB"/>
    <w:rsid w:val="00DF244D"/>
    <w:rsid w:val="00DF319B"/>
    <w:rsid w:val="00DF5987"/>
    <w:rsid w:val="00E00312"/>
    <w:rsid w:val="00E015B6"/>
    <w:rsid w:val="00E01889"/>
    <w:rsid w:val="00E01BBD"/>
    <w:rsid w:val="00E03A38"/>
    <w:rsid w:val="00E056DA"/>
    <w:rsid w:val="00E06120"/>
    <w:rsid w:val="00E07D8A"/>
    <w:rsid w:val="00E10354"/>
    <w:rsid w:val="00E10D4E"/>
    <w:rsid w:val="00E15570"/>
    <w:rsid w:val="00E15735"/>
    <w:rsid w:val="00E16F2E"/>
    <w:rsid w:val="00E260E9"/>
    <w:rsid w:val="00E2767F"/>
    <w:rsid w:val="00E33157"/>
    <w:rsid w:val="00E335AA"/>
    <w:rsid w:val="00E34D16"/>
    <w:rsid w:val="00E37667"/>
    <w:rsid w:val="00E45024"/>
    <w:rsid w:val="00E45039"/>
    <w:rsid w:val="00E46C22"/>
    <w:rsid w:val="00E4746E"/>
    <w:rsid w:val="00E50A66"/>
    <w:rsid w:val="00E54D30"/>
    <w:rsid w:val="00E559CB"/>
    <w:rsid w:val="00E56CEB"/>
    <w:rsid w:val="00E57DDA"/>
    <w:rsid w:val="00E6014C"/>
    <w:rsid w:val="00E60F18"/>
    <w:rsid w:val="00E61372"/>
    <w:rsid w:val="00E6294A"/>
    <w:rsid w:val="00E67F0A"/>
    <w:rsid w:val="00E70AF9"/>
    <w:rsid w:val="00E7138F"/>
    <w:rsid w:val="00E71C77"/>
    <w:rsid w:val="00E72493"/>
    <w:rsid w:val="00E73F8A"/>
    <w:rsid w:val="00E80349"/>
    <w:rsid w:val="00E80F6B"/>
    <w:rsid w:val="00E81E61"/>
    <w:rsid w:val="00E82517"/>
    <w:rsid w:val="00E86128"/>
    <w:rsid w:val="00E9412C"/>
    <w:rsid w:val="00E944ED"/>
    <w:rsid w:val="00E95F09"/>
    <w:rsid w:val="00E96A96"/>
    <w:rsid w:val="00E96DA3"/>
    <w:rsid w:val="00E97538"/>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D48B9"/>
    <w:rsid w:val="00EE1588"/>
    <w:rsid w:val="00EE1987"/>
    <w:rsid w:val="00EE5CE7"/>
    <w:rsid w:val="00EE6FFE"/>
    <w:rsid w:val="00EF1763"/>
    <w:rsid w:val="00EF264E"/>
    <w:rsid w:val="00EF4055"/>
    <w:rsid w:val="00EF51F5"/>
    <w:rsid w:val="00EF5895"/>
    <w:rsid w:val="00EF6519"/>
    <w:rsid w:val="00EF782A"/>
    <w:rsid w:val="00EF7BD4"/>
    <w:rsid w:val="00EF7F11"/>
    <w:rsid w:val="00F04B43"/>
    <w:rsid w:val="00F05226"/>
    <w:rsid w:val="00F1373A"/>
    <w:rsid w:val="00F13DFB"/>
    <w:rsid w:val="00F15A63"/>
    <w:rsid w:val="00F17140"/>
    <w:rsid w:val="00F17970"/>
    <w:rsid w:val="00F17C1C"/>
    <w:rsid w:val="00F201B6"/>
    <w:rsid w:val="00F205A7"/>
    <w:rsid w:val="00F212E3"/>
    <w:rsid w:val="00F23CC5"/>
    <w:rsid w:val="00F2519E"/>
    <w:rsid w:val="00F27267"/>
    <w:rsid w:val="00F30333"/>
    <w:rsid w:val="00F34B20"/>
    <w:rsid w:val="00F3577A"/>
    <w:rsid w:val="00F40DB0"/>
    <w:rsid w:val="00F42539"/>
    <w:rsid w:val="00F42700"/>
    <w:rsid w:val="00F42933"/>
    <w:rsid w:val="00F4479C"/>
    <w:rsid w:val="00F50304"/>
    <w:rsid w:val="00F512FD"/>
    <w:rsid w:val="00F54900"/>
    <w:rsid w:val="00F5652B"/>
    <w:rsid w:val="00F56BD7"/>
    <w:rsid w:val="00F620FF"/>
    <w:rsid w:val="00F632A1"/>
    <w:rsid w:val="00F66304"/>
    <w:rsid w:val="00F66C4C"/>
    <w:rsid w:val="00F7198A"/>
    <w:rsid w:val="00F73047"/>
    <w:rsid w:val="00F735C5"/>
    <w:rsid w:val="00F73689"/>
    <w:rsid w:val="00F759A4"/>
    <w:rsid w:val="00F833BA"/>
    <w:rsid w:val="00F8442C"/>
    <w:rsid w:val="00F93368"/>
    <w:rsid w:val="00F9739F"/>
    <w:rsid w:val="00FA0215"/>
    <w:rsid w:val="00FA584B"/>
    <w:rsid w:val="00FA5B1B"/>
    <w:rsid w:val="00FA69EE"/>
    <w:rsid w:val="00FA6CAD"/>
    <w:rsid w:val="00FA7D17"/>
    <w:rsid w:val="00FB753A"/>
    <w:rsid w:val="00FC0305"/>
    <w:rsid w:val="00FC1919"/>
    <w:rsid w:val="00FC2515"/>
    <w:rsid w:val="00FC39DB"/>
    <w:rsid w:val="00FC47EA"/>
    <w:rsid w:val="00FC6957"/>
    <w:rsid w:val="00FC6B7F"/>
    <w:rsid w:val="00FC7FA6"/>
    <w:rsid w:val="00FD18D5"/>
    <w:rsid w:val="00FD29E5"/>
    <w:rsid w:val="00FD4509"/>
    <w:rsid w:val="00FD6D6E"/>
    <w:rsid w:val="00FD6DD2"/>
    <w:rsid w:val="00FE4292"/>
    <w:rsid w:val="00FE4830"/>
    <w:rsid w:val="00FE5D6B"/>
    <w:rsid w:val="00FE602A"/>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3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20A"/>
    <w:rPr>
      <w:rFonts w:ascii="Courier New" w:eastAsia="Times New Roman" w:hAnsi="Courier New" w:cs="Courier New"/>
      <w:sz w:val="20"/>
      <w:szCs w:val="20"/>
    </w:rPr>
  </w:style>
  <w:style w:type="paragraph" w:styleId="Revision">
    <w:name w:val="Revision"/>
    <w:hidden/>
    <w:uiPriority w:val="99"/>
    <w:semiHidden/>
    <w:rsid w:val="005B71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288">
      <w:bodyDiv w:val="1"/>
      <w:marLeft w:val="0"/>
      <w:marRight w:val="0"/>
      <w:marTop w:val="0"/>
      <w:marBottom w:val="0"/>
      <w:divBdr>
        <w:top w:val="none" w:sz="0" w:space="0" w:color="auto"/>
        <w:left w:val="none" w:sz="0" w:space="0" w:color="auto"/>
        <w:bottom w:val="none" w:sz="0" w:space="0" w:color="auto"/>
        <w:right w:val="none" w:sz="0" w:space="0" w:color="auto"/>
      </w:divBdr>
    </w:div>
    <w:div w:id="61754869">
      <w:bodyDiv w:val="1"/>
      <w:marLeft w:val="0"/>
      <w:marRight w:val="0"/>
      <w:marTop w:val="0"/>
      <w:marBottom w:val="0"/>
      <w:divBdr>
        <w:top w:val="none" w:sz="0" w:space="0" w:color="auto"/>
        <w:left w:val="none" w:sz="0" w:space="0" w:color="auto"/>
        <w:bottom w:val="none" w:sz="0" w:space="0" w:color="auto"/>
        <w:right w:val="none" w:sz="0" w:space="0" w:color="auto"/>
      </w:divBdr>
    </w:div>
    <w:div w:id="65274171">
      <w:bodyDiv w:val="1"/>
      <w:marLeft w:val="0"/>
      <w:marRight w:val="0"/>
      <w:marTop w:val="0"/>
      <w:marBottom w:val="0"/>
      <w:divBdr>
        <w:top w:val="none" w:sz="0" w:space="0" w:color="auto"/>
        <w:left w:val="none" w:sz="0" w:space="0" w:color="auto"/>
        <w:bottom w:val="none" w:sz="0" w:space="0" w:color="auto"/>
        <w:right w:val="none" w:sz="0" w:space="0" w:color="auto"/>
      </w:divBdr>
    </w:div>
    <w:div w:id="116720790">
      <w:bodyDiv w:val="1"/>
      <w:marLeft w:val="0"/>
      <w:marRight w:val="0"/>
      <w:marTop w:val="0"/>
      <w:marBottom w:val="0"/>
      <w:divBdr>
        <w:top w:val="none" w:sz="0" w:space="0" w:color="auto"/>
        <w:left w:val="none" w:sz="0" w:space="0" w:color="auto"/>
        <w:bottom w:val="none" w:sz="0" w:space="0" w:color="auto"/>
        <w:right w:val="none" w:sz="0" w:space="0" w:color="auto"/>
      </w:divBdr>
    </w:div>
    <w:div w:id="162016008">
      <w:bodyDiv w:val="1"/>
      <w:marLeft w:val="0"/>
      <w:marRight w:val="0"/>
      <w:marTop w:val="0"/>
      <w:marBottom w:val="0"/>
      <w:divBdr>
        <w:top w:val="none" w:sz="0" w:space="0" w:color="auto"/>
        <w:left w:val="none" w:sz="0" w:space="0" w:color="auto"/>
        <w:bottom w:val="none" w:sz="0" w:space="0" w:color="auto"/>
        <w:right w:val="none" w:sz="0" w:space="0" w:color="auto"/>
      </w:divBdr>
    </w:div>
    <w:div w:id="176700354">
      <w:bodyDiv w:val="1"/>
      <w:marLeft w:val="0"/>
      <w:marRight w:val="0"/>
      <w:marTop w:val="0"/>
      <w:marBottom w:val="0"/>
      <w:divBdr>
        <w:top w:val="none" w:sz="0" w:space="0" w:color="auto"/>
        <w:left w:val="none" w:sz="0" w:space="0" w:color="auto"/>
        <w:bottom w:val="none" w:sz="0" w:space="0" w:color="auto"/>
        <w:right w:val="none" w:sz="0" w:space="0" w:color="auto"/>
      </w:divBdr>
    </w:div>
    <w:div w:id="194079515">
      <w:bodyDiv w:val="1"/>
      <w:marLeft w:val="0"/>
      <w:marRight w:val="0"/>
      <w:marTop w:val="0"/>
      <w:marBottom w:val="0"/>
      <w:divBdr>
        <w:top w:val="none" w:sz="0" w:space="0" w:color="auto"/>
        <w:left w:val="none" w:sz="0" w:space="0" w:color="auto"/>
        <w:bottom w:val="none" w:sz="0" w:space="0" w:color="auto"/>
        <w:right w:val="none" w:sz="0" w:space="0" w:color="auto"/>
      </w:divBdr>
    </w:div>
    <w:div w:id="210461356">
      <w:bodyDiv w:val="1"/>
      <w:marLeft w:val="0"/>
      <w:marRight w:val="0"/>
      <w:marTop w:val="0"/>
      <w:marBottom w:val="0"/>
      <w:divBdr>
        <w:top w:val="none" w:sz="0" w:space="0" w:color="auto"/>
        <w:left w:val="none" w:sz="0" w:space="0" w:color="auto"/>
        <w:bottom w:val="none" w:sz="0" w:space="0" w:color="auto"/>
        <w:right w:val="none" w:sz="0" w:space="0" w:color="auto"/>
      </w:divBdr>
    </w:div>
    <w:div w:id="267667506">
      <w:bodyDiv w:val="1"/>
      <w:marLeft w:val="0"/>
      <w:marRight w:val="0"/>
      <w:marTop w:val="0"/>
      <w:marBottom w:val="0"/>
      <w:divBdr>
        <w:top w:val="none" w:sz="0" w:space="0" w:color="auto"/>
        <w:left w:val="none" w:sz="0" w:space="0" w:color="auto"/>
        <w:bottom w:val="none" w:sz="0" w:space="0" w:color="auto"/>
        <w:right w:val="none" w:sz="0" w:space="0" w:color="auto"/>
      </w:divBdr>
    </w:div>
    <w:div w:id="300578411">
      <w:bodyDiv w:val="1"/>
      <w:marLeft w:val="0"/>
      <w:marRight w:val="0"/>
      <w:marTop w:val="0"/>
      <w:marBottom w:val="0"/>
      <w:divBdr>
        <w:top w:val="none" w:sz="0" w:space="0" w:color="auto"/>
        <w:left w:val="none" w:sz="0" w:space="0" w:color="auto"/>
        <w:bottom w:val="none" w:sz="0" w:space="0" w:color="auto"/>
        <w:right w:val="none" w:sz="0" w:space="0" w:color="auto"/>
      </w:divBdr>
    </w:div>
    <w:div w:id="301665912">
      <w:bodyDiv w:val="1"/>
      <w:marLeft w:val="0"/>
      <w:marRight w:val="0"/>
      <w:marTop w:val="0"/>
      <w:marBottom w:val="0"/>
      <w:divBdr>
        <w:top w:val="none" w:sz="0" w:space="0" w:color="auto"/>
        <w:left w:val="none" w:sz="0" w:space="0" w:color="auto"/>
        <w:bottom w:val="none" w:sz="0" w:space="0" w:color="auto"/>
        <w:right w:val="none" w:sz="0" w:space="0" w:color="auto"/>
      </w:divBdr>
    </w:div>
    <w:div w:id="438598688">
      <w:bodyDiv w:val="1"/>
      <w:marLeft w:val="0"/>
      <w:marRight w:val="0"/>
      <w:marTop w:val="0"/>
      <w:marBottom w:val="0"/>
      <w:divBdr>
        <w:top w:val="none" w:sz="0" w:space="0" w:color="auto"/>
        <w:left w:val="none" w:sz="0" w:space="0" w:color="auto"/>
        <w:bottom w:val="none" w:sz="0" w:space="0" w:color="auto"/>
        <w:right w:val="none" w:sz="0" w:space="0" w:color="auto"/>
      </w:divBdr>
    </w:div>
    <w:div w:id="466627844">
      <w:bodyDiv w:val="1"/>
      <w:marLeft w:val="0"/>
      <w:marRight w:val="0"/>
      <w:marTop w:val="0"/>
      <w:marBottom w:val="0"/>
      <w:divBdr>
        <w:top w:val="none" w:sz="0" w:space="0" w:color="auto"/>
        <w:left w:val="none" w:sz="0" w:space="0" w:color="auto"/>
        <w:bottom w:val="none" w:sz="0" w:space="0" w:color="auto"/>
        <w:right w:val="none" w:sz="0" w:space="0" w:color="auto"/>
      </w:divBdr>
    </w:div>
    <w:div w:id="491528080">
      <w:bodyDiv w:val="1"/>
      <w:marLeft w:val="0"/>
      <w:marRight w:val="0"/>
      <w:marTop w:val="0"/>
      <w:marBottom w:val="0"/>
      <w:divBdr>
        <w:top w:val="none" w:sz="0" w:space="0" w:color="auto"/>
        <w:left w:val="none" w:sz="0" w:space="0" w:color="auto"/>
        <w:bottom w:val="none" w:sz="0" w:space="0" w:color="auto"/>
        <w:right w:val="none" w:sz="0" w:space="0" w:color="auto"/>
      </w:divBdr>
    </w:div>
    <w:div w:id="521473920">
      <w:bodyDiv w:val="1"/>
      <w:marLeft w:val="0"/>
      <w:marRight w:val="0"/>
      <w:marTop w:val="0"/>
      <w:marBottom w:val="0"/>
      <w:divBdr>
        <w:top w:val="none" w:sz="0" w:space="0" w:color="auto"/>
        <w:left w:val="none" w:sz="0" w:space="0" w:color="auto"/>
        <w:bottom w:val="none" w:sz="0" w:space="0" w:color="auto"/>
        <w:right w:val="none" w:sz="0" w:space="0" w:color="auto"/>
      </w:divBdr>
    </w:div>
    <w:div w:id="556669955">
      <w:bodyDiv w:val="1"/>
      <w:marLeft w:val="0"/>
      <w:marRight w:val="0"/>
      <w:marTop w:val="0"/>
      <w:marBottom w:val="0"/>
      <w:divBdr>
        <w:top w:val="none" w:sz="0" w:space="0" w:color="auto"/>
        <w:left w:val="none" w:sz="0" w:space="0" w:color="auto"/>
        <w:bottom w:val="none" w:sz="0" w:space="0" w:color="auto"/>
        <w:right w:val="none" w:sz="0" w:space="0" w:color="auto"/>
      </w:divBdr>
    </w:div>
    <w:div w:id="687684536">
      <w:bodyDiv w:val="1"/>
      <w:marLeft w:val="0"/>
      <w:marRight w:val="0"/>
      <w:marTop w:val="0"/>
      <w:marBottom w:val="0"/>
      <w:divBdr>
        <w:top w:val="none" w:sz="0" w:space="0" w:color="auto"/>
        <w:left w:val="none" w:sz="0" w:space="0" w:color="auto"/>
        <w:bottom w:val="none" w:sz="0" w:space="0" w:color="auto"/>
        <w:right w:val="none" w:sz="0" w:space="0" w:color="auto"/>
      </w:divBdr>
    </w:div>
    <w:div w:id="759789337">
      <w:bodyDiv w:val="1"/>
      <w:marLeft w:val="0"/>
      <w:marRight w:val="0"/>
      <w:marTop w:val="0"/>
      <w:marBottom w:val="0"/>
      <w:divBdr>
        <w:top w:val="none" w:sz="0" w:space="0" w:color="auto"/>
        <w:left w:val="none" w:sz="0" w:space="0" w:color="auto"/>
        <w:bottom w:val="none" w:sz="0" w:space="0" w:color="auto"/>
        <w:right w:val="none" w:sz="0" w:space="0" w:color="auto"/>
      </w:divBdr>
    </w:div>
    <w:div w:id="783616503">
      <w:bodyDiv w:val="1"/>
      <w:marLeft w:val="0"/>
      <w:marRight w:val="0"/>
      <w:marTop w:val="0"/>
      <w:marBottom w:val="0"/>
      <w:divBdr>
        <w:top w:val="none" w:sz="0" w:space="0" w:color="auto"/>
        <w:left w:val="none" w:sz="0" w:space="0" w:color="auto"/>
        <w:bottom w:val="none" w:sz="0" w:space="0" w:color="auto"/>
        <w:right w:val="none" w:sz="0" w:space="0" w:color="auto"/>
      </w:divBdr>
    </w:div>
    <w:div w:id="794982343">
      <w:bodyDiv w:val="1"/>
      <w:marLeft w:val="0"/>
      <w:marRight w:val="0"/>
      <w:marTop w:val="0"/>
      <w:marBottom w:val="0"/>
      <w:divBdr>
        <w:top w:val="none" w:sz="0" w:space="0" w:color="auto"/>
        <w:left w:val="none" w:sz="0" w:space="0" w:color="auto"/>
        <w:bottom w:val="none" w:sz="0" w:space="0" w:color="auto"/>
        <w:right w:val="none" w:sz="0" w:space="0" w:color="auto"/>
      </w:divBdr>
    </w:div>
    <w:div w:id="843393870">
      <w:bodyDiv w:val="1"/>
      <w:marLeft w:val="0"/>
      <w:marRight w:val="0"/>
      <w:marTop w:val="0"/>
      <w:marBottom w:val="0"/>
      <w:divBdr>
        <w:top w:val="none" w:sz="0" w:space="0" w:color="auto"/>
        <w:left w:val="none" w:sz="0" w:space="0" w:color="auto"/>
        <w:bottom w:val="none" w:sz="0" w:space="0" w:color="auto"/>
        <w:right w:val="none" w:sz="0" w:space="0" w:color="auto"/>
      </w:divBdr>
    </w:div>
    <w:div w:id="859197937">
      <w:bodyDiv w:val="1"/>
      <w:marLeft w:val="0"/>
      <w:marRight w:val="0"/>
      <w:marTop w:val="0"/>
      <w:marBottom w:val="0"/>
      <w:divBdr>
        <w:top w:val="none" w:sz="0" w:space="0" w:color="auto"/>
        <w:left w:val="none" w:sz="0" w:space="0" w:color="auto"/>
        <w:bottom w:val="none" w:sz="0" w:space="0" w:color="auto"/>
        <w:right w:val="none" w:sz="0" w:space="0" w:color="auto"/>
      </w:divBdr>
    </w:div>
    <w:div w:id="867568822">
      <w:bodyDiv w:val="1"/>
      <w:marLeft w:val="0"/>
      <w:marRight w:val="0"/>
      <w:marTop w:val="0"/>
      <w:marBottom w:val="0"/>
      <w:divBdr>
        <w:top w:val="none" w:sz="0" w:space="0" w:color="auto"/>
        <w:left w:val="none" w:sz="0" w:space="0" w:color="auto"/>
        <w:bottom w:val="none" w:sz="0" w:space="0" w:color="auto"/>
        <w:right w:val="none" w:sz="0" w:space="0" w:color="auto"/>
      </w:divBdr>
    </w:div>
    <w:div w:id="914127250">
      <w:bodyDiv w:val="1"/>
      <w:marLeft w:val="0"/>
      <w:marRight w:val="0"/>
      <w:marTop w:val="0"/>
      <w:marBottom w:val="0"/>
      <w:divBdr>
        <w:top w:val="none" w:sz="0" w:space="0" w:color="auto"/>
        <w:left w:val="none" w:sz="0" w:space="0" w:color="auto"/>
        <w:bottom w:val="none" w:sz="0" w:space="0" w:color="auto"/>
        <w:right w:val="none" w:sz="0" w:space="0" w:color="auto"/>
      </w:divBdr>
    </w:div>
    <w:div w:id="936057851">
      <w:bodyDiv w:val="1"/>
      <w:marLeft w:val="0"/>
      <w:marRight w:val="0"/>
      <w:marTop w:val="0"/>
      <w:marBottom w:val="0"/>
      <w:divBdr>
        <w:top w:val="none" w:sz="0" w:space="0" w:color="auto"/>
        <w:left w:val="none" w:sz="0" w:space="0" w:color="auto"/>
        <w:bottom w:val="none" w:sz="0" w:space="0" w:color="auto"/>
        <w:right w:val="none" w:sz="0" w:space="0" w:color="auto"/>
      </w:divBdr>
    </w:div>
    <w:div w:id="1154639894">
      <w:bodyDiv w:val="1"/>
      <w:marLeft w:val="0"/>
      <w:marRight w:val="0"/>
      <w:marTop w:val="0"/>
      <w:marBottom w:val="0"/>
      <w:divBdr>
        <w:top w:val="none" w:sz="0" w:space="0" w:color="auto"/>
        <w:left w:val="none" w:sz="0" w:space="0" w:color="auto"/>
        <w:bottom w:val="none" w:sz="0" w:space="0" w:color="auto"/>
        <w:right w:val="none" w:sz="0" w:space="0" w:color="auto"/>
      </w:divBdr>
    </w:div>
    <w:div w:id="1177228485">
      <w:bodyDiv w:val="1"/>
      <w:marLeft w:val="0"/>
      <w:marRight w:val="0"/>
      <w:marTop w:val="0"/>
      <w:marBottom w:val="0"/>
      <w:divBdr>
        <w:top w:val="none" w:sz="0" w:space="0" w:color="auto"/>
        <w:left w:val="none" w:sz="0" w:space="0" w:color="auto"/>
        <w:bottom w:val="none" w:sz="0" w:space="0" w:color="auto"/>
        <w:right w:val="none" w:sz="0" w:space="0" w:color="auto"/>
      </w:divBdr>
    </w:div>
    <w:div w:id="1229344840">
      <w:bodyDiv w:val="1"/>
      <w:marLeft w:val="0"/>
      <w:marRight w:val="0"/>
      <w:marTop w:val="0"/>
      <w:marBottom w:val="0"/>
      <w:divBdr>
        <w:top w:val="none" w:sz="0" w:space="0" w:color="auto"/>
        <w:left w:val="none" w:sz="0" w:space="0" w:color="auto"/>
        <w:bottom w:val="none" w:sz="0" w:space="0" w:color="auto"/>
        <w:right w:val="none" w:sz="0" w:space="0" w:color="auto"/>
      </w:divBdr>
    </w:div>
    <w:div w:id="1237009123">
      <w:bodyDiv w:val="1"/>
      <w:marLeft w:val="0"/>
      <w:marRight w:val="0"/>
      <w:marTop w:val="0"/>
      <w:marBottom w:val="0"/>
      <w:divBdr>
        <w:top w:val="none" w:sz="0" w:space="0" w:color="auto"/>
        <w:left w:val="none" w:sz="0" w:space="0" w:color="auto"/>
        <w:bottom w:val="none" w:sz="0" w:space="0" w:color="auto"/>
        <w:right w:val="none" w:sz="0" w:space="0" w:color="auto"/>
      </w:divBdr>
    </w:div>
    <w:div w:id="1258372134">
      <w:bodyDiv w:val="1"/>
      <w:marLeft w:val="0"/>
      <w:marRight w:val="0"/>
      <w:marTop w:val="0"/>
      <w:marBottom w:val="0"/>
      <w:divBdr>
        <w:top w:val="none" w:sz="0" w:space="0" w:color="auto"/>
        <w:left w:val="none" w:sz="0" w:space="0" w:color="auto"/>
        <w:bottom w:val="none" w:sz="0" w:space="0" w:color="auto"/>
        <w:right w:val="none" w:sz="0" w:space="0" w:color="auto"/>
      </w:divBdr>
    </w:div>
    <w:div w:id="1412774492">
      <w:bodyDiv w:val="1"/>
      <w:marLeft w:val="0"/>
      <w:marRight w:val="0"/>
      <w:marTop w:val="0"/>
      <w:marBottom w:val="0"/>
      <w:divBdr>
        <w:top w:val="none" w:sz="0" w:space="0" w:color="auto"/>
        <w:left w:val="none" w:sz="0" w:space="0" w:color="auto"/>
        <w:bottom w:val="none" w:sz="0" w:space="0" w:color="auto"/>
        <w:right w:val="none" w:sz="0" w:space="0" w:color="auto"/>
      </w:divBdr>
    </w:div>
    <w:div w:id="1425490496">
      <w:bodyDiv w:val="1"/>
      <w:marLeft w:val="0"/>
      <w:marRight w:val="0"/>
      <w:marTop w:val="0"/>
      <w:marBottom w:val="0"/>
      <w:divBdr>
        <w:top w:val="none" w:sz="0" w:space="0" w:color="auto"/>
        <w:left w:val="none" w:sz="0" w:space="0" w:color="auto"/>
        <w:bottom w:val="none" w:sz="0" w:space="0" w:color="auto"/>
        <w:right w:val="none" w:sz="0" w:space="0" w:color="auto"/>
      </w:divBdr>
    </w:div>
    <w:div w:id="1492217148">
      <w:bodyDiv w:val="1"/>
      <w:marLeft w:val="0"/>
      <w:marRight w:val="0"/>
      <w:marTop w:val="0"/>
      <w:marBottom w:val="0"/>
      <w:divBdr>
        <w:top w:val="none" w:sz="0" w:space="0" w:color="auto"/>
        <w:left w:val="none" w:sz="0" w:space="0" w:color="auto"/>
        <w:bottom w:val="none" w:sz="0" w:space="0" w:color="auto"/>
        <w:right w:val="none" w:sz="0" w:space="0" w:color="auto"/>
      </w:divBdr>
    </w:div>
    <w:div w:id="1527060594">
      <w:bodyDiv w:val="1"/>
      <w:marLeft w:val="0"/>
      <w:marRight w:val="0"/>
      <w:marTop w:val="0"/>
      <w:marBottom w:val="0"/>
      <w:divBdr>
        <w:top w:val="none" w:sz="0" w:space="0" w:color="auto"/>
        <w:left w:val="none" w:sz="0" w:space="0" w:color="auto"/>
        <w:bottom w:val="none" w:sz="0" w:space="0" w:color="auto"/>
        <w:right w:val="none" w:sz="0" w:space="0" w:color="auto"/>
      </w:divBdr>
    </w:div>
    <w:div w:id="1590427920">
      <w:bodyDiv w:val="1"/>
      <w:marLeft w:val="0"/>
      <w:marRight w:val="0"/>
      <w:marTop w:val="0"/>
      <w:marBottom w:val="0"/>
      <w:divBdr>
        <w:top w:val="none" w:sz="0" w:space="0" w:color="auto"/>
        <w:left w:val="none" w:sz="0" w:space="0" w:color="auto"/>
        <w:bottom w:val="none" w:sz="0" w:space="0" w:color="auto"/>
        <w:right w:val="none" w:sz="0" w:space="0" w:color="auto"/>
      </w:divBdr>
    </w:div>
    <w:div w:id="1648238833">
      <w:bodyDiv w:val="1"/>
      <w:marLeft w:val="0"/>
      <w:marRight w:val="0"/>
      <w:marTop w:val="0"/>
      <w:marBottom w:val="0"/>
      <w:divBdr>
        <w:top w:val="none" w:sz="0" w:space="0" w:color="auto"/>
        <w:left w:val="none" w:sz="0" w:space="0" w:color="auto"/>
        <w:bottom w:val="none" w:sz="0" w:space="0" w:color="auto"/>
        <w:right w:val="none" w:sz="0" w:space="0" w:color="auto"/>
      </w:divBdr>
    </w:div>
    <w:div w:id="1694529351">
      <w:bodyDiv w:val="1"/>
      <w:marLeft w:val="0"/>
      <w:marRight w:val="0"/>
      <w:marTop w:val="0"/>
      <w:marBottom w:val="0"/>
      <w:divBdr>
        <w:top w:val="none" w:sz="0" w:space="0" w:color="auto"/>
        <w:left w:val="none" w:sz="0" w:space="0" w:color="auto"/>
        <w:bottom w:val="none" w:sz="0" w:space="0" w:color="auto"/>
        <w:right w:val="none" w:sz="0" w:space="0" w:color="auto"/>
      </w:divBdr>
    </w:div>
    <w:div w:id="1774786602">
      <w:bodyDiv w:val="1"/>
      <w:marLeft w:val="0"/>
      <w:marRight w:val="0"/>
      <w:marTop w:val="0"/>
      <w:marBottom w:val="0"/>
      <w:divBdr>
        <w:top w:val="none" w:sz="0" w:space="0" w:color="auto"/>
        <w:left w:val="none" w:sz="0" w:space="0" w:color="auto"/>
        <w:bottom w:val="none" w:sz="0" w:space="0" w:color="auto"/>
        <w:right w:val="none" w:sz="0" w:space="0" w:color="auto"/>
      </w:divBdr>
    </w:div>
    <w:div w:id="1806504181">
      <w:bodyDiv w:val="1"/>
      <w:marLeft w:val="0"/>
      <w:marRight w:val="0"/>
      <w:marTop w:val="0"/>
      <w:marBottom w:val="0"/>
      <w:divBdr>
        <w:top w:val="none" w:sz="0" w:space="0" w:color="auto"/>
        <w:left w:val="none" w:sz="0" w:space="0" w:color="auto"/>
        <w:bottom w:val="none" w:sz="0" w:space="0" w:color="auto"/>
        <w:right w:val="none" w:sz="0" w:space="0" w:color="auto"/>
      </w:divBdr>
    </w:div>
    <w:div w:id="1817793576">
      <w:bodyDiv w:val="1"/>
      <w:marLeft w:val="0"/>
      <w:marRight w:val="0"/>
      <w:marTop w:val="0"/>
      <w:marBottom w:val="0"/>
      <w:divBdr>
        <w:top w:val="none" w:sz="0" w:space="0" w:color="auto"/>
        <w:left w:val="none" w:sz="0" w:space="0" w:color="auto"/>
        <w:bottom w:val="none" w:sz="0" w:space="0" w:color="auto"/>
        <w:right w:val="none" w:sz="0" w:space="0" w:color="auto"/>
      </w:divBdr>
    </w:div>
    <w:div w:id="1889762078">
      <w:bodyDiv w:val="1"/>
      <w:marLeft w:val="0"/>
      <w:marRight w:val="0"/>
      <w:marTop w:val="0"/>
      <w:marBottom w:val="0"/>
      <w:divBdr>
        <w:top w:val="none" w:sz="0" w:space="0" w:color="auto"/>
        <w:left w:val="none" w:sz="0" w:space="0" w:color="auto"/>
        <w:bottom w:val="none" w:sz="0" w:space="0" w:color="auto"/>
        <w:right w:val="none" w:sz="0" w:space="0" w:color="auto"/>
      </w:divBdr>
    </w:div>
    <w:div w:id="1903561413">
      <w:bodyDiv w:val="1"/>
      <w:marLeft w:val="0"/>
      <w:marRight w:val="0"/>
      <w:marTop w:val="0"/>
      <w:marBottom w:val="0"/>
      <w:divBdr>
        <w:top w:val="none" w:sz="0" w:space="0" w:color="auto"/>
        <w:left w:val="none" w:sz="0" w:space="0" w:color="auto"/>
        <w:bottom w:val="none" w:sz="0" w:space="0" w:color="auto"/>
        <w:right w:val="none" w:sz="0" w:space="0" w:color="auto"/>
      </w:divBdr>
    </w:div>
    <w:div w:id="2022583573">
      <w:bodyDiv w:val="1"/>
      <w:marLeft w:val="0"/>
      <w:marRight w:val="0"/>
      <w:marTop w:val="0"/>
      <w:marBottom w:val="0"/>
      <w:divBdr>
        <w:top w:val="none" w:sz="0" w:space="0" w:color="auto"/>
        <w:left w:val="none" w:sz="0" w:space="0" w:color="auto"/>
        <w:bottom w:val="none" w:sz="0" w:space="0" w:color="auto"/>
        <w:right w:val="none" w:sz="0" w:space="0" w:color="auto"/>
      </w:divBdr>
    </w:div>
    <w:div w:id="2065787331">
      <w:bodyDiv w:val="1"/>
      <w:marLeft w:val="0"/>
      <w:marRight w:val="0"/>
      <w:marTop w:val="0"/>
      <w:marBottom w:val="0"/>
      <w:divBdr>
        <w:top w:val="none" w:sz="0" w:space="0" w:color="auto"/>
        <w:left w:val="none" w:sz="0" w:space="0" w:color="auto"/>
        <w:bottom w:val="none" w:sz="0" w:space="0" w:color="auto"/>
        <w:right w:val="none" w:sz="0" w:space="0" w:color="auto"/>
      </w:divBdr>
    </w:div>
    <w:div w:id="2081169705">
      <w:bodyDiv w:val="1"/>
      <w:marLeft w:val="0"/>
      <w:marRight w:val="0"/>
      <w:marTop w:val="0"/>
      <w:marBottom w:val="0"/>
      <w:divBdr>
        <w:top w:val="none" w:sz="0" w:space="0" w:color="auto"/>
        <w:left w:val="none" w:sz="0" w:space="0" w:color="auto"/>
        <w:bottom w:val="none" w:sz="0" w:space="0" w:color="auto"/>
        <w:right w:val="none" w:sz="0" w:space="0" w:color="auto"/>
      </w:divBdr>
    </w:div>
    <w:div w:id="21153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6/09/relationships/commentsIds" Target="commentsIds.xml"/><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commentsExtended" Target="commentsExtended.xml"/><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B0A9E"/>
    <w:rsid w:val="000B0B80"/>
    <w:rsid w:val="001431C6"/>
    <w:rsid w:val="0033769D"/>
    <w:rsid w:val="00351D8E"/>
    <w:rsid w:val="00387396"/>
    <w:rsid w:val="00462202"/>
    <w:rsid w:val="00491839"/>
    <w:rsid w:val="004C38AB"/>
    <w:rsid w:val="00546ECD"/>
    <w:rsid w:val="00564C3F"/>
    <w:rsid w:val="00581D3D"/>
    <w:rsid w:val="00625659"/>
    <w:rsid w:val="00832BCB"/>
    <w:rsid w:val="00884ADB"/>
    <w:rsid w:val="00965C7B"/>
    <w:rsid w:val="00B063F0"/>
    <w:rsid w:val="00C15EE6"/>
    <w:rsid w:val="00CE00B6"/>
    <w:rsid w:val="00D0747A"/>
    <w:rsid w:val="00D47CB7"/>
    <w:rsid w:val="00D56FDC"/>
    <w:rsid w:val="00E63B40"/>
    <w:rsid w:val="00E81239"/>
    <w:rsid w:val="00F153F9"/>
    <w:rsid w:val="00F72E02"/>
    <w:rsid w:val="00F9173A"/>
    <w:rsid w:val="00FA3DDF"/>
    <w:rsid w:val="00FC3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70F093-456E-4FB2-8FCB-BCCAA8F73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49</Pages>
  <Words>4795</Words>
  <Characters>27334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310</cp:revision>
  <cp:lastPrinted>2020-05-20T07:03:00Z</cp:lastPrinted>
  <dcterms:created xsi:type="dcterms:W3CDTF">2020-05-07T06:13:00Z</dcterms:created>
  <dcterms:modified xsi:type="dcterms:W3CDTF">2020-06-02T04:06:00Z</dcterms:modified>
</cp:coreProperties>
</file>