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57FB8DE9" w:rsidR="00CA38D9" w:rsidRDefault="00B24059" w:rsidP="00CA38D9">
            <w:pPr>
              <w:rPr>
                <w:ins w:id="0" w:author="nyadav.idmworks@outlook.com" w:date="2020-05-31T21:10:00Z"/>
                <w:lang w:val="en-IN"/>
              </w:rPr>
            </w:pPr>
            <w:r>
              <w:rPr>
                <w:lang w:val="en-IN"/>
              </w:rPr>
              <w:t>Name</w:t>
            </w:r>
            <w:ins w:id="1" w:author="nyadav.idmworks@outlook.com" w:date="2020-05-31T21:10:00Z">
              <w:r w:rsidR="00CA38D9">
                <w:rPr>
                  <w:lang w:val="en-IN"/>
                </w:rPr>
                <w:t xml:space="preserve"> </w:t>
              </w:r>
            </w:ins>
            <w:del w:id="2" w:author="nyadav.idmworks@outlook.com" w:date="2020-05-31T21:10:00Z">
              <w:r w:rsidDel="00CA38D9">
                <w:rPr>
                  <w:lang w:val="en-IN"/>
                </w:rPr>
                <w:delText>*</w:delText>
              </w:r>
            </w:del>
            <w:ins w:id="3" w:author="nyadav.idmworks@outlook.com" w:date="2020-05-31T21:10:00Z">
              <w:r w:rsidR="00CA38D9">
                <w:rPr>
                  <w:lang w:val="en-IN"/>
                </w:rPr>
                <w:t xml:space="preserve"> or Firm</w:t>
              </w:r>
            </w:ins>
            <w:ins w:id="4" w:author="nyadav.idmworks@outlook.com" w:date="2020-05-31T21:11:00Z">
              <w:r w:rsidR="004745D0">
                <w:rPr>
                  <w:lang w:val="en-IN"/>
                </w:rPr>
                <w:t xml:space="preserve"> *</w:t>
              </w:r>
            </w:ins>
          </w:p>
          <w:p w14:paraId="278046B6" w14:textId="23745A7B" w:rsidR="00CA38D9" w:rsidRDefault="00CA38D9" w:rsidP="00CA38D9">
            <w:pPr>
              <w:rPr>
                <w:lang w:val="en-IN"/>
              </w:rPr>
            </w:pPr>
            <w:ins w:id="5" w:author="nyadav.idmworks@outlook.com" w:date="2020-05-31T21:10:00Z">
              <w:r>
                <w:rPr>
                  <w:lang w:val="en-IN"/>
                </w:rPr>
                <w:t>(Any one of them is required)</w:t>
              </w:r>
            </w:ins>
          </w:p>
        </w:tc>
        <w:tc>
          <w:tcPr>
            <w:tcW w:w="3005" w:type="dxa"/>
          </w:tcPr>
          <w:p w14:paraId="15B65EDE" w14:textId="77777777" w:rsidR="00B24059" w:rsidRDefault="00B24059" w:rsidP="009836D5">
            <w:pPr>
              <w:rPr>
                <w:ins w:id="6" w:author="nyadav.idmworks@outlook.com" w:date="2020-05-31T21:10:00Z"/>
                <w:lang w:val="en-IN"/>
              </w:rPr>
            </w:pPr>
            <w:r>
              <w:rPr>
                <w:lang w:val="en-IN"/>
              </w:rPr>
              <w:t>Not Empty – atleast 2 characters</w:t>
            </w:r>
          </w:p>
          <w:p w14:paraId="1ED1674F" w14:textId="77777777" w:rsidR="00CA38D9" w:rsidRDefault="00CA38D9" w:rsidP="009836D5">
            <w:pPr>
              <w:rPr>
                <w:ins w:id="7" w:author="nyadav.idmworks@outlook.com" w:date="2020-05-31T21:10:00Z"/>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ins w:id="8" w:author="nyadav.idmworks@outlook.com" w:date="2020-05-31T21:10:00Z">
              <w:r w:rsidR="00F30333">
                <w:rPr>
                  <w:noProof/>
                </w:rPr>
                <w:t xml:space="preserve"> (If entered)</w:t>
              </w:r>
            </w:ins>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ins w:id="9" w:author="nyadav.idmworks@outlook.com" w:date="2020-05-31T21:11:00Z">
              <w:r w:rsidR="00F30333">
                <w:rPr>
                  <w:noProof/>
                </w:rPr>
                <w:t xml:space="preserve"> </w:t>
              </w:r>
            </w:ins>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2899"/>
        <w:gridCol w:w="2899"/>
        <w:gridCol w:w="3218"/>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3B49D865"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ins w:id="10"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eastAsiaTheme="majorEastAsia" w:hAnsiTheme="majorHAnsi" w:cstheme="majorBidi"/>
                  <w:color w:val="2F5496" w:themeColor="accent1" w:themeShade="BF"/>
                  <w:sz w:val="26"/>
                  <w:szCs w:val="26"/>
                  <w:lang w:val="en-IN"/>
                </w:rPr>
                <w:t>getCities</w:t>
              </w:r>
            </w:ins>
            <w:del w:id="11"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getCities</w:delText>
              </w:r>
            </w:del>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30010725"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CB71D8"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196FFE41"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ins w:id="12" w:author="nyadav.idmworks@outlook.com" w:date="2020-05-20T12:33:00Z">
              <w:r w:rsidR="00CB71D8" w:rsidRPr="00DB2824">
                <w:rPr>
                  <w:lang w:val="en-IN"/>
                </w:rPr>
                <w:t>/</w:t>
              </w:r>
              <w:r w:rsidR="00CB71D8">
                <w:rPr>
                  <w:lang w:val="en-IN"/>
                </w:rPr>
                <w:t>uilist</w:t>
              </w:r>
              <w:r w:rsidR="00CB71D8" w:rsidRPr="00DB2824">
                <w:rPr>
                  <w:lang w:val="en-IN"/>
                </w:rPr>
                <w:t>/</w:t>
              </w:r>
              <w:r w:rsidR="00CB71D8" w:rsidRPr="00CB71D8">
                <w:rPr>
                  <w:rFonts w:asciiTheme="majorHAnsi" w:hAnsiTheme="majorHAnsi"/>
                  <w:color w:val="2F5496" w:themeColor="accent1" w:themeShade="BF"/>
                  <w:lang w:val="en-IN"/>
                </w:rPr>
                <w:t>createCity</w:t>
              </w:r>
            </w:ins>
            <w:del w:id="13" w:author="nyadav.idmworks@outlook.com" w:date="2020-05-20T12:33:00Z">
              <w:r w:rsidR="00CB71D8" w:rsidRPr="00DB2824" w:rsidDel="00CB71D8">
                <w:rPr>
                  <w:lang w:val="en-IN"/>
                </w:rPr>
                <w:delText>/</w:delText>
              </w:r>
              <w:r w:rsidR="00CB71D8" w:rsidDel="00CB71D8">
                <w:rPr>
                  <w:lang w:val="en-IN"/>
                </w:rPr>
                <w:delText>uilist</w:delText>
              </w:r>
              <w:r w:rsidR="00CB71D8" w:rsidRPr="00DB2824" w:rsidDel="00CB71D8">
                <w:rPr>
                  <w:lang w:val="en-IN"/>
                </w:rPr>
                <w:delText>/</w:delText>
              </w:r>
              <w:r w:rsidR="00CB71D8" w:rsidRPr="00CB71D8" w:rsidDel="00CB71D8">
                <w:rPr>
                  <w:rFonts w:asciiTheme="majorHAnsi" w:hAnsiTheme="majorHAnsi"/>
                  <w:color w:val="2F5496" w:themeColor="accent1" w:themeShade="BF"/>
                  <w:lang w:val="en-IN"/>
                </w:rPr>
                <w:delText>createCity</w:delText>
              </w:r>
            </w:del>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02AD5E21" w:rsidR="005F4E36" w:rsidRDefault="0004050A" w:rsidP="005D7048">
            <w:pPr>
              <w:rPr>
                <w:lang w:val="en-IN"/>
              </w:rPr>
            </w:pPr>
            <w:ins w:id="14" w:author="nyadav.idmworks@outlook.com" w:date="2020-05-23T23:13:00Z">
              <w:r>
                <w:rPr>
                  <w:lang w:val="en-IN"/>
                </w:rPr>
                <w:fldChar w:fldCharType="begin"/>
              </w:r>
              <w:r>
                <w:rPr>
                  <w:lang w:val="en-IN"/>
                </w:rPr>
                <w:instrText xml:space="preserve"> REF _Ref41168015 \h </w:instrText>
              </w:r>
            </w:ins>
            <w:r>
              <w:rPr>
                <w:lang w:val="en-IN"/>
              </w:rPr>
            </w:r>
            <w:r>
              <w:rPr>
                <w:lang w:val="en-IN"/>
              </w:rPr>
              <w:fldChar w:fldCharType="separate"/>
            </w:r>
            <w:ins w:id="15" w:author="nyadav.idmworks@outlook.com" w:date="2020-05-23T23:13:00Z">
              <w:r w:rsidRPr="0014157F">
                <w:rPr>
                  <w:rFonts w:asciiTheme="majorHAnsi" w:eastAsiaTheme="majorEastAsia" w:hAnsiTheme="majorHAnsi" w:cstheme="majorBidi"/>
                  <w:color w:val="2F5496" w:themeColor="accent1" w:themeShade="BF"/>
                  <w:sz w:val="26"/>
                  <w:szCs w:val="26"/>
                  <w:lang w:val="en-IN"/>
                  <w:rPrChange w:id="16" w:author="nyadav.idmworks@outlook.com" w:date="2020-05-23T23:12:00Z">
                    <w:rPr>
                      <w:rFonts w:ascii="JetBrains Mono" w:eastAsia="Times New Roman" w:hAnsi="JetBrains Mono" w:cs="Courier New"/>
                      <w:color w:val="067D17"/>
                      <w:sz w:val="20"/>
                      <w:szCs w:val="20"/>
                    </w:rPr>
                  </w:rPrChange>
                </w:rPr>
                <w:t>/customer/listCustomerANDVendorWithBalancePaged</w:t>
              </w:r>
              <w:r>
                <w:rPr>
                  <w:lang w:val="en-IN"/>
                </w:rPr>
                <w:fldChar w:fldCharType="end"/>
              </w:r>
            </w:ins>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1014"/>
        <w:gridCol w:w="1014"/>
        <w:gridCol w:w="6988"/>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6BDD9FD8"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ins w:id="17" w:author="nyadav.idmworks@outlook.com" w:date="2020-05-20T12:33:00Z">
              <w:r w:rsidR="00CB71D8">
                <w:rPr>
                  <w:lang w:val="en-IN"/>
                </w:rPr>
                <w:t>a</w:t>
              </w:r>
              <w:r w:rsidR="00CB71D8" w:rsidRPr="00CB71D8">
                <w:rPr>
                  <w:lang w:val="en-IN"/>
                  <w:rPrChange w:id="18"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19"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738B54B3"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ins w:id="20" w:author="nyadav.idmworks@outlook.com" w:date="2020-05-20T12:33:00Z">
              <w:r w:rsidR="00CB71D8">
                <w:rPr>
                  <w:lang w:val="en-IN"/>
                </w:rPr>
                <w:t>d</w:t>
              </w:r>
              <w:r w:rsidR="00CB71D8" w:rsidRPr="00CB71D8">
                <w:rPr>
                  <w:rFonts w:asciiTheme="majorHAnsi" w:eastAsiaTheme="majorEastAsia" w:hAnsiTheme="majorHAnsi" w:cstheme="majorBidi"/>
                  <w:color w:val="2F5496" w:themeColor="accent1" w:themeShade="BF"/>
                  <w:sz w:val="26"/>
                  <w:szCs w:val="26"/>
                  <w:lang w:val="en-IN"/>
                </w:rPr>
                <w:t>elivery/createDelivery</w:t>
              </w:r>
            </w:ins>
            <w:del w:id="21" w:author="nyadav.idmworks@outlook.com" w:date="2020-05-20T12:33:00Z">
              <w:r w:rsidR="00CB71D8" w:rsidDel="00CB71D8">
                <w:rPr>
                  <w:lang w:val="en-IN"/>
                </w:rPr>
                <w:delText>d</w:delText>
              </w:r>
              <w:r w:rsidR="00CB71D8" w:rsidRPr="00CB71D8" w:rsidDel="00CB71D8">
                <w:rPr>
                  <w:rFonts w:asciiTheme="majorHAnsi" w:eastAsiaTheme="majorEastAsia" w:hAnsiTheme="majorHAnsi" w:cstheme="majorBidi"/>
                  <w:color w:val="2F5496" w:themeColor="accent1" w:themeShade="BF"/>
                  <w:sz w:val="26"/>
                  <w:szCs w:val="26"/>
                  <w:lang w:val="en-IN"/>
                </w:rPr>
                <w:delText>elivery/createDelivery</w:delText>
              </w:r>
            </w:del>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1308"/>
        <w:gridCol w:w="1516"/>
        <w:gridCol w:w="6192"/>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FEF075A"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ins w:id="22" w:author="nyadav.idmworks@outlook.com" w:date="2020-05-20T12:33:00Z">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Delivery/listDeliveriesPaged</w:t>
              </w:r>
            </w:ins>
            <w:del w:id="23" w:author="nyadav.idmworks@outlook.com" w:date="2020-05-20T12:33:00Z">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Delivery/listDeliveriesPaged</w:delText>
              </w:r>
            </w:del>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1002"/>
        <w:gridCol w:w="1129"/>
        <w:gridCol w:w="6885"/>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6A1C9F67"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24" w:author="nyadav.idmworks@outlook.com" w:date="2020-05-20T12:33:00Z">
              <w:r w:rsidR="00CB71D8">
                <w:rPr>
                  <w:lang w:val="en-IN"/>
                </w:rPr>
                <w:t>a</w:t>
              </w:r>
              <w:r w:rsidR="00CB71D8" w:rsidRPr="00CB71D8">
                <w:rPr>
                  <w:lang w:val="en-IN"/>
                  <w:rPrChange w:id="2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2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081141A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CB71D8"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1124"/>
        <w:gridCol w:w="1382"/>
        <w:gridCol w:w="6510"/>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436BC328"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ins w:id="27" w:author="nyadav.idmworks@outlook.com" w:date="2020-05-20T12:33:00Z">
              <w:r w:rsidR="00CB71D8" w:rsidRPr="009F52EF">
                <w:rPr>
                  <w:lang w:val="en-IN"/>
                </w:rPr>
                <w:t>/accounting</w:t>
              </w:r>
              <w:r w:rsidR="00CB71D8">
                <w:rPr>
                  <w:lang w:val="en-IN"/>
                </w:rPr>
                <w:t>/</w:t>
              </w:r>
              <w:r w:rsidR="00CB71D8" w:rsidRPr="00CB71D8">
                <w:rPr>
                  <w:rFonts w:asciiTheme="majorHAnsi" w:eastAsiaTheme="majorEastAsia" w:hAnsiTheme="majorHAnsi" w:cstheme="majorBidi"/>
                  <w:color w:val="2F5496" w:themeColor="accent1" w:themeShade="BF"/>
                  <w:sz w:val="26"/>
                  <w:szCs w:val="26"/>
                  <w:lang w:val="en-IN"/>
                </w:rPr>
                <w:t>listPurchasesPaged</w:t>
              </w:r>
            </w:ins>
            <w:del w:id="28" w:author="nyadav.idmworks@outlook.com" w:date="2020-05-20T12:33:00Z">
              <w:r w:rsidR="00CB71D8" w:rsidRPr="009F52EF" w:rsidDel="00CB71D8">
                <w:rPr>
                  <w:lang w:val="en-IN"/>
                </w:rPr>
                <w:delText>/accounting</w:delText>
              </w:r>
              <w:r w:rsidR="00CB71D8"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listPurchasesPaged</w:delText>
              </w:r>
            </w:del>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ins w:id="29" w:author="nyadav.idmworks@outlook.com" w:date="2020-05-31T21:13:00Z"/>
                <w:lang w:val="en-IN"/>
              </w:rPr>
            </w:pPr>
            <w:ins w:id="30" w:author="nyadav.idmworks@outlook.com" w:date="2020-05-31T21:13:00Z">
              <w:r>
                <w:rPr>
                  <w:lang w:val="en-IN"/>
                </w:rPr>
                <w:t>15 Digit Alphanumeric</w:t>
              </w:r>
              <w:r w:rsidR="007C4E99">
                <w:rPr>
                  <w:lang w:val="en-IN"/>
                </w:rPr>
                <w:t xml:space="preserve"> (If entered)</w:t>
              </w:r>
            </w:ins>
          </w:p>
          <w:p w14:paraId="2F187781" w14:textId="77777777" w:rsidR="000E1B82" w:rsidRDefault="000E1B82" w:rsidP="009836D5">
            <w:pPr>
              <w:rPr>
                <w:ins w:id="31" w:author="nyadav.idmworks@outlook.com" w:date="2020-05-31T21:13:00Z"/>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ins w:id="32" w:author="nyadav.idmworks@outlook.com" w:date="2020-05-31T21:13:00Z"/>
                <w:lang w:val="en-IN"/>
              </w:rPr>
            </w:pPr>
            <w:ins w:id="33" w:author="nyadav.idmworks@outlook.com" w:date="2020-05-31T21:13:00Z">
              <w:r>
                <w:rPr>
                  <w:lang w:val="en-IN"/>
                </w:rPr>
                <w:t>10 Digit Number (Ent</w:t>
              </w:r>
            </w:ins>
            <w:ins w:id="34" w:author="nyadav.idmworks@outlook.com" w:date="2020-05-31T21:14:00Z">
              <w:r>
                <w:rPr>
                  <w:lang w:val="en-IN"/>
                </w:rPr>
                <w:t>er</w:t>
              </w:r>
            </w:ins>
            <w:ins w:id="35" w:author="nyadav.idmworks@outlook.com" w:date="2020-05-31T21:13:00Z">
              <w:r>
                <w:rPr>
                  <w:lang w:val="en-IN"/>
                </w:rPr>
                <w:t>ed</w:t>
              </w:r>
            </w:ins>
            <w:ins w:id="36" w:author="nyadav.idmworks@outlook.com" w:date="2020-05-31T21:14:00Z">
              <w:r>
                <w:rPr>
                  <w:lang w:val="en-IN"/>
                </w:rPr>
                <w:t>)</w:t>
              </w:r>
            </w:ins>
            <w:bookmarkStart w:id="37" w:name="_GoBack"/>
            <w:bookmarkEnd w:id="37"/>
          </w:p>
          <w:p w14:paraId="51B15E07" w14:textId="77777777" w:rsidR="007C4E99" w:rsidRDefault="007C4E99" w:rsidP="009836D5">
            <w:pPr>
              <w:rPr>
                <w:ins w:id="38" w:author="nyadav.idmworks@outlook.com" w:date="2020-05-31T21:13:00Z"/>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273"/>
        <w:gridCol w:w="2219"/>
        <w:gridCol w:w="4524"/>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030A6E3B"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31D4EB58"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CB71D8"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F853CBA"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ins w:id="39" w:author="nyadav.idmworks@outlook.com" w:date="2020-05-20T12:33:00Z">
              <w:r w:rsidR="00CB71D8">
                <w:rPr>
                  <w:lang w:val="en-IN"/>
                </w:rPr>
                <w:t>a</w:t>
              </w:r>
              <w:r w:rsidR="00CB71D8" w:rsidRPr="000163D8">
                <w:rPr>
                  <w:lang w:val="en-IN"/>
                </w:rPr>
                <w:t>ccounting</w:t>
              </w:r>
              <w:r w:rsidR="00CB71D8" w:rsidRPr="00CB71D8">
                <w:rPr>
                  <w:rFonts w:asciiTheme="majorHAnsi" w:eastAsiaTheme="majorEastAsia" w:hAnsiTheme="majorHAnsi" w:cstheme="majorBidi"/>
                  <w:color w:val="2F5496" w:themeColor="accent1" w:themeShade="BF"/>
                  <w:sz w:val="26"/>
                  <w:szCs w:val="26"/>
                  <w:lang w:val="en-IN"/>
                </w:rPr>
                <w:t xml:space="preserve"> /searchExpenseByToPartyName</w:t>
              </w:r>
            </w:ins>
            <w:del w:id="40" w:author="nyadav.idmworks@outlook.com" w:date="2020-05-20T12:33:00Z">
              <w:r w:rsidR="00CB71D8" w:rsidDel="00CB71D8">
                <w:rPr>
                  <w:lang w:val="en-IN"/>
                </w:rPr>
                <w:delText>a</w:delText>
              </w:r>
              <w:r w:rsidR="00CB71D8" w:rsidRPr="000163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 xml:space="preserve"> /searchExpenseByToPartyName</w:delText>
              </w:r>
            </w:del>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2795"/>
        <w:gridCol w:w="2762"/>
        <w:gridCol w:w="3459"/>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lastRenderedPageBreak/>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706C5891"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lastRenderedPageBreak/>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1487"/>
        <w:gridCol w:w="1488"/>
        <w:gridCol w:w="6041"/>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1C2F8563"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41" w:author="nyadav.idmworks@outlook.com" w:date="2020-05-20T12:33:00Z">
              <w:r w:rsidR="00CB71D8">
                <w:rPr>
                  <w:lang w:val="en-IN"/>
                </w:rPr>
                <w:t>a</w:t>
              </w:r>
              <w:r w:rsidR="00CB71D8" w:rsidRPr="00CB71D8">
                <w:rPr>
                  <w:lang w:val="en-IN"/>
                  <w:rPrChange w:id="42"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43"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5DB85A3B"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CB71D8"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lastRenderedPageBreak/>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lastRenderedPageBreak/>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1468"/>
        <w:gridCol w:w="1073"/>
        <w:gridCol w:w="6475"/>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A120D36"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ins w:id="44" w:author="nyadav.idmworks@outlook.com" w:date="2020-05-20T12:33:00Z">
              <w:r w:rsidR="00CB71D8">
                <w:rPr>
                  <w:lang w:val="en-IN"/>
                </w:rPr>
                <w:t>a</w:t>
              </w:r>
              <w:r w:rsidR="00CB71D8" w:rsidRPr="00CB71D8">
                <w:rPr>
                  <w:lang w:val="en-IN"/>
                  <w:rPrChange w:id="45"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46"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537B4965" w14:textId="77777777" w:rsidR="00CB71D8" w:rsidRDefault="002D4DB5" w:rsidP="00DB2824">
            <w:pPr>
              <w:rPr>
                <w:ins w:id="47" w:author="nyadav.idmworks@outlook.com" w:date="2020-05-20T12:33:00Z"/>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1B303638" w14:textId="6CCA6896" w:rsidR="00CB71D8" w:rsidDel="00CB71D8" w:rsidRDefault="00CB71D8" w:rsidP="00DB2824">
            <w:pPr>
              <w:rPr>
                <w:del w:id="48" w:author="nyadav.idmworks@outlook.com" w:date="2020-05-20T12:33:00Z"/>
                <w:lang w:val="en-IN"/>
              </w:rPr>
            </w:pPr>
            <w:ins w:id="49" w:author="nyadav.idmworks@outlook.com" w:date="2020-05-20T12:33:00Z">
              <w:r w:rsidRPr="00304337">
                <w:rPr>
                  <w:rFonts w:asciiTheme="majorHAnsi" w:eastAsiaTheme="majorEastAsia" w:hAnsiTheme="majorHAnsi" w:cstheme="majorBidi"/>
                  <w:color w:val="2F5496" w:themeColor="accent1" w:themeShade="BF"/>
                  <w:sz w:val="26"/>
                  <w:szCs w:val="26"/>
                  <w:lang w:val="en-IN"/>
                </w:rPr>
                <w:t>/accounting/createSalesEntry</w:t>
              </w:r>
            </w:ins>
          </w:p>
          <w:p w14:paraId="7016BDCF" w14:textId="7F58B3E0" w:rsidR="00A40699" w:rsidRDefault="00CB71D8" w:rsidP="009836D5">
            <w:pPr>
              <w:rPr>
                <w:lang w:val="en-IN"/>
              </w:rPr>
            </w:pPr>
            <w:del w:id="50" w:author="nyadav.idmworks@outlook.com" w:date="2020-05-20T12:33:00Z">
              <w:r w:rsidRPr="00304337" w:rsidDel="00CB71D8">
                <w:rPr>
                  <w:rFonts w:asciiTheme="majorHAnsi" w:eastAsiaTheme="majorEastAsia" w:hAnsiTheme="majorHAnsi" w:cstheme="majorBidi"/>
                  <w:color w:val="2F5496" w:themeColor="accent1" w:themeShade="BF"/>
                  <w:sz w:val="26"/>
                  <w:szCs w:val="26"/>
                  <w:lang w:val="en-IN"/>
                </w:rPr>
                <w:delText>/accounting/createSalesEntry</w:delText>
              </w:r>
            </w:del>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lastRenderedPageBreak/>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lastRenderedPageBreak/>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1487"/>
        <w:gridCol w:w="1488"/>
        <w:gridCol w:w="6041"/>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lastRenderedPageBreak/>
              <w:t xml:space="preserve">User Type </w:t>
            </w:r>
            <w:r w:rsidR="00FC6B7F">
              <w:rPr>
                <w:lang w:val="en-IN"/>
              </w:rPr>
              <w:t>3</w:t>
            </w:r>
            <w:r>
              <w:rPr>
                <w:lang w:val="en-IN"/>
              </w:rPr>
              <w:t xml:space="preserve"> characters and auto-</w:t>
            </w:r>
            <w:r>
              <w:rPr>
                <w:lang w:val="en-IN"/>
              </w:rPr>
              <w:lastRenderedPageBreak/>
              <w:t>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79F03DB9" w:rsidR="00575CAB" w:rsidRDefault="00575CAB" w:rsidP="00575CAB">
            <w:pPr>
              <w:rPr>
                <w:lang w:val="en-IN"/>
              </w:rPr>
            </w:pPr>
            <w:r>
              <w:rPr>
                <w:lang w:val="en-IN"/>
              </w:rPr>
              <w:lastRenderedPageBreak/>
              <w:fldChar w:fldCharType="begin"/>
            </w:r>
            <w:r>
              <w:rPr>
                <w:lang w:val="en-IN"/>
              </w:rPr>
              <w:instrText xml:space="preserve"> REF _Ref39957829 \h  \* MERGEFORMAT </w:instrText>
            </w:r>
            <w:r>
              <w:rPr>
                <w:lang w:val="en-IN"/>
              </w:rPr>
            </w:r>
            <w:r>
              <w:rPr>
                <w:lang w:val="en-IN"/>
              </w:rPr>
              <w:fldChar w:fldCharType="separate"/>
            </w:r>
            <w:ins w:id="51" w:author="nyadav.idmworks@outlook.com" w:date="2020-05-20T12:33:00Z">
              <w:r w:rsidR="00CB71D8">
                <w:rPr>
                  <w:lang w:val="en-IN"/>
                </w:rPr>
                <w:t>a</w:t>
              </w:r>
              <w:r w:rsidR="00CB71D8" w:rsidRPr="00CB71D8">
                <w:rPr>
                  <w:lang w:val="en-IN"/>
                  <w:rPrChange w:id="52" w:author="nyadav.idmworks@outlook.com" w:date="2020-05-20T12:33:00Z">
                    <w:rPr>
                      <w:rFonts w:asciiTheme="majorHAnsi" w:eastAsiaTheme="majorEastAsia" w:hAnsiTheme="majorHAnsi" w:cstheme="majorBidi"/>
                      <w:color w:val="2F5496" w:themeColor="accent1" w:themeShade="BF"/>
                      <w:sz w:val="26"/>
                      <w:szCs w:val="26"/>
                      <w:lang w:val="en-IN"/>
                    </w:rPr>
                  </w:rPrChange>
                </w:rPr>
                <w:t>ccounting</w:t>
              </w:r>
              <w:r w:rsidR="00CB71D8" w:rsidRPr="00CB71D8">
                <w:rPr>
                  <w:rFonts w:asciiTheme="majorHAnsi" w:eastAsiaTheme="majorEastAsia" w:hAnsiTheme="majorHAnsi" w:cstheme="majorBidi"/>
                  <w:color w:val="2F5496" w:themeColor="accent1" w:themeShade="BF"/>
                  <w:sz w:val="26"/>
                  <w:szCs w:val="26"/>
                  <w:lang w:val="en-IN"/>
                </w:rPr>
                <w:t>/getAccountsByNickName</w:t>
              </w:r>
            </w:ins>
            <w:del w:id="53" w:author="nyadav.idmworks@outlook.com" w:date="2020-05-20T12:33:00Z">
              <w:r w:rsidR="00CB71D8" w:rsidDel="00CB71D8">
                <w:rPr>
                  <w:lang w:val="en-IN"/>
                </w:rPr>
                <w:delText>a</w:delText>
              </w:r>
              <w:r w:rsidR="00CB71D8" w:rsidRPr="00CB71D8" w:rsidDel="00CB71D8">
                <w:rPr>
                  <w:lang w:val="en-IN"/>
                </w:rPr>
                <w:delText>ccounting</w:delText>
              </w:r>
              <w:r w:rsidR="00CB71D8" w:rsidRPr="00CB71D8" w:rsidDel="00CB71D8">
                <w:rPr>
                  <w:rFonts w:asciiTheme="majorHAnsi" w:eastAsiaTheme="majorEastAsia" w:hAnsiTheme="majorHAnsi" w:cstheme="majorBidi"/>
                  <w:color w:val="2F5496" w:themeColor="accent1" w:themeShade="BF"/>
                  <w:sz w:val="26"/>
                  <w:szCs w:val="26"/>
                  <w:lang w:val="en-IN"/>
                </w:rPr>
                <w:delText>/getAccountsByNickName</w:delText>
              </w:r>
            </w:del>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lastRenderedPageBreak/>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lastRenderedPageBreak/>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5A90F445"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CB71D8"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536"/>
        <w:gridCol w:w="2539"/>
        <w:gridCol w:w="3941"/>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1F0A572D"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53E35E48"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CB71D8"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2E16D4A4"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CB71D8"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lastRenderedPageBreak/>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lastRenderedPageBreak/>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684"/>
        <w:gridCol w:w="952"/>
        <w:gridCol w:w="7380"/>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679F20FE"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ins w:id="54" w:author="nyadav.idmworks@outlook.com" w:date="2020-05-20T12:33:00Z">
              <w:r w:rsidR="00CB71D8" w:rsidRPr="00170EA9">
                <w:rPr>
                  <w:lang w:val="en-IN"/>
                </w:rPr>
                <w:t>/</w:t>
              </w:r>
              <w:r w:rsidR="00CB71D8" w:rsidRPr="00CB71D8">
                <w:rPr>
                  <w:rFonts w:asciiTheme="majorHAnsi" w:eastAsiaTheme="majorEastAsia" w:hAnsiTheme="majorHAnsi" w:cstheme="majorBidi"/>
                  <w:color w:val="2F5496" w:themeColor="accent1" w:themeShade="BF"/>
                  <w:sz w:val="26"/>
                  <w:szCs w:val="26"/>
                  <w:lang w:val="en-IN"/>
                </w:rPr>
                <w:t>employee/listEmployeesWithBalancePaged</w:t>
              </w:r>
            </w:ins>
            <w:del w:id="55" w:author="nyadav.idmworks@outlook.com" w:date="2020-05-20T12:33:00Z">
              <w:r w:rsidR="00CB71D8" w:rsidRPr="00170EA9" w:rsidDel="00CB71D8">
                <w:rPr>
                  <w:lang w:val="en-IN"/>
                </w:rPr>
                <w:delText>/</w:delText>
              </w:r>
              <w:r w:rsidR="00CB71D8" w:rsidRPr="00CB71D8" w:rsidDel="00CB71D8">
                <w:rPr>
                  <w:rFonts w:asciiTheme="majorHAnsi" w:eastAsiaTheme="majorEastAsia" w:hAnsiTheme="majorHAnsi" w:cstheme="majorBidi"/>
                  <w:color w:val="2F5496" w:themeColor="accent1" w:themeShade="BF"/>
                  <w:sz w:val="26"/>
                  <w:szCs w:val="26"/>
                  <w:lang w:val="en-IN"/>
                </w:rPr>
                <w:delText>employee/listEmployeesWithBalancePaged</w:delText>
              </w:r>
            </w:del>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531"/>
        <w:gridCol w:w="2544"/>
        <w:gridCol w:w="3941"/>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5D5AD164"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lastRenderedPageBreak/>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54A71DA4"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CB71D8"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514"/>
        <w:gridCol w:w="2561"/>
        <w:gridCol w:w="3941"/>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19F7401A"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CB71D8" w:rsidRPr="00CB71D8">
              <w:rPr>
                <w:rFonts w:asciiTheme="majorHAnsi" w:eastAsiaTheme="majorEastAsia" w:hAnsiTheme="majorHAnsi" w:cstheme="majorBidi"/>
                <w:color w:val="2F5496" w:themeColor="accent1" w:themeShade="BF"/>
                <w:sz w:val="26"/>
                <w:szCs w:val="26"/>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lastRenderedPageBreak/>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76C48597"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CB71D8"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1002"/>
        <w:gridCol w:w="1259"/>
        <w:gridCol w:w="6755"/>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7CE4999"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ins w:id="56" w:author="nyadav.idmworks@outlook.com" w:date="2020-05-20T12:33:00Z">
              <w:r w:rsidR="00CB71D8" w:rsidRPr="00170EA9">
                <w:rPr>
                  <w:lang w:val="en-IN"/>
                </w:rPr>
                <w:t>/employee</w:t>
              </w:r>
              <w:r w:rsidR="00CB71D8" w:rsidRPr="00CB71D8">
                <w:rPr>
                  <w:rFonts w:asciiTheme="majorHAnsi" w:eastAsiaTheme="majorEastAsia" w:hAnsiTheme="majorHAnsi" w:cstheme="majorBidi"/>
                  <w:color w:val="2F5496" w:themeColor="accent1" w:themeShade="BF"/>
                  <w:sz w:val="26"/>
                  <w:szCs w:val="26"/>
                  <w:lang w:val="en-IN"/>
                </w:rPr>
                <w:t>/listEmpSalariesPaged</w:t>
              </w:r>
            </w:ins>
            <w:del w:id="57" w:author="nyadav.idmworks@outlook.com" w:date="2020-05-20T12:33:00Z">
              <w:r w:rsidR="00CB71D8" w:rsidRPr="00170EA9" w:rsidDel="00CB71D8">
                <w:rPr>
                  <w:lang w:val="en-IN"/>
                </w:rPr>
                <w:delText>/employee</w:delText>
              </w:r>
              <w:r w:rsidR="00CB71D8" w:rsidRPr="00CB71D8" w:rsidDel="00CB71D8">
                <w:rPr>
                  <w:rFonts w:asciiTheme="majorHAnsi" w:eastAsiaTheme="majorEastAsia" w:hAnsiTheme="majorHAnsi" w:cstheme="majorBidi"/>
                  <w:color w:val="2F5496" w:themeColor="accent1" w:themeShade="BF"/>
                  <w:sz w:val="26"/>
                  <w:szCs w:val="26"/>
                  <w:lang w:val="en-IN"/>
                </w:rPr>
                <w:delText>/listEmpSalariesPaged</w:delText>
              </w:r>
            </w:del>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ins w:id="58" w:author="nyadav.idmworks@outlook.com" w:date="2020-05-24T21:11:00Z"/>
          <w:lang w:val="en-IN"/>
        </w:rPr>
      </w:pPr>
    </w:p>
    <w:p w14:paraId="4712261B" w14:textId="1AD1683A" w:rsidR="00F632A1" w:rsidRDefault="00F632A1">
      <w:pPr>
        <w:pStyle w:val="Heading2"/>
        <w:rPr>
          <w:ins w:id="59" w:author="nyadav.idmworks@outlook.com" w:date="2020-05-24T21:11:00Z"/>
          <w:lang w:val="en-IN"/>
        </w:rPr>
        <w:pPrChange w:id="60" w:author="nyadav.idmworks@outlook.com" w:date="2020-05-24T21:38:00Z">
          <w:pPr>
            <w:pStyle w:val="Heading1"/>
          </w:pPr>
        </w:pPrChange>
      </w:pPr>
      <w:ins w:id="61" w:author="nyadav.idmworks@outlook.com" w:date="2020-05-24T21:11:00Z">
        <w:r>
          <w:rPr>
            <w:lang w:val="en-IN"/>
          </w:rPr>
          <w:t>Retail Entry</w:t>
        </w:r>
      </w:ins>
    </w:p>
    <w:p w14:paraId="6E984AAA" w14:textId="09B9C4FB" w:rsidR="00F632A1" w:rsidRDefault="00FC47EA" w:rsidP="00F632A1">
      <w:pPr>
        <w:rPr>
          <w:ins w:id="62" w:author="nyadav.idmworks@outlook.com" w:date="2020-05-24T21:36:00Z"/>
          <w:lang w:val="en-IN"/>
        </w:rPr>
      </w:pPr>
      <w:ins w:id="63" w:author="nyadav.idmworks@outlook.com" w:date="2020-05-24T21:36:00Z">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ins>
    </w:p>
    <w:p w14:paraId="36C67F31" w14:textId="7AA4D812" w:rsidR="00962722" w:rsidRDefault="00962722" w:rsidP="00F632A1">
      <w:pPr>
        <w:rPr>
          <w:ins w:id="64" w:author="nyadav.idmworks@outlook.com" w:date="2020-05-24T21:37:00Z"/>
          <w:lang w:val="en-IN"/>
        </w:rPr>
      </w:pPr>
      <w:ins w:id="65" w:author="nyadav.idmworks@outlook.com" w:date="2020-05-24T21:36:00Z">
        <w:r>
          <w:rPr>
            <w:lang w:val="en-IN"/>
          </w:rPr>
          <w:lastRenderedPageBreak/>
          <w:t xml:space="preserve">Date and Amount </w:t>
        </w:r>
      </w:ins>
      <w:ins w:id="66" w:author="nyadav.idmworks@outlook.com" w:date="2020-05-24T21:37:00Z">
        <w:r>
          <w:rPr>
            <w:lang w:val="en-IN"/>
          </w:rPr>
          <w:t>mandatory</w:t>
        </w:r>
      </w:ins>
    </w:p>
    <w:p w14:paraId="16DDB274" w14:textId="13107E05" w:rsidR="005B6E33" w:rsidRDefault="005B6E33" w:rsidP="005B6E33">
      <w:pPr>
        <w:pStyle w:val="HTMLPreformatted"/>
        <w:shd w:val="clear" w:color="auto" w:fill="FFFFFF"/>
        <w:rPr>
          <w:ins w:id="67" w:author="nyadav.idmworks@outlook.com" w:date="2020-05-24T21:38:00Z"/>
          <w:lang w:val="en-IN"/>
        </w:rPr>
      </w:pPr>
      <w:ins w:id="68" w:author="nyadav.idmworks@outlook.com" w:date="2020-05-24T21:37:00Z">
        <w:r>
          <w:rPr>
            <w:lang w:val="en-IN"/>
          </w:rPr>
          <w:t>API to Use</w:t>
        </w:r>
      </w:ins>
      <w:ins w:id="69" w:author="nyadav.idmworks@outlook.com" w:date="2020-05-24T21:38:00Z">
        <w:r w:rsidR="00D164AD">
          <w:rPr>
            <w:lang w:val="en-IN"/>
          </w:rPr>
          <w:t xml:space="preserve">: </w:t>
        </w:r>
        <w:r w:rsidR="00D164AD">
          <w:rPr>
            <w:lang w:val="en-IN"/>
          </w:rPr>
          <w:fldChar w:fldCharType="begin"/>
        </w:r>
        <w:r w:rsidR="00D164AD">
          <w:rPr>
            <w:lang w:val="en-IN"/>
          </w:rPr>
          <w:instrText xml:space="preserve"> REF _Ref41248744 \h </w:instrText>
        </w:r>
      </w:ins>
      <w:r w:rsidR="00D164AD">
        <w:rPr>
          <w:lang w:val="en-IN"/>
        </w:rPr>
      </w:r>
      <w:r w:rsidR="00D164AD">
        <w:rPr>
          <w:lang w:val="en-IN"/>
        </w:rPr>
        <w:fldChar w:fldCharType="separate"/>
      </w:r>
      <w:ins w:id="70" w:author="nyadav.idmworks@outlook.com" w:date="2020-05-24T21:38:00Z">
        <w:r w:rsidR="00D164AD" w:rsidRPr="005B6E33">
          <w:rPr>
            <w:rFonts w:asciiTheme="majorHAnsi" w:eastAsiaTheme="majorEastAsia" w:hAnsiTheme="majorHAnsi" w:cstheme="majorBidi"/>
            <w:color w:val="2F5496" w:themeColor="accent1" w:themeShade="BF"/>
            <w:sz w:val="26"/>
            <w:szCs w:val="26"/>
            <w:lang w:val="en-IN"/>
            <w:rPrChange w:id="71" w:author="nyadav.idmworks@outlook.com" w:date="2020-05-24T21:38:00Z">
              <w:rPr>
                <w:rFonts w:ascii="JetBrains Mono" w:hAnsi="JetBrains Mono"/>
                <w:color w:val="067D17"/>
              </w:rPr>
            </w:rPrChange>
          </w:rPr>
          <w:t>/accounting/createRetailSale</w:t>
        </w:r>
        <w:r w:rsidR="00D164AD">
          <w:rPr>
            <w:lang w:val="en-IN"/>
          </w:rPr>
          <w:fldChar w:fldCharType="end"/>
        </w:r>
      </w:ins>
    </w:p>
    <w:p w14:paraId="21022832" w14:textId="533B5B73" w:rsidR="00962722" w:rsidRPr="00F632A1" w:rsidRDefault="00962722">
      <w:pPr>
        <w:rPr>
          <w:ins w:id="72" w:author="nyadav.idmworks@outlook.com" w:date="2020-05-24T21:11:00Z"/>
          <w:lang w:val="en-IN"/>
        </w:rPr>
        <w:pPrChange w:id="73" w:author="nyadav.idmworks@outlook.com" w:date="2020-05-24T21:11:00Z">
          <w:pPr>
            <w:pStyle w:val="Heading1"/>
          </w:pPr>
        </w:pPrChange>
      </w:pPr>
    </w:p>
    <w:p w14:paraId="12AB5CC1" w14:textId="654ACADC" w:rsidR="002F47A4" w:rsidRDefault="002F47A4" w:rsidP="002F47A4">
      <w:pPr>
        <w:pStyle w:val="Heading2"/>
        <w:rPr>
          <w:ins w:id="74" w:author="nyadav.idmworks@outlook.com" w:date="2020-05-31T10:35:00Z"/>
          <w:lang w:val="en-IN"/>
        </w:rPr>
      </w:pPr>
      <w:ins w:id="75" w:author="nyadav.idmworks@outlook.com" w:date="2020-05-31T10:35:00Z">
        <w:r>
          <w:rPr>
            <w:lang w:val="en-IN"/>
          </w:rPr>
          <w:t xml:space="preserve">Retail </w:t>
        </w:r>
      </w:ins>
      <w:ins w:id="76" w:author="nyadav.idmworks@outlook.com" w:date="2020-05-31T10:37:00Z">
        <w:r w:rsidR="00B8074C">
          <w:rPr>
            <w:lang w:val="en-IN"/>
          </w:rPr>
          <w:t>List</w:t>
        </w:r>
      </w:ins>
    </w:p>
    <w:p w14:paraId="0B56E05C" w14:textId="1EE9F0E8" w:rsidR="00F632A1" w:rsidRDefault="00F632A1" w:rsidP="001F4A22">
      <w:pPr>
        <w:rPr>
          <w:ins w:id="77" w:author="nyadav.idmworks@outlook.com" w:date="2020-05-24T21:11:00Z"/>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345C2A">
        <w:trPr>
          <w:trHeight w:val="981"/>
          <w:ins w:id="78" w:author="nyadav.idmworks@outlook.com" w:date="2020-05-31T10:37:00Z"/>
        </w:trPr>
        <w:tc>
          <w:tcPr>
            <w:tcW w:w="4508" w:type="dxa"/>
            <w:shd w:val="clear" w:color="auto" w:fill="EDEDED" w:themeFill="accent3" w:themeFillTint="33"/>
          </w:tcPr>
          <w:p w14:paraId="00B82BC9" w14:textId="456CB3F8" w:rsidR="00806291" w:rsidRPr="00C01C47" w:rsidRDefault="00806291" w:rsidP="00345C2A">
            <w:pPr>
              <w:rPr>
                <w:ins w:id="79" w:author="nyadav.idmworks@outlook.com" w:date="2020-05-31T10:37:00Z"/>
                <w:b/>
                <w:bCs/>
                <w:lang w:val="en-IN"/>
              </w:rPr>
            </w:pPr>
            <w:ins w:id="80" w:author="nyadav.idmworks@outlook.com" w:date="2020-05-31T10:37:00Z">
              <w:r w:rsidRPr="00C01C47">
                <w:rPr>
                  <w:b/>
                  <w:bCs/>
                  <w:color w:val="FF0000"/>
                  <w:sz w:val="20"/>
                  <w:szCs w:val="20"/>
                  <w:lang w:val="en-IN"/>
                </w:rPr>
                <w:t xml:space="preserve">                      </w:t>
              </w:r>
              <w:r w:rsidRPr="00C01C47">
                <w:rPr>
                  <w:b/>
                  <w:bCs/>
                  <w:lang w:val="en-IN"/>
                </w:rPr>
                <w:t xml:space="preserve">          </w:t>
              </w:r>
            </w:ins>
          </w:p>
          <w:p w14:paraId="34746210" w14:textId="2CBC8391" w:rsidR="00806291" w:rsidRDefault="00806291" w:rsidP="00345C2A">
            <w:pPr>
              <w:rPr>
                <w:ins w:id="81" w:author="nyadav.idmworks@outlook.com" w:date="2020-05-31T10:37:00Z"/>
                <w:b/>
                <w:bCs/>
                <w:color w:val="000000" w:themeColor="text1"/>
                <w:sz w:val="20"/>
                <w:szCs w:val="20"/>
                <w:lang w:val="en-IN"/>
              </w:rPr>
            </w:pPr>
            <w:ins w:id="82"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ins>
            <w:ins w:id="83" w:author="nyadav.idmworks@outlook.com" w:date="2020-05-31T10:38:00Z">
              <w:r w:rsidR="00FA7D17">
                <w:rPr>
                  <w:b/>
                  <w:bCs/>
                  <w:color w:val="000000" w:themeColor="text1"/>
                  <w:sz w:val="20"/>
                  <w:szCs w:val="20"/>
                  <w:lang w:val="en-IN"/>
                </w:rPr>
                <w:t xml:space="preserve">        </w:t>
              </w:r>
            </w:ins>
            <w:ins w:id="84" w:author="nyadav.idmworks@outlook.com" w:date="2020-05-31T10:37:00Z">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ins>
          </w:p>
          <w:p w14:paraId="6FE2C173" w14:textId="77777777" w:rsidR="00806291" w:rsidRDefault="00806291" w:rsidP="00345C2A">
            <w:pPr>
              <w:rPr>
                <w:ins w:id="85" w:author="nyadav.idmworks@outlook.com" w:date="2020-05-31T10:37:00Z"/>
                <w:b/>
                <w:bCs/>
                <w:lang w:val="en-IN"/>
              </w:rPr>
            </w:pPr>
            <w:ins w:id="86" w:author="nyadav.idmworks@outlook.com" w:date="2020-05-31T10:37:00Z">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6924429D" w14:textId="77777777" w:rsidR="00806291" w:rsidRDefault="00806291" w:rsidP="00345C2A">
            <w:pPr>
              <w:pStyle w:val="NoSpacing"/>
              <w:rPr>
                <w:ins w:id="87" w:author="nyadav.idmworks@outlook.com" w:date="2020-05-31T10:37:00Z"/>
                <w:b/>
                <w:bCs/>
                <w:sz w:val="18"/>
                <w:szCs w:val="18"/>
                <w:lang w:val="en-IN"/>
              </w:rPr>
            </w:pPr>
          </w:p>
          <w:p w14:paraId="2F1C5D93" w14:textId="13C15D4E" w:rsidR="00806291" w:rsidRDefault="00056862" w:rsidP="00345C2A">
            <w:pPr>
              <w:pStyle w:val="NoSpacing"/>
              <w:rPr>
                <w:ins w:id="88" w:author="nyadav.idmworks@outlook.com" w:date="2020-05-31T10:37:00Z"/>
                <w:lang w:val="en-IN"/>
              </w:rPr>
            </w:pPr>
            <w:ins w:id="89" w:author="nyadav.idmworks@outlook.com" w:date="2020-05-31T10:41:00Z">
              <w:r>
                <w:rPr>
                  <w:b/>
                  <w:bCs/>
                  <w:sz w:val="18"/>
                  <w:szCs w:val="18"/>
                  <w:lang w:val="en-IN"/>
                </w:rPr>
                <w:t>Recived</w:t>
              </w:r>
            </w:ins>
            <w:ins w:id="90" w:author="nyadav.idmworks@outlook.com" w:date="2020-05-31T10:37:00Z">
              <w:r w:rsidR="00806291" w:rsidRPr="00115855">
                <w:rPr>
                  <w:b/>
                  <w:bCs/>
                  <w:sz w:val="18"/>
                  <w:szCs w:val="18"/>
                  <w:lang w:val="en-IN"/>
                </w:rPr>
                <w:t xml:space="preserve"> By:</w:t>
              </w:r>
              <w:r w:rsidR="00806291">
                <w:rPr>
                  <w:lang w:val="en-IN"/>
                </w:rPr>
                <w:t xml:space="preserve"> Nilesh Yadav</w:t>
              </w:r>
            </w:ins>
          </w:p>
          <w:p w14:paraId="6E3E9063" w14:textId="77777777" w:rsidR="00806291" w:rsidRDefault="00806291" w:rsidP="00345C2A">
            <w:pPr>
              <w:rPr>
                <w:ins w:id="91" w:author="nyadav.idmworks@outlook.com" w:date="2020-05-31T10:37:00Z"/>
                <w:b/>
                <w:bCs/>
                <w:lang w:val="en-IN"/>
              </w:rPr>
            </w:pPr>
          </w:p>
          <w:p w14:paraId="71362ACF" w14:textId="4E992979" w:rsidR="00806291" w:rsidRDefault="00FA7D17" w:rsidP="00345C2A">
            <w:pPr>
              <w:rPr>
                <w:ins w:id="92" w:author="nyadav.idmworks@outlook.com" w:date="2020-05-31T10:37:00Z"/>
                <w:sz w:val="16"/>
                <w:szCs w:val="16"/>
                <w:lang w:val="en-IN"/>
              </w:rPr>
            </w:pPr>
            <w:ins w:id="93" w:author="nyadav.idmworks@outlook.com" w:date="2020-05-31T10:37:00Z">
              <w:r>
                <w:rPr>
                  <w:b/>
                  <w:bCs/>
                  <w:sz w:val="18"/>
                  <w:szCs w:val="18"/>
                  <w:lang w:val="en-IN"/>
                </w:rPr>
                <w:t>Notes</w:t>
              </w:r>
              <w:r w:rsidR="00806291" w:rsidRPr="00D0669E">
                <w:rPr>
                  <w:b/>
                  <w:bCs/>
                  <w:sz w:val="18"/>
                  <w:szCs w:val="18"/>
                  <w:lang w:val="en-IN"/>
                </w:rPr>
                <w:t>:</w:t>
              </w:r>
              <w:r w:rsidR="00806291">
                <w:rPr>
                  <w:b/>
                  <w:bCs/>
                  <w:lang w:val="en-IN"/>
                </w:rPr>
                <w:t xml:space="preserve"> </w:t>
              </w:r>
              <w:r w:rsidR="00806291" w:rsidRPr="00056862">
                <w:rPr>
                  <w:sz w:val="18"/>
                  <w:szCs w:val="18"/>
                  <w:lang w:val="en-IN"/>
                  <w:rPrChange w:id="94" w:author="nyadav.idmworks@outlook.com" w:date="2020-05-31T10:41:00Z">
                    <w:rPr>
                      <w:sz w:val="16"/>
                      <w:szCs w:val="16"/>
                      <w:lang w:val="en-IN"/>
                    </w:rPr>
                  </w:rPrChange>
                </w:rPr>
                <w:t>For Month of March 2020</w:t>
              </w:r>
            </w:ins>
          </w:p>
          <w:p w14:paraId="2A6D63D9" w14:textId="77777777" w:rsidR="00FA7D17" w:rsidRDefault="00FA7D17" w:rsidP="00FA7D17">
            <w:pPr>
              <w:rPr>
                <w:ins w:id="95" w:author="nyadav.idmworks@outlook.com" w:date="2020-05-31T10:38:00Z"/>
                <w:sz w:val="16"/>
                <w:szCs w:val="16"/>
                <w:lang w:val="en-IN"/>
              </w:rPr>
            </w:pPr>
            <w:ins w:id="96" w:author="nyadav.idmworks@outlook.com" w:date="2020-05-31T10:38:00Z">
              <w:r w:rsidRPr="00FA7D17">
                <w:rPr>
                  <w:b/>
                  <w:bCs/>
                  <w:sz w:val="18"/>
                  <w:szCs w:val="18"/>
                  <w:lang w:val="en-IN"/>
                  <w:rPrChange w:id="97" w:author="nyadav.idmworks@outlook.com" w:date="2020-05-31T10:39:00Z">
                    <w:rPr>
                      <w:b/>
                      <w:bCs/>
                      <w:sz w:val="16"/>
                      <w:szCs w:val="16"/>
                      <w:lang w:val="en-IN"/>
                    </w:rPr>
                  </w:rPrChange>
                </w:rPr>
                <w:t>IncludeInCalculation</w:t>
              </w:r>
              <w:r w:rsidRPr="00CB40AD">
                <w:rPr>
                  <w:b/>
                  <w:bCs/>
                  <w:sz w:val="16"/>
                  <w:szCs w:val="16"/>
                  <w:lang w:val="en-IN"/>
                </w:rPr>
                <w:t>:</w:t>
              </w:r>
              <w:r>
                <w:rPr>
                  <w:sz w:val="16"/>
                  <w:szCs w:val="16"/>
                  <w:lang w:val="en-IN"/>
                </w:rPr>
                <w:t xml:space="preserve"> Yes</w:t>
              </w:r>
            </w:ins>
          </w:p>
          <w:p w14:paraId="4615495A" w14:textId="425DFADA" w:rsidR="00FA7D17" w:rsidRPr="005E3C88" w:rsidRDefault="00FA7D17" w:rsidP="00FA7D17">
            <w:pPr>
              <w:rPr>
                <w:ins w:id="98" w:author="nyadav.idmworks@outlook.com" w:date="2020-05-31T10:37:00Z"/>
                <w:sz w:val="20"/>
                <w:szCs w:val="20"/>
                <w:lang w:val="en-IN"/>
              </w:rPr>
              <w:pPrChange w:id="99" w:author="nyadav.idmworks@outlook.com" w:date="2020-05-31T10:38:00Z">
                <w:pPr>
                  <w:framePr w:hSpace="180" w:wrap="around" w:vAnchor="text" w:hAnchor="text" w:y="1"/>
                  <w:suppressOverlap/>
                </w:pPr>
              </w:pPrChange>
            </w:pPr>
          </w:p>
        </w:tc>
      </w:tr>
      <w:tr w:rsidR="00806291" w:rsidRPr="000F42DB" w14:paraId="02434947" w14:textId="77777777" w:rsidTr="00345C2A">
        <w:trPr>
          <w:trHeight w:val="928"/>
          <w:ins w:id="100" w:author="nyadav.idmworks@outlook.com" w:date="2020-05-31T10:37:00Z"/>
        </w:trPr>
        <w:tc>
          <w:tcPr>
            <w:tcW w:w="4508" w:type="dxa"/>
            <w:shd w:val="clear" w:color="auto" w:fill="E2EFD9" w:themeFill="accent6" w:themeFillTint="33"/>
          </w:tcPr>
          <w:p w14:paraId="5F703A95" w14:textId="22581866" w:rsidR="00806291" w:rsidRDefault="00806291" w:rsidP="00345C2A">
            <w:pPr>
              <w:rPr>
                <w:ins w:id="101" w:author="nyadav.idmworks@outlook.com" w:date="2020-05-31T10:37:00Z"/>
                <w:b/>
                <w:bCs/>
                <w:color w:val="000000" w:themeColor="text1"/>
                <w:sz w:val="20"/>
                <w:szCs w:val="20"/>
                <w:lang w:val="en-IN"/>
              </w:rPr>
            </w:pPr>
            <w:ins w:id="102" w:author="nyadav.idmworks@outlook.com" w:date="2020-05-31T10:37:00Z">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ins>
            <w:ins w:id="103" w:author="nyadav.idmworks@outlook.com" w:date="2020-05-31T10:39:00Z">
              <w:r w:rsidR="00FA7D17">
                <w:rPr>
                  <w:b/>
                  <w:bCs/>
                  <w:color w:val="000000" w:themeColor="text1"/>
                  <w:sz w:val="20"/>
                  <w:szCs w:val="20"/>
                  <w:lang w:val="en-IN"/>
                </w:rPr>
                <w:t xml:space="preserve">       </w:t>
              </w:r>
            </w:ins>
            <w:ins w:id="104" w:author="nyadav.idmworks@outlook.com" w:date="2020-05-31T10:37:00Z">
              <w:r w:rsidRPr="00BF14CB">
                <w:rPr>
                  <w:b/>
                  <w:bCs/>
                  <w:color w:val="000000" w:themeColor="text1"/>
                  <w:sz w:val="20"/>
                  <w:szCs w:val="20"/>
                  <w:lang w:val="en-IN"/>
                </w:rPr>
                <w:t xml:space="preserve">                    Tue April 2, 2020</w:t>
              </w:r>
            </w:ins>
          </w:p>
          <w:p w14:paraId="6F84564B" w14:textId="77777777" w:rsidR="00806291" w:rsidRDefault="00806291" w:rsidP="00345C2A">
            <w:pPr>
              <w:rPr>
                <w:ins w:id="105" w:author="nyadav.idmworks@outlook.com" w:date="2020-05-31T10:37:00Z"/>
                <w:b/>
                <w:bCs/>
                <w:lang w:val="en-IN"/>
              </w:rPr>
            </w:pPr>
            <w:ins w:id="106" w:author="nyadav.idmworks@outlook.com" w:date="2020-05-31T10:37:00Z">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ins>
          </w:p>
          <w:p w14:paraId="42EF783A" w14:textId="77777777" w:rsidR="00806291" w:rsidRDefault="00806291" w:rsidP="00345C2A">
            <w:pPr>
              <w:rPr>
                <w:ins w:id="107" w:author="nyadav.idmworks@outlook.com" w:date="2020-05-31T10:37:00Z"/>
                <w:b/>
                <w:bCs/>
                <w:lang w:val="en-IN"/>
              </w:rPr>
            </w:pPr>
          </w:p>
          <w:p w14:paraId="77E42202" w14:textId="71E51905" w:rsidR="00806291" w:rsidRDefault="00A00EE4" w:rsidP="00345C2A">
            <w:pPr>
              <w:pStyle w:val="NoSpacing"/>
              <w:rPr>
                <w:ins w:id="108" w:author="nyadav.idmworks@outlook.com" w:date="2020-05-31T10:39:00Z"/>
                <w:lang w:val="en-IN"/>
              </w:rPr>
            </w:pPr>
            <w:ins w:id="109" w:author="nyadav.idmworks@outlook.com" w:date="2020-05-31T10:41:00Z">
              <w:r>
                <w:rPr>
                  <w:b/>
                  <w:bCs/>
                  <w:sz w:val="18"/>
                  <w:szCs w:val="18"/>
                  <w:lang w:val="en-IN"/>
                </w:rPr>
                <w:t>Recived</w:t>
              </w:r>
              <w:r w:rsidRPr="00115855">
                <w:rPr>
                  <w:b/>
                  <w:bCs/>
                  <w:sz w:val="18"/>
                  <w:szCs w:val="18"/>
                  <w:lang w:val="en-IN"/>
                </w:rPr>
                <w:t xml:space="preserve"> By</w:t>
              </w:r>
            </w:ins>
            <w:ins w:id="110" w:author="nyadav.idmworks@outlook.com" w:date="2020-05-31T10:37:00Z">
              <w:r w:rsidR="00806291" w:rsidRPr="00115855">
                <w:rPr>
                  <w:b/>
                  <w:bCs/>
                  <w:sz w:val="18"/>
                  <w:szCs w:val="18"/>
                  <w:lang w:val="en-IN"/>
                </w:rPr>
                <w:t>:</w:t>
              </w:r>
              <w:r w:rsidR="00806291">
                <w:rPr>
                  <w:lang w:val="en-IN"/>
                </w:rPr>
                <w:t xml:space="preserve"> Nilesh Yadav</w:t>
              </w:r>
            </w:ins>
          </w:p>
          <w:p w14:paraId="10A56998" w14:textId="77777777" w:rsidR="00D359E0" w:rsidRDefault="00D359E0" w:rsidP="00D359E0">
            <w:pPr>
              <w:pStyle w:val="NoSpacing"/>
              <w:rPr>
                <w:ins w:id="111" w:author="nyadav.idmworks@outlook.com" w:date="2020-05-31T10:39:00Z"/>
                <w:sz w:val="16"/>
                <w:szCs w:val="16"/>
                <w:lang w:val="en-IN"/>
              </w:rPr>
            </w:pPr>
            <w:ins w:id="112" w:author="nyadav.idmworks@outlook.com" w:date="2020-05-31T10:39:00Z">
              <w:r w:rsidRPr="00345C2A">
                <w:rPr>
                  <w:b/>
                  <w:bCs/>
                  <w:sz w:val="18"/>
                  <w:szCs w:val="18"/>
                  <w:lang w:val="en-IN"/>
                </w:rPr>
                <w:t>IncludeInCalculation</w:t>
              </w:r>
              <w:r w:rsidRPr="00CB40AD">
                <w:rPr>
                  <w:b/>
                  <w:bCs/>
                  <w:sz w:val="16"/>
                  <w:szCs w:val="16"/>
                  <w:lang w:val="en-IN"/>
                </w:rPr>
                <w:t>:</w:t>
              </w:r>
              <w:r>
                <w:rPr>
                  <w:sz w:val="16"/>
                  <w:szCs w:val="16"/>
                  <w:lang w:val="en-IN"/>
                </w:rPr>
                <w:t xml:space="preserve"> Yes</w:t>
              </w:r>
            </w:ins>
          </w:p>
          <w:p w14:paraId="74523418" w14:textId="77777777" w:rsidR="00D359E0" w:rsidRDefault="00D359E0" w:rsidP="00345C2A">
            <w:pPr>
              <w:pStyle w:val="NoSpacing"/>
              <w:rPr>
                <w:ins w:id="113" w:author="nyadav.idmworks@outlook.com" w:date="2020-05-31T10:39:00Z"/>
                <w:lang w:val="en-IN"/>
              </w:rPr>
            </w:pPr>
          </w:p>
          <w:p w14:paraId="4E5B5FA6" w14:textId="3E83B19E" w:rsidR="00BF0B53" w:rsidRDefault="00BF0B53" w:rsidP="00345C2A">
            <w:pPr>
              <w:pStyle w:val="NoSpacing"/>
              <w:rPr>
                <w:ins w:id="114" w:author="nyadav.idmworks@outlook.com" w:date="2020-05-31T10:39:00Z"/>
                <w:lang w:val="en-IN"/>
              </w:rPr>
            </w:pPr>
            <w:ins w:id="115" w:author="nyadav.idmworks@outlook.com" w:date="2020-05-31T10:39:00Z">
              <w:r>
                <w:rPr>
                  <w:b/>
                  <w:bCs/>
                  <w:sz w:val="18"/>
                  <w:szCs w:val="18"/>
                  <w:lang w:val="en-IN"/>
                </w:rPr>
                <w:t>Notes</w:t>
              </w:r>
              <w:r w:rsidRPr="00D0669E">
                <w:rPr>
                  <w:b/>
                  <w:bCs/>
                  <w:sz w:val="18"/>
                  <w:szCs w:val="18"/>
                  <w:lang w:val="en-IN"/>
                </w:rPr>
                <w:t>:</w:t>
              </w:r>
              <w:r w:rsidR="00043188">
                <w:rPr>
                  <w:b/>
                  <w:bCs/>
                  <w:sz w:val="18"/>
                  <w:szCs w:val="18"/>
                  <w:lang w:val="en-IN"/>
                </w:rPr>
                <w:t xml:space="preserve"> For today’s date</w:t>
              </w:r>
            </w:ins>
          </w:p>
          <w:p w14:paraId="7364EF75" w14:textId="41C6F25A" w:rsidR="00FA7D17" w:rsidRPr="00D60FFD" w:rsidRDefault="00FA7D17" w:rsidP="00D359E0">
            <w:pPr>
              <w:pStyle w:val="NoSpacing"/>
              <w:rPr>
                <w:ins w:id="116" w:author="nyadav.idmworks@outlook.com" w:date="2020-05-31T10:37:00Z"/>
                <w:lang w:val="en-IN"/>
              </w:rPr>
              <w:pPrChange w:id="117" w:author="nyadav.idmworks@outlook.com" w:date="2020-05-31T10:39:00Z">
                <w:pPr>
                  <w:pStyle w:val="NoSpacing"/>
                  <w:framePr w:hSpace="180" w:wrap="around" w:vAnchor="text" w:hAnchor="text" w:y="1"/>
                  <w:suppressOverlap/>
                </w:pPr>
              </w:pPrChange>
            </w:pPr>
          </w:p>
        </w:tc>
      </w:tr>
    </w:tbl>
    <w:p w14:paraId="0FCBB2B3" w14:textId="3A0BFF2F" w:rsidR="00F632A1" w:rsidRDefault="00F632A1" w:rsidP="001F4A22">
      <w:pPr>
        <w:rPr>
          <w:ins w:id="118" w:author="nyadav.idmworks@outlook.com" w:date="2020-05-31T10:37:00Z"/>
          <w:lang w:val="en-IN"/>
        </w:rPr>
      </w:pPr>
    </w:p>
    <w:p w14:paraId="7949721B" w14:textId="11AB7351" w:rsidR="00806291" w:rsidRDefault="00806291" w:rsidP="001F4A22">
      <w:pPr>
        <w:rPr>
          <w:ins w:id="119" w:author="nyadav.idmworks@outlook.com" w:date="2020-05-31T10:37:00Z"/>
          <w:lang w:val="en-IN"/>
        </w:rPr>
      </w:pPr>
    </w:p>
    <w:p w14:paraId="7973A77D" w14:textId="64ED6809" w:rsidR="00806291" w:rsidRDefault="00806291" w:rsidP="001F4A22">
      <w:pPr>
        <w:rPr>
          <w:ins w:id="120" w:author="nyadav.idmworks@outlook.com" w:date="2020-05-31T10:37:00Z"/>
          <w:lang w:val="en-IN"/>
        </w:rPr>
      </w:pPr>
    </w:p>
    <w:p w14:paraId="02BD0467" w14:textId="285EA2CF" w:rsidR="00806291" w:rsidRDefault="00806291" w:rsidP="001F4A22">
      <w:pPr>
        <w:rPr>
          <w:ins w:id="121" w:author="nyadav.idmworks@outlook.com" w:date="2020-05-31T10:37:00Z"/>
          <w:lang w:val="en-IN"/>
        </w:rPr>
      </w:pPr>
    </w:p>
    <w:p w14:paraId="5198AC4D" w14:textId="6916F34A" w:rsidR="00806291" w:rsidRDefault="00806291" w:rsidP="001F4A22">
      <w:pPr>
        <w:rPr>
          <w:ins w:id="122" w:author="nyadav.idmworks@outlook.com" w:date="2020-05-31T10:37:00Z"/>
          <w:lang w:val="en-IN"/>
        </w:rPr>
      </w:pPr>
    </w:p>
    <w:p w14:paraId="30805E9C" w14:textId="47BA62C2" w:rsidR="00806291" w:rsidRDefault="00806291" w:rsidP="001F4A22">
      <w:pPr>
        <w:rPr>
          <w:ins w:id="123" w:author="nyadav.idmworks@outlook.com" w:date="2020-05-31T10:37:00Z"/>
          <w:lang w:val="en-IN"/>
        </w:rPr>
      </w:pPr>
    </w:p>
    <w:p w14:paraId="546B8F62" w14:textId="3D687373" w:rsidR="00806291" w:rsidRDefault="00806291" w:rsidP="001F4A22">
      <w:pPr>
        <w:rPr>
          <w:ins w:id="124" w:author="nyadav.idmworks@outlook.com" w:date="2020-05-31T10:37:00Z"/>
          <w:lang w:val="en-IN"/>
        </w:rPr>
      </w:pPr>
    </w:p>
    <w:p w14:paraId="6B21DC3D" w14:textId="0D0B0BB8" w:rsidR="00806291" w:rsidRDefault="00806291" w:rsidP="001F4A22">
      <w:pPr>
        <w:rPr>
          <w:ins w:id="125" w:author="nyadav.idmworks@outlook.com" w:date="2020-05-31T10:37:00Z"/>
          <w:lang w:val="en-IN"/>
        </w:rPr>
      </w:pPr>
    </w:p>
    <w:p w14:paraId="7BCD598C" w14:textId="0FF1498C" w:rsidR="00806291" w:rsidRDefault="00806291" w:rsidP="001F4A22">
      <w:pPr>
        <w:rPr>
          <w:ins w:id="126" w:author="nyadav.idmworks@outlook.com" w:date="2020-05-31T10:37:00Z"/>
          <w:lang w:val="en-IN"/>
        </w:rPr>
      </w:pPr>
    </w:p>
    <w:p w14:paraId="369F32BD" w14:textId="146A3CF4" w:rsidR="00806291" w:rsidRDefault="00806291" w:rsidP="001F4A22">
      <w:pPr>
        <w:rPr>
          <w:ins w:id="127" w:author="nyadav.idmworks@outlook.com" w:date="2020-05-31T10:37:00Z"/>
          <w:lang w:val="en-IN"/>
        </w:rPr>
      </w:pPr>
    </w:p>
    <w:p w14:paraId="4AB10A46" w14:textId="04E3EAA9" w:rsidR="00806291" w:rsidRDefault="00806291" w:rsidP="001F4A22">
      <w:pPr>
        <w:rPr>
          <w:ins w:id="128" w:author="nyadav.idmworks@outlook.com" w:date="2020-05-31T10:37:00Z"/>
          <w:lang w:val="en-IN"/>
        </w:rPr>
      </w:pPr>
    </w:p>
    <w:p w14:paraId="36AE16F5" w14:textId="4FB38C5F" w:rsidR="00806291" w:rsidRDefault="00806291" w:rsidP="001F4A22">
      <w:pPr>
        <w:rPr>
          <w:ins w:id="129" w:author="nyadav.idmworks@outlook.com" w:date="2020-05-31T10:37:00Z"/>
          <w:lang w:val="en-IN"/>
        </w:rPr>
      </w:pPr>
    </w:p>
    <w:p w14:paraId="361CEA69" w14:textId="0E598614" w:rsidR="00806291" w:rsidRDefault="00806291" w:rsidP="001F4A22">
      <w:pPr>
        <w:rPr>
          <w:ins w:id="130" w:author="nyadav.idmworks@outlook.com" w:date="2020-05-31T10:37:00Z"/>
          <w:lang w:val="en-IN"/>
        </w:rPr>
      </w:pPr>
    </w:p>
    <w:p w14:paraId="1B796F21" w14:textId="1CA911DE" w:rsidR="00806291" w:rsidRDefault="00806291" w:rsidP="001F4A22">
      <w:pPr>
        <w:rPr>
          <w:ins w:id="131" w:author="nyadav.idmworks@outlook.com" w:date="2020-05-31T10:37:00Z"/>
          <w:lang w:val="en-IN"/>
        </w:rPr>
      </w:pPr>
    </w:p>
    <w:p w14:paraId="1D1F3310" w14:textId="50F6B63E" w:rsidR="00806291" w:rsidRDefault="00806291" w:rsidP="001F4A22">
      <w:pPr>
        <w:rPr>
          <w:ins w:id="132" w:author="nyadav.idmworks@outlook.com" w:date="2020-05-31T10:37:00Z"/>
          <w:lang w:val="en-IN"/>
        </w:rPr>
      </w:pPr>
    </w:p>
    <w:p w14:paraId="23BA42AA" w14:textId="3B9C3AF1" w:rsidR="00806291" w:rsidRDefault="00806291" w:rsidP="001F4A22">
      <w:pPr>
        <w:rPr>
          <w:ins w:id="133" w:author="nyadav.idmworks@outlook.com" w:date="2020-05-31T10:37:00Z"/>
          <w:lang w:val="en-IN"/>
        </w:rPr>
      </w:pPr>
    </w:p>
    <w:p w14:paraId="738DF874" w14:textId="2881703B" w:rsidR="00806291" w:rsidRDefault="00806291" w:rsidP="001F4A22">
      <w:pPr>
        <w:rPr>
          <w:ins w:id="134" w:author="nyadav.idmworks@outlook.com" w:date="2020-05-31T10:37:00Z"/>
          <w:lang w:val="en-IN"/>
        </w:rPr>
      </w:pPr>
    </w:p>
    <w:p w14:paraId="08BB451A" w14:textId="1356BCBB" w:rsidR="00806291" w:rsidRDefault="00806291" w:rsidP="001F4A22">
      <w:pPr>
        <w:rPr>
          <w:ins w:id="135" w:author="nyadav.idmworks@outlook.com" w:date="2020-05-31T10:37:00Z"/>
          <w:lang w:val="en-IN"/>
        </w:rPr>
      </w:pPr>
    </w:p>
    <w:p w14:paraId="019313F3" w14:textId="027105BB" w:rsidR="00806291" w:rsidRDefault="00806291" w:rsidP="001F4A22">
      <w:pPr>
        <w:rPr>
          <w:ins w:id="136" w:author="nyadav.idmworks@outlook.com" w:date="2020-05-31T10:37:00Z"/>
          <w:lang w:val="en-IN"/>
        </w:rPr>
      </w:pPr>
    </w:p>
    <w:p w14:paraId="44F5901B" w14:textId="1BA6317D" w:rsidR="00806291" w:rsidRDefault="00806291" w:rsidP="001F4A22">
      <w:pPr>
        <w:rPr>
          <w:ins w:id="137" w:author="nyadav.idmworks@outlook.com" w:date="2020-05-31T10:37:00Z"/>
          <w:lang w:val="en-IN"/>
        </w:rPr>
      </w:pPr>
    </w:p>
    <w:p w14:paraId="51C55330" w14:textId="1A153CEB" w:rsidR="00806291" w:rsidRDefault="00806291" w:rsidP="001F4A22">
      <w:pPr>
        <w:rPr>
          <w:ins w:id="138" w:author="nyadav.idmworks@outlook.com" w:date="2020-05-31T10:37:00Z"/>
          <w:lang w:val="en-IN"/>
        </w:rPr>
      </w:pPr>
    </w:p>
    <w:p w14:paraId="3BCECD1A" w14:textId="77777777" w:rsidR="00806291" w:rsidRDefault="00806291" w:rsidP="001F4A22">
      <w:pPr>
        <w:rPr>
          <w:ins w:id="139" w:author="nyadav.idmworks@outlook.com" w:date="2020-05-31T10:37:00Z"/>
          <w:lang w:val="en-IN"/>
        </w:rPr>
      </w:pPr>
    </w:p>
    <w:p w14:paraId="21C48788" w14:textId="0B903038" w:rsidR="00806291" w:rsidRDefault="00806291" w:rsidP="001F4A22">
      <w:pPr>
        <w:rPr>
          <w:ins w:id="140" w:author="nyadav.idmworks@outlook.com" w:date="2020-05-31T10:37:00Z"/>
          <w:lang w:val="en-IN"/>
        </w:rPr>
      </w:pPr>
    </w:p>
    <w:p w14:paraId="35969695" w14:textId="77777777" w:rsidR="00806291" w:rsidRDefault="00806291" w:rsidP="001F4A22">
      <w:pPr>
        <w:rPr>
          <w:lang w:val="en-IN"/>
        </w:rPr>
      </w:pPr>
    </w:p>
    <w:p w14:paraId="22D33F50" w14:textId="3C657B62" w:rsidR="00AE4698" w:rsidRDefault="00AE4698" w:rsidP="00AE4698">
      <w:pPr>
        <w:pStyle w:val="Heading1"/>
        <w:rPr>
          <w:lang w:val="en-IN"/>
        </w:rPr>
      </w:pPr>
      <w:r>
        <w:rPr>
          <w:lang w:val="en-IN"/>
        </w:rPr>
        <w:t>REST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lastRenderedPageBreak/>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141" w:name="_Ref39505862"/>
      <w:r w:rsidRPr="00620C3E">
        <w:rPr>
          <w:lang w:val="en-IN"/>
        </w:rPr>
        <w:t>/customer/create</w:t>
      </w:r>
      <w:bookmarkEnd w:id="141"/>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142" w:name="_Ref39509543"/>
      <w:r w:rsidRPr="00224ED5">
        <w:rPr>
          <w:lang w:val="en-IN"/>
        </w:rPr>
        <w:t>/accounting/createGeneralExpense</w:t>
      </w:r>
      <w:bookmarkEnd w:id="142"/>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t>}</w:t>
            </w:r>
          </w:p>
        </w:tc>
        <w:tc>
          <w:tcPr>
            <w:tcW w:w="4508" w:type="dxa"/>
          </w:tcPr>
          <w:p w14:paraId="38579A69" w14:textId="77777777" w:rsidR="00704350" w:rsidRPr="00672ABE" w:rsidRDefault="00704350" w:rsidP="00704350">
            <w:pPr>
              <w:rPr>
                <w:b/>
                <w:bCs/>
                <w:lang w:val="en-IN"/>
              </w:rPr>
            </w:pPr>
            <w:r w:rsidRPr="00672ABE">
              <w:rPr>
                <w:b/>
                <w:bCs/>
                <w:lang w:val="en-IN"/>
              </w:rPr>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143" w:name="_Ref39509516"/>
      <w:r w:rsidRPr="002571E1">
        <w:rPr>
          <w:lang w:val="en-IN"/>
        </w:rPr>
        <w:t>/accounting/createPurchaseEntry</w:t>
      </w:r>
      <w:bookmarkEnd w:id="143"/>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lastRenderedPageBreak/>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lastRenderedPageBreak/>
              <w:t xml:space="preserve">Do not pass (as you may not have): </w:t>
            </w:r>
          </w:p>
          <w:p w14:paraId="47F3829C" w14:textId="4E451B5B" w:rsidR="00920235" w:rsidRDefault="00920235" w:rsidP="00920235">
            <w:pPr>
              <w:rPr>
                <w:lang w:val="en-IN"/>
              </w:rPr>
            </w:pPr>
            <w:r>
              <w:rPr>
                <w:lang w:val="en-IN"/>
              </w:rPr>
              <w:lastRenderedPageBreak/>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144" w:name="_Ref39509676"/>
      <w:r w:rsidRPr="00DD59A0">
        <w:rPr>
          <w:lang w:val="en-IN"/>
        </w:rPr>
        <w:t>/accounting/createInternalTransfer</w:t>
      </w:r>
      <w:bookmarkEnd w:id="144"/>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145" w:name="_Ref39509580"/>
      <w:r w:rsidRPr="005A37A8">
        <w:rPr>
          <w:lang w:val="en-IN"/>
        </w:rPr>
        <w:t>/accounting/createPaymentReceived</w:t>
      </w:r>
      <w:bookmarkEnd w:id="145"/>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lastRenderedPageBreak/>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lastRenderedPageBreak/>
              <w:t xml:space="preserve">Do not pass (as you may not have): </w:t>
            </w:r>
          </w:p>
          <w:p w14:paraId="497CACED" w14:textId="75BA6423" w:rsidR="00494D8F" w:rsidRDefault="00494D8F" w:rsidP="00494D8F">
            <w:pPr>
              <w:rPr>
                <w:lang w:val="en-IN"/>
              </w:rPr>
            </w:pPr>
            <w:r>
              <w:rPr>
                <w:lang w:val="en-IN"/>
              </w:rPr>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146" w:name="_Ref39509638"/>
      <w:r w:rsidRPr="00050675">
        <w:rPr>
          <w:lang w:val="en-IN"/>
        </w:rPr>
        <w:t>/accounting/createPayToVendor</w:t>
      </w:r>
      <w:bookmarkEnd w:id="146"/>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147"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147"/>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t>}</w:t>
            </w:r>
          </w:p>
        </w:tc>
        <w:tc>
          <w:tcPr>
            <w:tcW w:w="4508" w:type="dxa"/>
          </w:tcPr>
          <w:p w14:paraId="2786C29A" w14:textId="77777777" w:rsidR="004A3422" w:rsidRPr="00672ABE" w:rsidRDefault="004A3422" w:rsidP="004A3422">
            <w:pPr>
              <w:rPr>
                <w:b/>
                <w:bCs/>
                <w:lang w:val="en-IN"/>
              </w:rPr>
            </w:pPr>
            <w:r w:rsidRPr="00672ABE">
              <w:rPr>
                <w:b/>
                <w:bCs/>
                <w:lang w:val="en-IN"/>
              </w:rPr>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148" w:name="_Ref39509717"/>
      <w:r w:rsidRPr="00C803B1">
        <w:rPr>
          <w:lang w:val="en-IN"/>
        </w:rPr>
        <w:t>/employee/createEmployee</w:t>
      </w:r>
      <w:bookmarkEnd w:id="148"/>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lastRenderedPageBreak/>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lastRenderedPageBreak/>
              <w:t xml:space="preserve">Do not pass (as you may not have): </w:t>
            </w:r>
          </w:p>
          <w:p w14:paraId="2A67AD06" w14:textId="3164E3BB" w:rsidR="006D6E00" w:rsidRDefault="006D6E00" w:rsidP="006D6E00">
            <w:pPr>
              <w:rPr>
                <w:lang w:val="en-IN"/>
              </w:rPr>
            </w:pPr>
            <w:r>
              <w:rPr>
                <w:lang w:val="en-IN"/>
              </w:rPr>
              <w:lastRenderedPageBreak/>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149" w:name="_Ref39509754"/>
      <w:r w:rsidRPr="001A04D4">
        <w:rPr>
          <w:lang w:val="en-IN"/>
        </w:rPr>
        <w:t>/employee/</w:t>
      </w:r>
      <w:commentRangeStart w:id="150"/>
      <w:r w:rsidRPr="001A04D4">
        <w:rPr>
          <w:lang w:val="en-IN"/>
        </w:rPr>
        <w:t>createEmpSalary</w:t>
      </w:r>
      <w:bookmarkEnd w:id="149"/>
      <w:commentRangeEnd w:id="150"/>
      <w:r w:rsidR="005B7107">
        <w:rPr>
          <w:rStyle w:val="CommentReference"/>
          <w:rFonts w:asciiTheme="minorHAnsi" w:eastAsiaTheme="minorHAnsi" w:hAnsiTheme="minorHAnsi" w:cstheme="minorBidi"/>
          <w:color w:val="auto"/>
        </w:rPr>
        <w:commentReference w:id="150"/>
      </w:r>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151" w:name="_Ref39509775"/>
      <w:r w:rsidRPr="00E67F0A">
        <w:rPr>
          <w:lang w:val="en-IN"/>
        </w:rPr>
        <w:t>/employee/createEmpSalaryPayment</w:t>
      </w:r>
      <w:bookmarkEnd w:id="151"/>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lastRenderedPageBreak/>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152" w:name="_Ref39957133"/>
      <w:r w:rsidRPr="00DB2824">
        <w:rPr>
          <w:lang w:val="en-IN"/>
        </w:rPr>
        <w:t>/</w:t>
      </w:r>
      <w:r>
        <w:rPr>
          <w:lang w:val="en-IN"/>
        </w:rPr>
        <w:t>uilist</w:t>
      </w:r>
      <w:r w:rsidRPr="00DB2824">
        <w:rPr>
          <w:lang w:val="en-IN"/>
        </w:rPr>
        <w:t>/</w:t>
      </w:r>
      <w:r w:rsidRPr="00CB71D8">
        <w:rPr>
          <w:lang w:val="en-IN"/>
        </w:rPr>
        <w:t>getCities</w:t>
      </w:r>
      <w:bookmarkEnd w:id="152"/>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153" w:name="_Ref39957140"/>
      <w:r w:rsidRPr="00DB2824">
        <w:rPr>
          <w:lang w:val="en-IN"/>
        </w:rPr>
        <w:t>/</w:t>
      </w:r>
      <w:r>
        <w:rPr>
          <w:lang w:val="en-IN"/>
        </w:rPr>
        <w:t>uilist</w:t>
      </w:r>
      <w:r w:rsidRPr="00DB2824">
        <w:rPr>
          <w:lang w:val="en-IN"/>
        </w:rPr>
        <w:t>/</w:t>
      </w:r>
      <w:r w:rsidR="00A115E9" w:rsidRPr="00CB71D8">
        <w:rPr>
          <w:lang w:val="en-IN"/>
        </w:rPr>
        <w:t>createCity</w:t>
      </w:r>
      <w:bookmarkEnd w:id="153"/>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154" w:name="_Ref39961693"/>
      <w:r w:rsidRPr="00CB71D8">
        <w:rPr>
          <w:lang w:val="en-IN"/>
        </w:rPr>
        <w:t>/uiList/getExpenseCategories</w:t>
      </w:r>
      <w:bookmarkEnd w:id="154"/>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155" w:name="_Ref39957601"/>
      <w:r>
        <w:rPr>
          <w:lang w:val="en-IN"/>
        </w:rPr>
        <w:lastRenderedPageBreak/>
        <w:t>d</w:t>
      </w:r>
      <w:r w:rsidRPr="00CB71D8">
        <w:rPr>
          <w:lang w:val="en-IN"/>
        </w:rPr>
        <w:t>elivery/createDelivery</w:t>
      </w:r>
      <w:bookmarkEnd w:id="155"/>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commentRangeStart w:id="156"/>
            <w:r w:rsidRPr="00672ABE">
              <w:rPr>
                <w:b/>
                <w:bCs/>
                <w:lang w:val="en-IN"/>
              </w:rPr>
              <w:t>API</w:t>
            </w:r>
            <w:commentRangeEnd w:id="156"/>
            <w:r w:rsidR="008E1389">
              <w:rPr>
                <w:rStyle w:val="CommentReference"/>
              </w:rPr>
              <w:commentReference w:id="156"/>
            </w:r>
          </w:p>
        </w:tc>
        <w:tc>
          <w:tcPr>
            <w:tcW w:w="4508" w:type="dxa"/>
          </w:tcPr>
          <w:p w14:paraId="6AFD8BFD" w14:textId="77777777" w:rsidR="00BE521B" w:rsidRDefault="00BE521B" w:rsidP="007864DF">
            <w:pPr>
              <w:rPr>
                <w:lang w:val="en-IN"/>
              </w:rPr>
            </w:pPr>
            <w:r>
              <w:rPr>
                <w:b/>
                <w:bCs/>
                <w:lang w:val="en-IN"/>
              </w:rPr>
              <w:t xml:space="preserve">THE FIELDS NEED </w:t>
            </w:r>
            <w:commentRangeStart w:id="157"/>
            <w:commentRangeStart w:id="158"/>
            <w:r>
              <w:rPr>
                <w:b/>
                <w:bCs/>
                <w:lang w:val="en-IN"/>
              </w:rPr>
              <w:t>CLARIFICATION</w:t>
            </w:r>
            <w:commentRangeEnd w:id="157"/>
            <w:r w:rsidR="008E1389">
              <w:rPr>
                <w:rStyle w:val="CommentReference"/>
              </w:rPr>
              <w:commentReference w:id="157"/>
            </w:r>
            <w:commentRangeEnd w:id="158"/>
            <w:r w:rsidR="008E1389">
              <w:rPr>
                <w:rStyle w:val="CommentReference"/>
              </w:rPr>
              <w:commentReference w:id="158"/>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159" w:name="_Ref39957829"/>
      <w:r>
        <w:rPr>
          <w:lang w:val="en-IN"/>
        </w:rPr>
        <w:t>a</w:t>
      </w:r>
      <w:r w:rsidR="008E1389" w:rsidRPr="00CB71D8">
        <w:rPr>
          <w:lang w:val="en-IN"/>
        </w:rPr>
        <w:t>ccounting/</w:t>
      </w:r>
      <w:commentRangeStart w:id="160"/>
      <w:r w:rsidR="008E1389" w:rsidRPr="00CB71D8">
        <w:rPr>
          <w:lang w:val="en-IN"/>
        </w:rPr>
        <w:t>getAccountsByNickName</w:t>
      </w:r>
      <w:bookmarkEnd w:id="159"/>
      <w:commentRangeEnd w:id="160"/>
      <w:r w:rsidR="00F05226">
        <w:rPr>
          <w:rStyle w:val="CommentReference"/>
          <w:rFonts w:asciiTheme="minorHAnsi" w:eastAsiaTheme="minorHAnsi" w:hAnsiTheme="minorHAnsi" w:cstheme="minorBidi"/>
          <w:color w:val="auto"/>
        </w:rPr>
        <w:commentReference w:id="160"/>
      </w:r>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commentRangeStart w:id="161"/>
            <w:r w:rsidRPr="00672ABE">
              <w:rPr>
                <w:b/>
                <w:bCs/>
                <w:lang w:val="en-IN"/>
              </w:rPr>
              <w:t>API</w:t>
            </w:r>
            <w:commentRangeEnd w:id="161"/>
            <w:r>
              <w:rPr>
                <w:rStyle w:val="CommentReference"/>
              </w:rPr>
              <w:commentReference w:id="161"/>
            </w:r>
          </w:p>
        </w:tc>
        <w:tc>
          <w:tcPr>
            <w:tcW w:w="4508" w:type="dxa"/>
          </w:tcPr>
          <w:p w14:paraId="16F96285" w14:textId="77777777" w:rsidR="00980802" w:rsidRDefault="00980802" w:rsidP="007864DF">
            <w:pPr>
              <w:rPr>
                <w:lang w:val="en-IN"/>
              </w:rPr>
            </w:pPr>
            <w:r>
              <w:rPr>
                <w:b/>
                <w:bCs/>
                <w:lang w:val="en-IN"/>
              </w:rPr>
              <w:t xml:space="preserve">THE FIELDS NEED </w:t>
            </w:r>
            <w:commentRangeStart w:id="162"/>
            <w:commentRangeStart w:id="163"/>
            <w:r>
              <w:rPr>
                <w:b/>
                <w:bCs/>
                <w:lang w:val="en-IN"/>
              </w:rPr>
              <w:t>CLARIFICATION</w:t>
            </w:r>
            <w:commentRangeEnd w:id="162"/>
            <w:r>
              <w:rPr>
                <w:rStyle w:val="CommentReference"/>
              </w:rPr>
              <w:commentReference w:id="162"/>
            </w:r>
            <w:commentRangeEnd w:id="163"/>
            <w:r>
              <w:rPr>
                <w:rStyle w:val="CommentReference"/>
              </w:rPr>
              <w:commentReference w:id="163"/>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164" w:name="_Ref39961415"/>
      <w:r>
        <w:rPr>
          <w:lang w:val="en-IN"/>
        </w:rPr>
        <w:t>a</w:t>
      </w:r>
      <w:r w:rsidRPr="000163D8">
        <w:rPr>
          <w:lang w:val="en-IN"/>
        </w:rPr>
        <w:t>ccounting</w:t>
      </w:r>
      <w:r w:rsidRPr="00CB71D8">
        <w:rPr>
          <w:lang w:val="en-IN"/>
        </w:rPr>
        <w:t xml:space="preserve"> /searchExpenseByToPartyName</w:t>
      </w:r>
      <w:bookmarkEnd w:id="164"/>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commentRangeStart w:id="165"/>
            <w:r w:rsidRPr="00672ABE">
              <w:rPr>
                <w:b/>
                <w:bCs/>
                <w:lang w:val="en-IN"/>
              </w:rPr>
              <w:t>API</w:t>
            </w:r>
            <w:commentRangeEnd w:id="165"/>
            <w:r>
              <w:rPr>
                <w:rStyle w:val="CommentReference"/>
              </w:rPr>
              <w:commentReference w:id="165"/>
            </w:r>
          </w:p>
        </w:tc>
        <w:tc>
          <w:tcPr>
            <w:tcW w:w="4508" w:type="dxa"/>
          </w:tcPr>
          <w:p w14:paraId="53CDBBF5" w14:textId="77777777" w:rsidR="00972DB9" w:rsidRDefault="00972DB9" w:rsidP="007864DF">
            <w:pPr>
              <w:rPr>
                <w:lang w:val="en-IN"/>
              </w:rPr>
            </w:pPr>
            <w:r>
              <w:rPr>
                <w:b/>
                <w:bCs/>
                <w:lang w:val="en-IN"/>
              </w:rPr>
              <w:t xml:space="preserve">THE FIELDS NEED </w:t>
            </w:r>
            <w:commentRangeStart w:id="166"/>
            <w:commentRangeStart w:id="167"/>
            <w:r>
              <w:rPr>
                <w:b/>
                <w:bCs/>
                <w:lang w:val="en-IN"/>
              </w:rPr>
              <w:t>CLARIFICATION</w:t>
            </w:r>
            <w:commentRangeEnd w:id="166"/>
            <w:r>
              <w:rPr>
                <w:rStyle w:val="CommentReference"/>
              </w:rPr>
              <w:commentReference w:id="166"/>
            </w:r>
            <w:commentRangeEnd w:id="167"/>
            <w:r>
              <w:rPr>
                <w:rStyle w:val="CommentReference"/>
              </w:rPr>
              <w:commentReference w:id="167"/>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168" w:name="_Ref39961889"/>
      <w:r w:rsidRPr="00CB71D8">
        <w:rPr>
          <w:lang w:val="en-IN"/>
        </w:rPr>
        <w:lastRenderedPageBreak/>
        <w:t>employee/getEmployeeListByName</w:t>
      </w:r>
      <w:bookmarkEnd w:id="168"/>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commentRangeStart w:id="169"/>
            <w:r w:rsidRPr="00672ABE">
              <w:rPr>
                <w:b/>
                <w:bCs/>
                <w:lang w:val="en-IN"/>
              </w:rPr>
              <w:t>API</w:t>
            </w:r>
            <w:commentRangeEnd w:id="169"/>
            <w:r>
              <w:rPr>
                <w:rStyle w:val="CommentReference"/>
              </w:rPr>
              <w:commentReference w:id="169"/>
            </w:r>
          </w:p>
        </w:tc>
        <w:tc>
          <w:tcPr>
            <w:tcW w:w="4508" w:type="dxa"/>
          </w:tcPr>
          <w:p w14:paraId="7080048C" w14:textId="77777777" w:rsidR="00972DB9" w:rsidRDefault="00972DB9" w:rsidP="007864DF">
            <w:pPr>
              <w:rPr>
                <w:lang w:val="en-IN"/>
              </w:rPr>
            </w:pPr>
            <w:r>
              <w:rPr>
                <w:b/>
                <w:bCs/>
                <w:lang w:val="en-IN"/>
              </w:rPr>
              <w:t xml:space="preserve">THE FIELDS NEED </w:t>
            </w:r>
            <w:commentRangeStart w:id="170"/>
            <w:commentRangeStart w:id="171"/>
            <w:r>
              <w:rPr>
                <w:b/>
                <w:bCs/>
                <w:lang w:val="en-IN"/>
              </w:rPr>
              <w:t>CLARIFICATION</w:t>
            </w:r>
            <w:commentRangeEnd w:id="170"/>
            <w:r>
              <w:rPr>
                <w:rStyle w:val="CommentReference"/>
              </w:rPr>
              <w:commentReference w:id="170"/>
            </w:r>
            <w:commentRangeEnd w:id="171"/>
            <w:r>
              <w:rPr>
                <w:rStyle w:val="CommentReference"/>
              </w:rPr>
              <w:commentReference w:id="171"/>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commentRangeStart w:id="172"/>
            <w:r w:rsidRPr="00672ABE">
              <w:rPr>
                <w:b/>
                <w:bCs/>
                <w:lang w:val="en-IN"/>
              </w:rPr>
              <w:t>API</w:t>
            </w:r>
            <w:commentRangeEnd w:id="172"/>
            <w:r>
              <w:rPr>
                <w:rStyle w:val="CommentReference"/>
              </w:rPr>
              <w:commentReference w:id="172"/>
            </w:r>
          </w:p>
        </w:tc>
        <w:tc>
          <w:tcPr>
            <w:tcW w:w="4508" w:type="dxa"/>
          </w:tcPr>
          <w:p w14:paraId="7B630193" w14:textId="77777777" w:rsidR="00982B42" w:rsidRDefault="00982B42" w:rsidP="00C02312">
            <w:pPr>
              <w:rPr>
                <w:lang w:val="en-IN"/>
              </w:rPr>
            </w:pPr>
            <w:r>
              <w:rPr>
                <w:b/>
                <w:bCs/>
                <w:lang w:val="en-IN"/>
              </w:rPr>
              <w:t xml:space="preserve">THE FIELDS NEED </w:t>
            </w:r>
            <w:commentRangeStart w:id="173"/>
            <w:commentRangeStart w:id="174"/>
            <w:r>
              <w:rPr>
                <w:b/>
                <w:bCs/>
                <w:lang w:val="en-IN"/>
              </w:rPr>
              <w:t>CLARIFICATION</w:t>
            </w:r>
            <w:commentRangeEnd w:id="173"/>
            <w:r>
              <w:rPr>
                <w:rStyle w:val="CommentReference"/>
              </w:rPr>
              <w:commentReference w:id="173"/>
            </w:r>
            <w:commentRangeEnd w:id="174"/>
            <w:r>
              <w:rPr>
                <w:rStyle w:val="CommentReference"/>
              </w:rPr>
              <w:commentReference w:id="174"/>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commentRangeStart w:id="175"/>
            <w:r w:rsidRPr="00672ABE">
              <w:rPr>
                <w:b/>
                <w:bCs/>
                <w:lang w:val="en-IN"/>
              </w:rPr>
              <w:t>API</w:t>
            </w:r>
            <w:commentRangeEnd w:id="175"/>
            <w:r>
              <w:rPr>
                <w:rStyle w:val="CommentReference"/>
              </w:rPr>
              <w:commentReference w:id="175"/>
            </w:r>
          </w:p>
        </w:tc>
        <w:tc>
          <w:tcPr>
            <w:tcW w:w="4508" w:type="dxa"/>
          </w:tcPr>
          <w:p w14:paraId="1A6992F3" w14:textId="77777777" w:rsidR="00982B42" w:rsidRDefault="00982B42" w:rsidP="00C02312">
            <w:pPr>
              <w:rPr>
                <w:lang w:val="en-IN"/>
              </w:rPr>
            </w:pPr>
            <w:r>
              <w:rPr>
                <w:b/>
                <w:bCs/>
                <w:lang w:val="en-IN"/>
              </w:rPr>
              <w:t xml:space="preserve">THE FIELDS NEED </w:t>
            </w:r>
            <w:commentRangeStart w:id="176"/>
            <w:commentRangeStart w:id="177"/>
            <w:r>
              <w:rPr>
                <w:b/>
                <w:bCs/>
                <w:lang w:val="en-IN"/>
              </w:rPr>
              <w:t>CLARIFICATION</w:t>
            </w:r>
            <w:commentRangeEnd w:id="176"/>
            <w:r>
              <w:rPr>
                <w:rStyle w:val="CommentReference"/>
              </w:rPr>
              <w:commentReference w:id="176"/>
            </w:r>
            <w:commentRangeEnd w:id="177"/>
            <w:r>
              <w:rPr>
                <w:rStyle w:val="CommentReference"/>
              </w:rPr>
              <w:commentReference w:id="177"/>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commentRangeStart w:id="178"/>
            <w:r w:rsidRPr="00672ABE">
              <w:rPr>
                <w:b/>
                <w:bCs/>
                <w:lang w:val="en-IN"/>
              </w:rPr>
              <w:t>API</w:t>
            </w:r>
            <w:commentRangeEnd w:id="178"/>
            <w:r>
              <w:rPr>
                <w:rStyle w:val="CommentReference"/>
              </w:rPr>
              <w:commentReference w:id="178"/>
            </w:r>
          </w:p>
        </w:tc>
        <w:tc>
          <w:tcPr>
            <w:tcW w:w="4508" w:type="dxa"/>
          </w:tcPr>
          <w:p w14:paraId="362ED777" w14:textId="77777777" w:rsidR="00982B42" w:rsidRDefault="00982B42" w:rsidP="00C02312">
            <w:pPr>
              <w:rPr>
                <w:lang w:val="en-IN"/>
              </w:rPr>
            </w:pPr>
            <w:r>
              <w:rPr>
                <w:b/>
                <w:bCs/>
                <w:lang w:val="en-IN"/>
              </w:rPr>
              <w:t xml:space="preserve">THE FIELDS NEED </w:t>
            </w:r>
            <w:commentRangeStart w:id="179"/>
            <w:commentRangeStart w:id="180"/>
            <w:r>
              <w:rPr>
                <w:b/>
                <w:bCs/>
                <w:lang w:val="en-IN"/>
              </w:rPr>
              <w:t>CLARIFICATION</w:t>
            </w:r>
            <w:commentRangeEnd w:id="179"/>
            <w:r>
              <w:rPr>
                <w:rStyle w:val="CommentReference"/>
              </w:rPr>
              <w:commentReference w:id="179"/>
            </w:r>
            <w:commentRangeEnd w:id="180"/>
            <w:r>
              <w:rPr>
                <w:rStyle w:val="CommentReference"/>
              </w:rPr>
              <w:commentReference w:id="180"/>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181" w:name="_Ref40299588"/>
      <w:r>
        <w:rPr>
          <w:lang w:val="en-IN"/>
        </w:rPr>
        <w:t>/</w:t>
      </w:r>
      <w:r w:rsidR="00D7288A" w:rsidRPr="00CB71D8">
        <w:rPr>
          <w:lang w:val="en-IN"/>
        </w:rPr>
        <w:t>Delivery/listDeliveriesPaged</w:t>
      </w:r>
      <w:bookmarkEnd w:id="181"/>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182" w:name="_Ref40564996"/>
      <w:r w:rsidRPr="009F52EF">
        <w:rPr>
          <w:lang w:val="en-IN"/>
        </w:rPr>
        <w:t>/accounting</w:t>
      </w:r>
      <w:r>
        <w:rPr>
          <w:lang w:val="en-IN"/>
        </w:rPr>
        <w:t>/</w:t>
      </w:r>
      <w:r w:rsidRPr="00CB71D8">
        <w:rPr>
          <w:lang w:val="en-IN"/>
        </w:rPr>
        <w:t>listPurchasesPaged</w:t>
      </w:r>
      <w:bookmarkEnd w:id="182"/>
    </w:p>
    <w:p w14:paraId="0C25371E" w14:textId="77777777" w:rsidR="00CC42D7" w:rsidRDefault="00CC42D7">
      <w:pPr>
        <w:rPr>
          <w:lang w:val="en-IN"/>
        </w:rPr>
      </w:pPr>
    </w:p>
    <w:p w14:paraId="73C86843" w14:textId="649DABDB" w:rsidR="00CC42D7" w:rsidRPr="00CB71D8" w:rsidRDefault="00CC42D7" w:rsidP="00CB71D8">
      <w:pPr>
        <w:pStyle w:val="Heading2"/>
        <w:rPr>
          <w:lang w:val="en-IN"/>
        </w:rPr>
      </w:pPr>
      <w:bookmarkStart w:id="183" w:name="_Ref40566125"/>
      <w:r w:rsidRPr="00CB71D8">
        <w:rPr>
          <w:lang w:val="en-IN"/>
        </w:rPr>
        <w:t>/accounting/listExpensesPaged</w:t>
      </w:r>
      <w:bookmarkEnd w:id="183"/>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184" w:name="_Ref40638273"/>
      <w:r w:rsidRPr="00170EA9">
        <w:rPr>
          <w:lang w:val="en-IN"/>
        </w:rPr>
        <w:lastRenderedPageBreak/>
        <w:t>/</w:t>
      </w:r>
      <w:r w:rsidR="00061943" w:rsidRPr="00CB71D8">
        <w:rPr>
          <w:lang w:val="en-IN"/>
        </w:rPr>
        <w:t>employee/listEmployeesWithBalancePaged</w:t>
      </w:r>
      <w:bookmarkEnd w:id="184"/>
    </w:p>
    <w:p w14:paraId="22CAA226" w14:textId="2A800BF3" w:rsidR="00355699" w:rsidRPr="00170EA9" w:rsidDel="00BE6229" w:rsidRDefault="00355699" w:rsidP="00355699">
      <w:pPr>
        <w:pStyle w:val="Heading2"/>
        <w:rPr>
          <w:del w:id="185" w:author="nyadav.idmworks@outlook.com" w:date="2020-05-23T18:26:00Z"/>
          <w:lang w:val="en-IN"/>
        </w:rPr>
      </w:pPr>
    </w:p>
    <w:p w14:paraId="18E3D8E9" w14:textId="3519CB40" w:rsidR="00C5148E" w:rsidRPr="00CB71D8" w:rsidRDefault="00C5148E" w:rsidP="00CB71D8">
      <w:pPr>
        <w:pStyle w:val="Heading2"/>
        <w:rPr>
          <w:lang w:val="en-IN"/>
        </w:rPr>
      </w:pPr>
      <w:bookmarkStart w:id="186" w:name="_Ref40640625"/>
      <w:r w:rsidRPr="00170EA9">
        <w:rPr>
          <w:lang w:val="en-IN"/>
        </w:rPr>
        <w:t>/employee</w:t>
      </w:r>
      <w:r w:rsidRPr="00CB71D8">
        <w:rPr>
          <w:lang w:val="en-IN"/>
        </w:rPr>
        <w:t>/listEmpSalariesPaged</w:t>
      </w:r>
      <w:bookmarkEnd w:id="186"/>
    </w:p>
    <w:p w14:paraId="3ACB42B3" w14:textId="53DE0157" w:rsidR="00355699" w:rsidRDefault="00355699" w:rsidP="005B7107">
      <w:pPr>
        <w:rPr>
          <w:ins w:id="187" w:author="nyadav.idmworks@outlook.com" w:date="2020-05-23T23:12:00Z"/>
          <w:lang w:val="en-IN"/>
        </w:rPr>
      </w:pPr>
    </w:p>
    <w:p w14:paraId="2A7F8C39" w14:textId="12882A02" w:rsidR="0014157F" w:rsidRDefault="0014157F">
      <w:pPr>
        <w:pStyle w:val="Heading2"/>
        <w:rPr>
          <w:ins w:id="188" w:author="nyadav.idmworks@outlook.com" w:date="2020-05-24T21:37:00Z"/>
          <w:lang w:val="en-IN"/>
        </w:rPr>
      </w:pPr>
      <w:bookmarkStart w:id="189" w:name="_Ref41168015"/>
      <w:ins w:id="190" w:author="nyadav.idmworks@outlook.com" w:date="2020-05-23T23:12:00Z">
        <w:r w:rsidRPr="0014157F">
          <w:rPr>
            <w:lang w:val="en-IN"/>
            <w:rPrChange w:id="191" w:author="nyadav.idmworks@outlook.com" w:date="2020-05-23T23:12:00Z">
              <w:rPr>
                <w:rFonts w:ascii="JetBrains Mono" w:eastAsia="Times New Roman" w:hAnsi="JetBrains Mono" w:cs="Courier New"/>
                <w:color w:val="067D17"/>
                <w:sz w:val="20"/>
                <w:szCs w:val="20"/>
              </w:rPr>
            </w:rPrChange>
          </w:rPr>
          <w:t>/customer/listCustomerANDVendorWithBalancePaged</w:t>
        </w:r>
      </w:ins>
      <w:bookmarkEnd w:id="189"/>
    </w:p>
    <w:p w14:paraId="0CC05829" w14:textId="4A02D0AB" w:rsidR="005B6E33" w:rsidRDefault="005B6E33" w:rsidP="005B6E33">
      <w:pPr>
        <w:rPr>
          <w:ins w:id="192" w:author="nyadav.idmworks@outlook.com" w:date="2020-05-24T21:37:00Z"/>
          <w:lang w:val="en-IN"/>
        </w:rPr>
      </w:pPr>
    </w:p>
    <w:p w14:paraId="5D3D09A2" w14:textId="1BAB31F2" w:rsidR="005B6E33" w:rsidRPr="005B6E33" w:rsidRDefault="005B6E33">
      <w:pPr>
        <w:pStyle w:val="Heading2"/>
        <w:rPr>
          <w:ins w:id="193" w:author="nyadav.idmworks@outlook.com" w:date="2020-05-24T21:37:00Z"/>
          <w:lang w:val="en-IN"/>
          <w:rPrChange w:id="194" w:author="nyadav.idmworks@outlook.com" w:date="2020-05-24T21:38:00Z">
            <w:rPr>
              <w:ins w:id="195" w:author="nyadav.idmworks@outlook.com" w:date="2020-05-24T21:37:00Z"/>
              <w:rFonts w:ascii="JetBrains Mono" w:eastAsia="Times New Roman" w:hAnsi="JetBrains Mono" w:cs="Courier New"/>
              <w:color w:val="080808"/>
              <w:sz w:val="20"/>
              <w:szCs w:val="20"/>
            </w:rPr>
          </w:rPrChange>
        </w:rPr>
        <w:pPrChange w:id="196" w:author="nyadav.idmworks@outlook.com" w:date="2020-05-24T21:38: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bookmarkStart w:id="197" w:name="_Ref41248744"/>
      <w:ins w:id="198" w:author="nyadav.idmworks@outlook.com" w:date="2020-05-24T21:37:00Z">
        <w:r w:rsidRPr="005B6E33">
          <w:rPr>
            <w:lang w:val="en-IN"/>
            <w:rPrChange w:id="199" w:author="nyadav.idmworks@outlook.com" w:date="2020-05-24T21:38:00Z">
              <w:rPr>
                <w:rFonts w:ascii="JetBrains Mono" w:eastAsia="Times New Roman" w:hAnsi="JetBrains Mono" w:cs="Courier New"/>
                <w:color w:val="067D17"/>
                <w:sz w:val="20"/>
                <w:szCs w:val="20"/>
              </w:rPr>
            </w:rPrChange>
          </w:rPr>
          <w:t>/accounting/createRetailSale</w:t>
        </w:r>
        <w:bookmarkEnd w:id="197"/>
      </w:ins>
    </w:p>
    <w:tbl>
      <w:tblPr>
        <w:tblStyle w:val="TableGrid"/>
        <w:tblW w:w="0" w:type="auto"/>
        <w:tblLook w:val="04A0" w:firstRow="1" w:lastRow="0" w:firstColumn="1" w:lastColumn="0" w:noHBand="0" w:noVBand="1"/>
      </w:tblPr>
      <w:tblGrid>
        <w:gridCol w:w="4508"/>
        <w:gridCol w:w="4508"/>
      </w:tblGrid>
      <w:tr w:rsidR="00E56CEB" w14:paraId="72152E56" w14:textId="77777777" w:rsidTr="00E56CEB">
        <w:trPr>
          <w:ins w:id="200" w:author="nyadav.idmworks@outlook.com" w:date="2020-05-24T21:39:00Z"/>
        </w:trPr>
        <w:tc>
          <w:tcPr>
            <w:tcW w:w="4508" w:type="dxa"/>
          </w:tcPr>
          <w:p w14:paraId="493550F8" w14:textId="5507EC88" w:rsidR="00E56CEB" w:rsidRPr="0034278D" w:rsidRDefault="002F4541" w:rsidP="005B6E33">
            <w:pPr>
              <w:rPr>
                <w:ins w:id="201" w:author="nyadav.idmworks@outlook.com" w:date="2020-05-24T21:39:00Z"/>
                <w:b/>
                <w:bCs/>
                <w:lang w:val="en-IN"/>
                <w:rPrChange w:id="202" w:author="nyadav.idmworks@outlook.com" w:date="2020-05-24T21:46:00Z">
                  <w:rPr>
                    <w:ins w:id="203" w:author="nyadav.idmworks@outlook.com" w:date="2020-05-24T21:39:00Z"/>
                    <w:lang w:val="en-IN"/>
                  </w:rPr>
                </w:rPrChange>
              </w:rPr>
            </w:pPr>
            <w:ins w:id="204" w:author="nyadav.idmworks@outlook.com" w:date="2020-05-24T21:46:00Z">
              <w:r w:rsidRPr="0034278D">
                <w:rPr>
                  <w:b/>
                  <w:bCs/>
                  <w:lang w:val="en-IN"/>
                  <w:rPrChange w:id="205" w:author="nyadav.idmworks@outlook.com" w:date="2020-05-24T21:46:00Z">
                    <w:rPr>
                      <w:lang w:val="en-IN"/>
                    </w:rPr>
                  </w:rPrChange>
                </w:rPr>
                <w:t>JSON</w:t>
              </w:r>
            </w:ins>
          </w:p>
        </w:tc>
        <w:tc>
          <w:tcPr>
            <w:tcW w:w="4508" w:type="dxa"/>
          </w:tcPr>
          <w:p w14:paraId="1D7023AC" w14:textId="57CBFAA7" w:rsidR="00E56CEB" w:rsidRPr="0034278D" w:rsidRDefault="00B54F05" w:rsidP="005B6E33">
            <w:pPr>
              <w:rPr>
                <w:ins w:id="206" w:author="nyadav.idmworks@outlook.com" w:date="2020-05-24T21:39:00Z"/>
                <w:b/>
                <w:bCs/>
                <w:lang w:val="en-IN"/>
                <w:rPrChange w:id="207" w:author="nyadav.idmworks@outlook.com" w:date="2020-05-24T21:46:00Z">
                  <w:rPr>
                    <w:ins w:id="208" w:author="nyadav.idmworks@outlook.com" w:date="2020-05-24T21:39:00Z"/>
                    <w:lang w:val="en-IN"/>
                  </w:rPr>
                </w:rPrChange>
              </w:rPr>
            </w:pPr>
            <w:ins w:id="209" w:author="nyadav.idmworks@outlook.com" w:date="2020-05-24T21:46:00Z">
              <w:r w:rsidRPr="0034278D">
                <w:rPr>
                  <w:b/>
                  <w:bCs/>
                  <w:lang w:val="en-IN"/>
                  <w:rPrChange w:id="210" w:author="nyadav.idmworks@outlook.com" w:date="2020-05-24T21:46:00Z">
                    <w:rPr>
                      <w:lang w:val="en-IN"/>
                    </w:rPr>
                  </w:rPrChange>
                </w:rPr>
                <w:t>mapping</w:t>
              </w:r>
            </w:ins>
          </w:p>
        </w:tc>
      </w:tr>
      <w:tr w:rsidR="00E56CEB" w14:paraId="0E2D492F" w14:textId="77777777" w:rsidTr="00E56CEB">
        <w:trPr>
          <w:ins w:id="211" w:author="nyadav.idmworks@outlook.com" w:date="2020-05-24T21:39:00Z"/>
        </w:trPr>
        <w:tc>
          <w:tcPr>
            <w:tcW w:w="4508" w:type="dxa"/>
          </w:tcPr>
          <w:p w14:paraId="319F8391" w14:textId="24CEBBC0" w:rsidR="00E56CEB" w:rsidRDefault="008E6662" w:rsidP="005B6E33">
            <w:pPr>
              <w:rPr>
                <w:ins w:id="212" w:author="nyadav.idmworks@outlook.com" w:date="2020-05-24T21:39:00Z"/>
                <w:lang w:val="en-IN"/>
              </w:rPr>
            </w:pPr>
            <w:ins w:id="213" w:author="nyadav.idmworks@outlook.com" w:date="2020-05-24T21:46:00Z">
              <w:r>
                <w:rPr>
                  <w:lang w:val="en-IN"/>
                </w:rPr>
                <w:t>JSON : Please see on the swagger</w:t>
              </w:r>
            </w:ins>
          </w:p>
        </w:tc>
        <w:tc>
          <w:tcPr>
            <w:tcW w:w="4508" w:type="dxa"/>
          </w:tcPr>
          <w:p w14:paraId="660DA57E" w14:textId="77777777" w:rsidR="00E56CEB" w:rsidRDefault="00E15570" w:rsidP="005B6E33">
            <w:pPr>
              <w:rPr>
                <w:ins w:id="214" w:author="nyadav.idmworks@outlook.com" w:date="2020-05-24T21:46:00Z"/>
                <w:lang w:val="en-IN"/>
              </w:rPr>
            </w:pPr>
            <w:ins w:id="215" w:author="nyadav.idmworks@outlook.com" w:date="2020-05-24T21:45:00Z">
              <w:r>
                <w:rPr>
                  <w:lang w:val="en-IN"/>
                </w:rPr>
                <w:t xml:space="preserve">loggedinUser: </w:t>
              </w:r>
            </w:ins>
            <w:ins w:id="216" w:author="nyadav.idmworks@outlook.com" w:date="2020-05-24T21:46:00Z">
              <w:r>
                <w:rPr>
                  <w:lang w:val="en-IN"/>
                </w:rPr>
                <w:t>account.accountId</w:t>
              </w:r>
              <w:r w:rsidRPr="00E15570">
                <w:rPr>
                  <w:lang w:val="en-IN"/>
                </w:rPr>
                <w:sym w:font="Wingdings" w:char="F0E0"/>
              </w:r>
              <w:r>
                <w:rPr>
                  <w:lang w:val="en-IN"/>
                </w:rPr>
                <w:t xml:space="preserve"> fromAccountID</w:t>
              </w:r>
            </w:ins>
          </w:p>
          <w:p w14:paraId="4F8721EC" w14:textId="2824F11A" w:rsidR="00E15570" w:rsidRDefault="00E15570" w:rsidP="005B6E33">
            <w:pPr>
              <w:rPr>
                <w:ins w:id="217" w:author="nyadav.idmworks@outlook.com" w:date="2020-05-24T21:39:00Z"/>
                <w:lang w:val="en-IN"/>
              </w:rPr>
            </w:pPr>
            <w:ins w:id="218" w:author="nyadav.idmworks@outlook.com" w:date="2020-05-24T21:46:00Z">
              <w:r>
                <w:rPr>
                  <w:lang w:val="en-IN"/>
                </w:rPr>
                <w:t>loggedinUser:employee.id</w:t>
              </w:r>
              <w:r w:rsidRPr="00E15570">
                <w:rPr>
                  <w:lang w:val="en-IN"/>
                </w:rPr>
                <w:sym w:font="Wingdings" w:char="F0E0"/>
              </w:r>
              <w:r>
                <w:rPr>
                  <w:lang w:val="en-IN"/>
                </w:rPr>
                <w:t xml:space="preserve"> fromemployeeID</w:t>
              </w:r>
            </w:ins>
          </w:p>
        </w:tc>
      </w:tr>
    </w:tbl>
    <w:p w14:paraId="690C1DAA" w14:textId="77777777" w:rsidR="005B6E33" w:rsidRPr="005B6E33" w:rsidRDefault="005B6E33">
      <w:pPr>
        <w:rPr>
          <w:ins w:id="219" w:author="nyadav.idmworks@outlook.com" w:date="2020-05-23T23:12:00Z"/>
          <w:lang w:val="en-IN"/>
          <w:rPrChange w:id="220" w:author="nyadav.idmworks@outlook.com" w:date="2020-05-24T21:37:00Z">
            <w:rPr>
              <w:ins w:id="221" w:author="nyadav.idmworks@outlook.com" w:date="2020-05-23T23:12:00Z"/>
              <w:rFonts w:ascii="JetBrains Mono" w:eastAsia="Times New Roman" w:hAnsi="JetBrains Mono" w:cs="Courier New"/>
              <w:color w:val="080808"/>
              <w:sz w:val="20"/>
              <w:szCs w:val="20"/>
            </w:rPr>
          </w:rPrChange>
        </w:rPr>
        <w:pPrChange w:id="222" w:author="nyadav.idmworks@outlook.com" w:date="2020-05-24T21:37: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p>
    <w:p w14:paraId="06E6556E" w14:textId="77777777" w:rsidR="0014157F" w:rsidRPr="005B7107" w:rsidRDefault="0014157F"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C70C63" w:rsidP="00B11745">
      <w:hyperlink r:id="rId4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lastRenderedPageBreak/>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0" w:author="nyadav.idmworks@outlook.com" w:date="2020-05-04T19:36:00Z" w:initials="n">
    <w:p w14:paraId="17878C8D" w14:textId="77777777" w:rsidR="0004050A" w:rsidRDefault="0004050A">
      <w:pPr>
        <w:pStyle w:val="CommentText"/>
        <w:rPr>
          <w:noProof/>
        </w:rPr>
      </w:pPr>
      <w:r>
        <w:rPr>
          <w:rStyle w:val="CommentReference"/>
        </w:rPr>
        <w:annotationRef/>
      </w:r>
      <w:r>
        <w:rPr>
          <w:noProof/>
        </w:rPr>
        <w:t>Need Updated</w:t>
      </w:r>
    </w:p>
    <w:p w14:paraId="1B2C23C7" w14:textId="17E717C5" w:rsidR="0004050A" w:rsidRDefault="0004050A">
      <w:pPr>
        <w:pStyle w:val="CommentText"/>
      </w:pPr>
    </w:p>
  </w:comment>
  <w:comment w:id="156" w:author="nyadav.idmworks@outlook.com" w:date="2020-05-09T23:01:00Z" w:initials="n">
    <w:p w14:paraId="38A2FB2F" w14:textId="2197D894" w:rsidR="0004050A" w:rsidRDefault="0004050A">
      <w:pPr>
        <w:pStyle w:val="CommentText"/>
      </w:pPr>
      <w:r>
        <w:rPr>
          <w:rStyle w:val="CommentReference"/>
        </w:rPr>
        <w:annotationRef/>
      </w:r>
      <w:r>
        <w:rPr>
          <w:noProof/>
        </w:rPr>
        <w:t>Add JSON</w:t>
      </w:r>
    </w:p>
  </w:comment>
  <w:comment w:id="157" w:author="nyadav.idmworks@outlook.com" w:date="2020-05-09T23:01:00Z" w:initials="n">
    <w:p w14:paraId="1ADD08A6" w14:textId="2CA1897E" w:rsidR="0004050A" w:rsidRDefault="0004050A">
      <w:pPr>
        <w:pStyle w:val="CommentText"/>
      </w:pPr>
      <w:r>
        <w:rPr>
          <w:rStyle w:val="CommentReference"/>
        </w:rPr>
        <w:annotationRef/>
      </w:r>
    </w:p>
  </w:comment>
  <w:comment w:id="158" w:author="nyadav.idmworks@outlook.com" w:date="2020-05-09T23:01:00Z" w:initials="n">
    <w:p w14:paraId="22D206B7" w14:textId="6E5872AB" w:rsidR="0004050A" w:rsidRDefault="0004050A">
      <w:pPr>
        <w:pStyle w:val="CommentText"/>
      </w:pPr>
      <w:r>
        <w:rPr>
          <w:rStyle w:val="CommentReference"/>
        </w:rPr>
        <w:annotationRef/>
      </w:r>
    </w:p>
  </w:comment>
  <w:comment w:id="160" w:author="nyadav.idmworks@outlook.com" w:date="2020-05-09T23:20:00Z" w:initials="n">
    <w:p w14:paraId="41996DE6" w14:textId="5911BC32" w:rsidR="0004050A" w:rsidRDefault="0004050A">
      <w:pPr>
        <w:pStyle w:val="CommentText"/>
      </w:pPr>
      <w:r>
        <w:rPr>
          <w:rStyle w:val="CommentReference"/>
        </w:rPr>
        <w:annotationRef/>
      </w:r>
      <w:r>
        <w:rPr>
          <w:noProof/>
        </w:rPr>
        <w:t>Complete i</w:t>
      </w:r>
    </w:p>
  </w:comment>
  <w:comment w:id="161" w:author="nyadav.idmworks@outlook.com" w:date="2020-05-09T23:01:00Z" w:initials="n">
    <w:p w14:paraId="0794211C" w14:textId="77777777" w:rsidR="0004050A" w:rsidRDefault="0004050A" w:rsidP="00980802">
      <w:pPr>
        <w:pStyle w:val="CommentText"/>
      </w:pPr>
      <w:r>
        <w:rPr>
          <w:rStyle w:val="CommentReference"/>
        </w:rPr>
        <w:annotationRef/>
      </w:r>
      <w:r>
        <w:rPr>
          <w:noProof/>
        </w:rPr>
        <w:t>Add JSON</w:t>
      </w:r>
    </w:p>
  </w:comment>
  <w:comment w:id="162" w:author="nyadav.idmworks@outlook.com" w:date="2020-05-09T23:01:00Z" w:initials="n">
    <w:p w14:paraId="58C6DEAD" w14:textId="77777777" w:rsidR="0004050A" w:rsidRDefault="0004050A" w:rsidP="00980802">
      <w:pPr>
        <w:pStyle w:val="CommentText"/>
      </w:pPr>
      <w:r>
        <w:rPr>
          <w:rStyle w:val="CommentReference"/>
        </w:rPr>
        <w:annotationRef/>
      </w:r>
    </w:p>
  </w:comment>
  <w:comment w:id="163" w:author="nyadav.idmworks@outlook.com" w:date="2020-05-09T23:01:00Z" w:initials="n">
    <w:p w14:paraId="605972D4" w14:textId="77777777" w:rsidR="0004050A" w:rsidRDefault="0004050A" w:rsidP="00980802">
      <w:pPr>
        <w:pStyle w:val="CommentText"/>
      </w:pPr>
      <w:r>
        <w:rPr>
          <w:rStyle w:val="CommentReference"/>
        </w:rPr>
        <w:annotationRef/>
      </w:r>
    </w:p>
  </w:comment>
  <w:comment w:id="165" w:author="nyadav.idmworks@outlook.com" w:date="2020-05-09T23:01:00Z" w:initials="n">
    <w:p w14:paraId="4FD42234" w14:textId="77777777" w:rsidR="0004050A" w:rsidRDefault="0004050A" w:rsidP="00972DB9">
      <w:pPr>
        <w:pStyle w:val="CommentText"/>
      </w:pPr>
      <w:r>
        <w:rPr>
          <w:rStyle w:val="CommentReference"/>
        </w:rPr>
        <w:annotationRef/>
      </w:r>
      <w:r>
        <w:rPr>
          <w:noProof/>
        </w:rPr>
        <w:t>Add JSON</w:t>
      </w:r>
    </w:p>
  </w:comment>
  <w:comment w:id="166" w:author="nyadav.idmworks@outlook.com" w:date="2020-05-09T23:01:00Z" w:initials="n">
    <w:p w14:paraId="1830FCDC" w14:textId="77777777" w:rsidR="0004050A" w:rsidRDefault="0004050A" w:rsidP="00972DB9">
      <w:pPr>
        <w:pStyle w:val="CommentText"/>
      </w:pPr>
      <w:r>
        <w:rPr>
          <w:rStyle w:val="CommentReference"/>
        </w:rPr>
        <w:annotationRef/>
      </w:r>
    </w:p>
  </w:comment>
  <w:comment w:id="167" w:author="nyadav.idmworks@outlook.com" w:date="2020-05-09T23:01:00Z" w:initials="n">
    <w:p w14:paraId="2A6140D7" w14:textId="77777777" w:rsidR="0004050A" w:rsidRDefault="0004050A" w:rsidP="00972DB9">
      <w:pPr>
        <w:pStyle w:val="CommentText"/>
      </w:pPr>
      <w:r>
        <w:rPr>
          <w:rStyle w:val="CommentReference"/>
        </w:rPr>
        <w:annotationRef/>
      </w:r>
    </w:p>
  </w:comment>
  <w:comment w:id="169" w:author="nyadav.idmworks@outlook.com" w:date="2020-05-09T23:01:00Z" w:initials="n">
    <w:p w14:paraId="00739E0C" w14:textId="77777777" w:rsidR="0004050A" w:rsidRDefault="0004050A" w:rsidP="00972DB9">
      <w:pPr>
        <w:pStyle w:val="CommentText"/>
      </w:pPr>
      <w:r>
        <w:rPr>
          <w:rStyle w:val="CommentReference"/>
        </w:rPr>
        <w:annotationRef/>
      </w:r>
      <w:r>
        <w:rPr>
          <w:noProof/>
        </w:rPr>
        <w:t>Add JSON</w:t>
      </w:r>
    </w:p>
  </w:comment>
  <w:comment w:id="170" w:author="nyadav.idmworks@outlook.com" w:date="2020-05-09T23:01:00Z" w:initials="n">
    <w:p w14:paraId="6E82F412" w14:textId="77777777" w:rsidR="0004050A" w:rsidRDefault="0004050A" w:rsidP="00972DB9">
      <w:pPr>
        <w:pStyle w:val="CommentText"/>
      </w:pPr>
      <w:r>
        <w:rPr>
          <w:rStyle w:val="CommentReference"/>
        </w:rPr>
        <w:annotationRef/>
      </w:r>
    </w:p>
  </w:comment>
  <w:comment w:id="171" w:author="nyadav.idmworks@outlook.com" w:date="2020-05-09T23:01:00Z" w:initials="n">
    <w:p w14:paraId="30DA3BD8" w14:textId="77777777" w:rsidR="0004050A" w:rsidRDefault="0004050A" w:rsidP="00972DB9">
      <w:pPr>
        <w:pStyle w:val="CommentText"/>
      </w:pPr>
      <w:r>
        <w:rPr>
          <w:rStyle w:val="CommentReference"/>
        </w:rPr>
        <w:annotationRef/>
      </w:r>
    </w:p>
  </w:comment>
  <w:comment w:id="172" w:author="nyadav.idmworks@outlook.com" w:date="2020-05-09T23:01:00Z" w:initials="n">
    <w:p w14:paraId="7115A1C9" w14:textId="77777777" w:rsidR="0004050A" w:rsidRDefault="0004050A" w:rsidP="00982B42">
      <w:pPr>
        <w:pStyle w:val="CommentText"/>
      </w:pPr>
      <w:r>
        <w:rPr>
          <w:rStyle w:val="CommentReference"/>
        </w:rPr>
        <w:annotationRef/>
      </w:r>
      <w:r>
        <w:rPr>
          <w:noProof/>
        </w:rPr>
        <w:t>Add JSON</w:t>
      </w:r>
    </w:p>
  </w:comment>
  <w:comment w:id="173" w:author="nyadav.idmworks@outlook.com" w:date="2020-05-09T23:01:00Z" w:initials="n">
    <w:p w14:paraId="65EC9062" w14:textId="77777777" w:rsidR="0004050A" w:rsidRDefault="0004050A" w:rsidP="00982B42">
      <w:pPr>
        <w:pStyle w:val="CommentText"/>
      </w:pPr>
      <w:r>
        <w:rPr>
          <w:rStyle w:val="CommentReference"/>
        </w:rPr>
        <w:annotationRef/>
      </w:r>
    </w:p>
  </w:comment>
  <w:comment w:id="174" w:author="nyadav.idmworks@outlook.com" w:date="2020-05-09T23:01:00Z" w:initials="n">
    <w:p w14:paraId="3F6BDCE3" w14:textId="77777777" w:rsidR="0004050A" w:rsidRDefault="0004050A" w:rsidP="00982B42">
      <w:pPr>
        <w:pStyle w:val="CommentText"/>
      </w:pPr>
      <w:r>
        <w:rPr>
          <w:rStyle w:val="CommentReference"/>
        </w:rPr>
        <w:annotationRef/>
      </w:r>
    </w:p>
  </w:comment>
  <w:comment w:id="175" w:author="nyadav.idmworks@outlook.com" w:date="2020-05-09T23:01:00Z" w:initials="n">
    <w:p w14:paraId="0406F9B5" w14:textId="77777777" w:rsidR="0004050A" w:rsidRDefault="0004050A" w:rsidP="00982B42">
      <w:pPr>
        <w:pStyle w:val="CommentText"/>
      </w:pPr>
      <w:r>
        <w:rPr>
          <w:rStyle w:val="CommentReference"/>
        </w:rPr>
        <w:annotationRef/>
      </w:r>
      <w:r>
        <w:rPr>
          <w:noProof/>
        </w:rPr>
        <w:t>Add JSON</w:t>
      </w:r>
    </w:p>
  </w:comment>
  <w:comment w:id="176" w:author="nyadav.idmworks@outlook.com" w:date="2020-05-09T23:01:00Z" w:initials="n">
    <w:p w14:paraId="1AA6405D" w14:textId="77777777" w:rsidR="0004050A" w:rsidRDefault="0004050A" w:rsidP="00982B42">
      <w:pPr>
        <w:pStyle w:val="CommentText"/>
      </w:pPr>
      <w:r>
        <w:rPr>
          <w:rStyle w:val="CommentReference"/>
        </w:rPr>
        <w:annotationRef/>
      </w:r>
    </w:p>
  </w:comment>
  <w:comment w:id="177" w:author="nyadav.idmworks@outlook.com" w:date="2020-05-09T23:01:00Z" w:initials="n">
    <w:p w14:paraId="76FFFEAE" w14:textId="77777777" w:rsidR="0004050A" w:rsidRDefault="0004050A" w:rsidP="00982B42">
      <w:pPr>
        <w:pStyle w:val="CommentText"/>
      </w:pPr>
      <w:r>
        <w:rPr>
          <w:rStyle w:val="CommentReference"/>
        </w:rPr>
        <w:annotationRef/>
      </w:r>
    </w:p>
  </w:comment>
  <w:comment w:id="178" w:author="nyadav.idmworks@outlook.com" w:date="2020-05-09T23:01:00Z" w:initials="n">
    <w:p w14:paraId="73CDAAC4" w14:textId="77777777" w:rsidR="0004050A" w:rsidRDefault="0004050A" w:rsidP="00982B42">
      <w:pPr>
        <w:pStyle w:val="CommentText"/>
      </w:pPr>
      <w:r>
        <w:rPr>
          <w:rStyle w:val="CommentReference"/>
        </w:rPr>
        <w:annotationRef/>
      </w:r>
      <w:r>
        <w:rPr>
          <w:noProof/>
        </w:rPr>
        <w:t>Add JSON</w:t>
      </w:r>
    </w:p>
  </w:comment>
  <w:comment w:id="179" w:author="nyadav.idmworks@outlook.com" w:date="2020-05-09T23:01:00Z" w:initials="n">
    <w:p w14:paraId="341D0E86" w14:textId="77777777" w:rsidR="0004050A" w:rsidRDefault="0004050A" w:rsidP="00982B42">
      <w:pPr>
        <w:pStyle w:val="CommentText"/>
      </w:pPr>
      <w:r>
        <w:rPr>
          <w:rStyle w:val="CommentReference"/>
        </w:rPr>
        <w:annotationRef/>
      </w:r>
    </w:p>
  </w:comment>
  <w:comment w:id="180" w:author="nyadav.idmworks@outlook.com" w:date="2020-05-09T23:01:00Z" w:initials="n">
    <w:p w14:paraId="59C3051E" w14:textId="77777777" w:rsidR="0004050A" w:rsidRDefault="0004050A" w:rsidP="00982B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2C23C7" w15:done="0"/>
  <w15:commentEx w15:paraId="38A2FB2F" w15:done="0"/>
  <w15:commentEx w15:paraId="1ADD08A6" w15:done="0"/>
  <w15:commentEx w15:paraId="22D206B7" w15:done="0"/>
  <w15:commentEx w15:paraId="41996DE6" w15:done="0"/>
  <w15:commentEx w15:paraId="0794211C" w15:done="0"/>
  <w15:commentEx w15:paraId="58C6DEAD" w15:done="0"/>
  <w15:commentEx w15:paraId="605972D4" w15:done="0"/>
  <w15:commentEx w15:paraId="4FD42234" w15:done="0"/>
  <w15:commentEx w15:paraId="1830FCDC" w15:done="0"/>
  <w15:commentEx w15:paraId="2A6140D7" w15:done="0"/>
  <w15:commentEx w15:paraId="00739E0C" w15:done="0"/>
  <w15:commentEx w15:paraId="6E82F412" w15:done="0"/>
  <w15:commentEx w15:paraId="30DA3BD8" w15:done="0"/>
  <w15:commentEx w15:paraId="7115A1C9" w15:done="0"/>
  <w15:commentEx w15:paraId="65EC9062" w15:done="0"/>
  <w15:commentEx w15:paraId="3F6BDCE3" w15:done="0"/>
  <w15:commentEx w15:paraId="0406F9B5" w15:done="0"/>
  <w15:commentEx w15:paraId="1AA6405D" w15:done="0"/>
  <w15:commentEx w15:paraId="76FFFEAE" w15:done="0"/>
  <w15:commentEx w15:paraId="73CDAAC4" w15:done="0"/>
  <w15:commentEx w15:paraId="341D0E86" w15:done="0"/>
  <w15:commentEx w15:paraId="59C305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2C23C7" w16cid:durableId="225AED3F"/>
  <w16cid:commentId w16cid:paraId="38A2FB2F" w16cid:durableId="2261B4D6"/>
  <w16cid:commentId w16cid:paraId="1ADD08A6" w16cid:durableId="2261B4C0"/>
  <w16cid:commentId w16cid:paraId="22D206B7" w16cid:durableId="2261B4D2"/>
  <w16cid:commentId w16cid:paraId="41996DE6" w16cid:durableId="2261B94F"/>
  <w16cid:commentId w16cid:paraId="0794211C" w16cid:durableId="2261B7DB"/>
  <w16cid:commentId w16cid:paraId="58C6DEAD" w16cid:durableId="2261B7DA"/>
  <w16cid:commentId w16cid:paraId="605972D4" w16cid:durableId="2261B7D9"/>
  <w16cid:commentId w16cid:paraId="4FD42234" w16cid:durableId="2261C50C"/>
  <w16cid:commentId w16cid:paraId="1830FCDC" w16cid:durableId="2261C50B"/>
  <w16cid:commentId w16cid:paraId="2A6140D7" w16cid:durableId="2261C50A"/>
  <w16cid:commentId w16cid:paraId="00739E0C" w16cid:durableId="2261C509"/>
  <w16cid:commentId w16cid:paraId="6E82F412" w16cid:durableId="2261C508"/>
  <w16cid:commentId w16cid:paraId="30DA3BD8" w16cid:durableId="2261C507"/>
  <w16cid:commentId w16cid:paraId="7115A1C9" w16cid:durableId="22626945"/>
  <w16cid:commentId w16cid:paraId="65EC9062" w16cid:durableId="22626944"/>
  <w16cid:commentId w16cid:paraId="3F6BDCE3" w16cid:durableId="22626943"/>
  <w16cid:commentId w16cid:paraId="0406F9B5" w16cid:durableId="2262694B"/>
  <w16cid:commentId w16cid:paraId="1AA6405D" w16cid:durableId="2262694A"/>
  <w16cid:commentId w16cid:paraId="76FFFEAE" w16cid:durableId="22626949"/>
  <w16cid:commentId w16cid:paraId="73CDAAC4" w16cid:durableId="2262694E"/>
  <w16cid:commentId w16cid:paraId="341D0E86" w16cid:durableId="2262694D"/>
  <w16cid:commentId w16cid:paraId="59C3051E" w16cid:durableId="226269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995F4" w14:textId="77777777" w:rsidR="00C70C63" w:rsidRDefault="00C70C63" w:rsidP="00174C6C">
      <w:pPr>
        <w:spacing w:after="0" w:line="240" w:lineRule="auto"/>
      </w:pPr>
      <w:r>
        <w:separator/>
      </w:r>
    </w:p>
  </w:endnote>
  <w:endnote w:type="continuationSeparator" w:id="0">
    <w:p w14:paraId="4CC40814" w14:textId="77777777" w:rsidR="00C70C63" w:rsidRDefault="00C70C63"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04050A" w:rsidRDefault="0004050A">
    <w:pPr>
      <w:pStyle w:val="Footer"/>
      <w:pBdr>
        <w:bottom w:val="single" w:sz="6" w:space="1" w:color="auto"/>
      </w:pBdr>
      <w:rPr>
        <w:sz w:val="16"/>
        <w:szCs w:val="16"/>
      </w:rPr>
    </w:pPr>
  </w:p>
  <w:p w14:paraId="29F2F4A5" w14:textId="77777777" w:rsidR="0004050A" w:rsidRDefault="0004050A">
    <w:pPr>
      <w:pStyle w:val="Footer"/>
      <w:rPr>
        <w:sz w:val="16"/>
        <w:szCs w:val="16"/>
      </w:rPr>
    </w:pPr>
  </w:p>
  <w:p w14:paraId="7C30A6CD" w14:textId="0E49A5FC" w:rsidR="0004050A" w:rsidRPr="00F759A4" w:rsidRDefault="0004050A">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7AD26" w14:textId="77777777" w:rsidR="00C70C63" w:rsidRDefault="00C70C63" w:rsidP="00174C6C">
      <w:pPr>
        <w:spacing w:after="0" w:line="240" w:lineRule="auto"/>
      </w:pPr>
      <w:r>
        <w:separator/>
      </w:r>
    </w:p>
  </w:footnote>
  <w:footnote w:type="continuationSeparator" w:id="0">
    <w:p w14:paraId="48CEE2B8" w14:textId="77777777" w:rsidR="00C70C63" w:rsidRDefault="00C70C63"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MaoFAJ0vQp0tAAAA"/>
  </w:docVars>
  <w:rsids>
    <w:rsidRoot w:val="00442E97"/>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4B27"/>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6031"/>
    <w:rsid w:val="000C0709"/>
    <w:rsid w:val="000C0A45"/>
    <w:rsid w:val="000C0D1E"/>
    <w:rsid w:val="000C5244"/>
    <w:rsid w:val="000C5A7A"/>
    <w:rsid w:val="000C5DB5"/>
    <w:rsid w:val="000C7102"/>
    <w:rsid w:val="000C7F71"/>
    <w:rsid w:val="000D0B24"/>
    <w:rsid w:val="000D3080"/>
    <w:rsid w:val="000D3EF1"/>
    <w:rsid w:val="000D3F1B"/>
    <w:rsid w:val="000D515A"/>
    <w:rsid w:val="000E0606"/>
    <w:rsid w:val="000E0A4E"/>
    <w:rsid w:val="000E1B82"/>
    <w:rsid w:val="000E2D0B"/>
    <w:rsid w:val="000E39C6"/>
    <w:rsid w:val="000E5D9E"/>
    <w:rsid w:val="000E7437"/>
    <w:rsid w:val="000F2DC5"/>
    <w:rsid w:val="000F3F90"/>
    <w:rsid w:val="000F42DB"/>
    <w:rsid w:val="000F50E3"/>
    <w:rsid w:val="000F697A"/>
    <w:rsid w:val="0010039D"/>
    <w:rsid w:val="00102DD6"/>
    <w:rsid w:val="001045BA"/>
    <w:rsid w:val="00104B45"/>
    <w:rsid w:val="00106A38"/>
    <w:rsid w:val="0011040F"/>
    <w:rsid w:val="001116C6"/>
    <w:rsid w:val="00112371"/>
    <w:rsid w:val="00112451"/>
    <w:rsid w:val="001127D5"/>
    <w:rsid w:val="00115855"/>
    <w:rsid w:val="001175BB"/>
    <w:rsid w:val="00120DDF"/>
    <w:rsid w:val="00127984"/>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769B"/>
    <w:rsid w:val="00230026"/>
    <w:rsid w:val="002309AF"/>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70A81"/>
    <w:rsid w:val="00271807"/>
    <w:rsid w:val="0027630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6974"/>
    <w:rsid w:val="002E2E76"/>
    <w:rsid w:val="002E4C4F"/>
    <w:rsid w:val="002E4E97"/>
    <w:rsid w:val="002F132B"/>
    <w:rsid w:val="002F39B3"/>
    <w:rsid w:val="002F4541"/>
    <w:rsid w:val="002F47A4"/>
    <w:rsid w:val="002F6999"/>
    <w:rsid w:val="002F72EE"/>
    <w:rsid w:val="00300187"/>
    <w:rsid w:val="00300734"/>
    <w:rsid w:val="00300F26"/>
    <w:rsid w:val="00304337"/>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55699"/>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81823"/>
    <w:rsid w:val="0058239A"/>
    <w:rsid w:val="0058278A"/>
    <w:rsid w:val="005921A4"/>
    <w:rsid w:val="005A37A8"/>
    <w:rsid w:val="005A3F70"/>
    <w:rsid w:val="005B11B9"/>
    <w:rsid w:val="005B1769"/>
    <w:rsid w:val="005B2BD4"/>
    <w:rsid w:val="005B4D15"/>
    <w:rsid w:val="005B6E33"/>
    <w:rsid w:val="005B7107"/>
    <w:rsid w:val="005C02B5"/>
    <w:rsid w:val="005C4C02"/>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820"/>
    <w:rsid w:val="00670FA1"/>
    <w:rsid w:val="006717FE"/>
    <w:rsid w:val="00672388"/>
    <w:rsid w:val="0067284D"/>
    <w:rsid w:val="00674431"/>
    <w:rsid w:val="00674A14"/>
    <w:rsid w:val="00674B06"/>
    <w:rsid w:val="00675252"/>
    <w:rsid w:val="0067729E"/>
    <w:rsid w:val="00677686"/>
    <w:rsid w:val="00677D99"/>
    <w:rsid w:val="00681567"/>
    <w:rsid w:val="0068286E"/>
    <w:rsid w:val="0068308D"/>
    <w:rsid w:val="006832AD"/>
    <w:rsid w:val="00683444"/>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7224"/>
    <w:rsid w:val="006D48C8"/>
    <w:rsid w:val="006D5BB3"/>
    <w:rsid w:val="006D6E00"/>
    <w:rsid w:val="006D6EC4"/>
    <w:rsid w:val="006D7FC1"/>
    <w:rsid w:val="006E242A"/>
    <w:rsid w:val="006E381B"/>
    <w:rsid w:val="006F593F"/>
    <w:rsid w:val="006F7F64"/>
    <w:rsid w:val="007032E1"/>
    <w:rsid w:val="0070381B"/>
    <w:rsid w:val="00703988"/>
    <w:rsid w:val="00704350"/>
    <w:rsid w:val="0071134F"/>
    <w:rsid w:val="00723D94"/>
    <w:rsid w:val="007253D0"/>
    <w:rsid w:val="00727160"/>
    <w:rsid w:val="007272AD"/>
    <w:rsid w:val="00727D7B"/>
    <w:rsid w:val="007333C4"/>
    <w:rsid w:val="00734503"/>
    <w:rsid w:val="00736FC5"/>
    <w:rsid w:val="00737257"/>
    <w:rsid w:val="00737960"/>
    <w:rsid w:val="00740CA8"/>
    <w:rsid w:val="00741073"/>
    <w:rsid w:val="007422E8"/>
    <w:rsid w:val="00742C0C"/>
    <w:rsid w:val="00742D22"/>
    <w:rsid w:val="00743E72"/>
    <w:rsid w:val="007458EB"/>
    <w:rsid w:val="007502CA"/>
    <w:rsid w:val="007531A6"/>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A1788"/>
    <w:rsid w:val="007A2AE4"/>
    <w:rsid w:val="007A7E14"/>
    <w:rsid w:val="007B0B42"/>
    <w:rsid w:val="007B1F4C"/>
    <w:rsid w:val="007B22BA"/>
    <w:rsid w:val="007B2710"/>
    <w:rsid w:val="007B44E2"/>
    <w:rsid w:val="007B45CC"/>
    <w:rsid w:val="007C4E99"/>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1431"/>
    <w:rsid w:val="00861D19"/>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C4C4C"/>
    <w:rsid w:val="008D06E4"/>
    <w:rsid w:val="008D107C"/>
    <w:rsid w:val="008D213C"/>
    <w:rsid w:val="008D2177"/>
    <w:rsid w:val="008D2788"/>
    <w:rsid w:val="008D4970"/>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DB9"/>
    <w:rsid w:val="00973DD7"/>
    <w:rsid w:val="0097402E"/>
    <w:rsid w:val="00980802"/>
    <w:rsid w:val="00980B3B"/>
    <w:rsid w:val="00980C8B"/>
    <w:rsid w:val="009823B1"/>
    <w:rsid w:val="00982B42"/>
    <w:rsid w:val="009836D5"/>
    <w:rsid w:val="0098473E"/>
    <w:rsid w:val="009847C4"/>
    <w:rsid w:val="00990FDA"/>
    <w:rsid w:val="00991291"/>
    <w:rsid w:val="009919B9"/>
    <w:rsid w:val="00997895"/>
    <w:rsid w:val="009A0757"/>
    <w:rsid w:val="009A0A6A"/>
    <w:rsid w:val="009A13E4"/>
    <w:rsid w:val="009A213D"/>
    <w:rsid w:val="009A2481"/>
    <w:rsid w:val="009A422F"/>
    <w:rsid w:val="009A494E"/>
    <w:rsid w:val="009A5EB0"/>
    <w:rsid w:val="009A672F"/>
    <w:rsid w:val="009B097D"/>
    <w:rsid w:val="009B1361"/>
    <w:rsid w:val="009B18C6"/>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37D2"/>
    <w:rsid w:val="00A03B99"/>
    <w:rsid w:val="00A065B8"/>
    <w:rsid w:val="00A10373"/>
    <w:rsid w:val="00A11349"/>
    <w:rsid w:val="00A115E9"/>
    <w:rsid w:val="00A11816"/>
    <w:rsid w:val="00A12D98"/>
    <w:rsid w:val="00A130E6"/>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360C"/>
    <w:rsid w:val="00A572D9"/>
    <w:rsid w:val="00A57B9E"/>
    <w:rsid w:val="00A60CE0"/>
    <w:rsid w:val="00A6313A"/>
    <w:rsid w:val="00A660E9"/>
    <w:rsid w:val="00A761B0"/>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B1219"/>
    <w:rsid w:val="00AB2463"/>
    <w:rsid w:val="00AB5EC2"/>
    <w:rsid w:val="00AC0D63"/>
    <w:rsid w:val="00AC1F3F"/>
    <w:rsid w:val="00AC3252"/>
    <w:rsid w:val="00AC340D"/>
    <w:rsid w:val="00AC6BFE"/>
    <w:rsid w:val="00AD2843"/>
    <w:rsid w:val="00AD2C61"/>
    <w:rsid w:val="00AD3D27"/>
    <w:rsid w:val="00AD6813"/>
    <w:rsid w:val="00AE2994"/>
    <w:rsid w:val="00AE4698"/>
    <w:rsid w:val="00AE6A8A"/>
    <w:rsid w:val="00AE747E"/>
    <w:rsid w:val="00AF0E94"/>
    <w:rsid w:val="00AF2DC3"/>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4F05"/>
    <w:rsid w:val="00B558EC"/>
    <w:rsid w:val="00B61DD0"/>
    <w:rsid w:val="00B66ACA"/>
    <w:rsid w:val="00B70063"/>
    <w:rsid w:val="00B70CE4"/>
    <w:rsid w:val="00B72E8D"/>
    <w:rsid w:val="00B75B02"/>
    <w:rsid w:val="00B76BA1"/>
    <w:rsid w:val="00B8074C"/>
    <w:rsid w:val="00B815C3"/>
    <w:rsid w:val="00B82B9B"/>
    <w:rsid w:val="00B87D9F"/>
    <w:rsid w:val="00B91467"/>
    <w:rsid w:val="00B91F8D"/>
    <w:rsid w:val="00B939C9"/>
    <w:rsid w:val="00B96FCD"/>
    <w:rsid w:val="00B971BC"/>
    <w:rsid w:val="00B9794A"/>
    <w:rsid w:val="00BA37CE"/>
    <w:rsid w:val="00BB286C"/>
    <w:rsid w:val="00BB394E"/>
    <w:rsid w:val="00BB3EEE"/>
    <w:rsid w:val="00BC1EEF"/>
    <w:rsid w:val="00BC417A"/>
    <w:rsid w:val="00BC425C"/>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4CB"/>
    <w:rsid w:val="00BF1664"/>
    <w:rsid w:val="00BF2E6B"/>
    <w:rsid w:val="00BF53BD"/>
    <w:rsid w:val="00C00B0D"/>
    <w:rsid w:val="00C01B34"/>
    <w:rsid w:val="00C01C47"/>
    <w:rsid w:val="00C02312"/>
    <w:rsid w:val="00C0627A"/>
    <w:rsid w:val="00C10C7B"/>
    <w:rsid w:val="00C11242"/>
    <w:rsid w:val="00C12E2E"/>
    <w:rsid w:val="00C13DDC"/>
    <w:rsid w:val="00C2218D"/>
    <w:rsid w:val="00C34D1C"/>
    <w:rsid w:val="00C34D68"/>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86C"/>
    <w:rsid w:val="00C90D23"/>
    <w:rsid w:val="00C914DA"/>
    <w:rsid w:val="00C91D07"/>
    <w:rsid w:val="00C92A10"/>
    <w:rsid w:val="00C93228"/>
    <w:rsid w:val="00C94792"/>
    <w:rsid w:val="00C958BA"/>
    <w:rsid w:val="00CA0947"/>
    <w:rsid w:val="00CA101E"/>
    <w:rsid w:val="00CA1117"/>
    <w:rsid w:val="00CA2263"/>
    <w:rsid w:val="00CA38D9"/>
    <w:rsid w:val="00CA3BEC"/>
    <w:rsid w:val="00CA3CB9"/>
    <w:rsid w:val="00CA6551"/>
    <w:rsid w:val="00CA6BD4"/>
    <w:rsid w:val="00CB05D1"/>
    <w:rsid w:val="00CB0CCE"/>
    <w:rsid w:val="00CB28F6"/>
    <w:rsid w:val="00CB3BC5"/>
    <w:rsid w:val="00CB40AD"/>
    <w:rsid w:val="00CB5325"/>
    <w:rsid w:val="00CB5DDC"/>
    <w:rsid w:val="00CB62B1"/>
    <w:rsid w:val="00CB71D8"/>
    <w:rsid w:val="00CB7BCC"/>
    <w:rsid w:val="00CB7FF2"/>
    <w:rsid w:val="00CC371D"/>
    <w:rsid w:val="00CC3E1B"/>
    <w:rsid w:val="00CC42D7"/>
    <w:rsid w:val="00CC6492"/>
    <w:rsid w:val="00CC6D37"/>
    <w:rsid w:val="00CC6E80"/>
    <w:rsid w:val="00CD46E0"/>
    <w:rsid w:val="00CE15D4"/>
    <w:rsid w:val="00CE17FE"/>
    <w:rsid w:val="00CE4730"/>
    <w:rsid w:val="00CE51EC"/>
    <w:rsid w:val="00CE578D"/>
    <w:rsid w:val="00CF087A"/>
    <w:rsid w:val="00CF0E31"/>
    <w:rsid w:val="00CF4074"/>
    <w:rsid w:val="00CF51A1"/>
    <w:rsid w:val="00CF7DF6"/>
    <w:rsid w:val="00D00480"/>
    <w:rsid w:val="00D006AD"/>
    <w:rsid w:val="00D047AE"/>
    <w:rsid w:val="00D0494C"/>
    <w:rsid w:val="00D051F5"/>
    <w:rsid w:val="00D0669E"/>
    <w:rsid w:val="00D06C62"/>
    <w:rsid w:val="00D11F87"/>
    <w:rsid w:val="00D14C80"/>
    <w:rsid w:val="00D14E22"/>
    <w:rsid w:val="00D164AD"/>
    <w:rsid w:val="00D16F9D"/>
    <w:rsid w:val="00D20C8E"/>
    <w:rsid w:val="00D22659"/>
    <w:rsid w:val="00D23D37"/>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3F9D"/>
    <w:rsid w:val="00D541E9"/>
    <w:rsid w:val="00D563F6"/>
    <w:rsid w:val="00D57566"/>
    <w:rsid w:val="00D60FFD"/>
    <w:rsid w:val="00D6130B"/>
    <w:rsid w:val="00D6244B"/>
    <w:rsid w:val="00D64E8C"/>
    <w:rsid w:val="00D6548C"/>
    <w:rsid w:val="00D70584"/>
    <w:rsid w:val="00D7288A"/>
    <w:rsid w:val="00D7361A"/>
    <w:rsid w:val="00D76E94"/>
    <w:rsid w:val="00D80C8E"/>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E00312"/>
    <w:rsid w:val="00E015B6"/>
    <w:rsid w:val="00E01889"/>
    <w:rsid w:val="00E01BBD"/>
    <w:rsid w:val="00E03A38"/>
    <w:rsid w:val="00E056DA"/>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E1588"/>
    <w:rsid w:val="00EE1987"/>
    <w:rsid w:val="00EE5CE7"/>
    <w:rsid w:val="00EE6FFE"/>
    <w:rsid w:val="00EF1763"/>
    <w:rsid w:val="00EF264E"/>
    <w:rsid w:val="00EF4055"/>
    <w:rsid w:val="00EF51F5"/>
    <w:rsid w:val="00EF5895"/>
    <w:rsid w:val="00EF6519"/>
    <w:rsid w:val="00EF782A"/>
    <w:rsid w:val="00EF7BD4"/>
    <w:rsid w:val="00EF7F11"/>
    <w:rsid w:val="00F04B43"/>
    <w:rsid w:val="00F05226"/>
    <w:rsid w:val="00F1373A"/>
    <w:rsid w:val="00F13DFB"/>
    <w:rsid w:val="00F15A63"/>
    <w:rsid w:val="00F17140"/>
    <w:rsid w:val="00F17970"/>
    <w:rsid w:val="00F17C1C"/>
    <w:rsid w:val="00F201B6"/>
    <w:rsid w:val="00F205A7"/>
    <w:rsid w:val="00F212E3"/>
    <w:rsid w:val="00F27267"/>
    <w:rsid w:val="00F30333"/>
    <w:rsid w:val="00F34B20"/>
    <w:rsid w:val="00F3577A"/>
    <w:rsid w:val="00F40DB0"/>
    <w:rsid w:val="00F42539"/>
    <w:rsid w:val="00F42700"/>
    <w:rsid w:val="00F42933"/>
    <w:rsid w:val="00F4479C"/>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7D17"/>
    <w:rsid w:val="00FB753A"/>
    <w:rsid w:val="00FC0305"/>
    <w:rsid w:val="00FC1919"/>
    <w:rsid w:val="00FC2515"/>
    <w:rsid w:val="00FC39DB"/>
    <w:rsid w:val="00FC47EA"/>
    <w:rsid w:val="00FC6957"/>
    <w:rsid w:val="00FC6B7F"/>
    <w:rsid w:val="00FC7FA6"/>
    <w:rsid w:val="00FD18D5"/>
    <w:rsid w:val="00FD29E5"/>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6/09/relationships/commentsIds" Target="commentsIds.xml"/><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commentsExtended" Target="commentsExtended.xm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B0A9E"/>
    <w:rsid w:val="000B0B80"/>
    <w:rsid w:val="001431C6"/>
    <w:rsid w:val="0033769D"/>
    <w:rsid w:val="00351D8E"/>
    <w:rsid w:val="00387396"/>
    <w:rsid w:val="00462202"/>
    <w:rsid w:val="00491839"/>
    <w:rsid w:val="004C38AB"/>
    <w:rsid w:val="00546ECD"/>
    <w:rsid w:val="00564C3F"/>
    <w:rsid w:val="00625659"/>
    <w:rsid w:val="00832BCB"/>
    <w:rsid w:val="00884ADB"/>
    <w:rsid w:val="00965C7B"/>
    <w:rsid w:val="00B063F0"/>
    <w:rsid w:val="00C15EE6"/>
    <w:rsid w:val="00CE00B6"/>
    <w:rsid w:val="00D0747A"/>
    <w:rsid w:val="00D47CB7"/>
    <w:rsid w:val="00D56FDC"/>
    <w:rsid w:val="00E63B40"/>
    <w:rsid w:val="00E81239"/>
    <w:rsid w:val="00F153F9"/>
    <w:rsid w:val="00F72E02"/>
    <w:rsid w:val="00F9173A"/>
    <w:rsid w:val="00FA3DDF"/>
    <w:rsid w:val="00FC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DAE102-DA3F-47B4-83F0-0ADDB0AAD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48</Pages>
  <Words>4692</Words>
  <Characters>26750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273</cp:revision>
  <cp:lastPrinted>2020-05-20T07:03:00Z</cp:lastPrinted>
  <dcterms:created xsi:type="dcterms:W3CDTF">2020-05-07T06:13:00Z</dcterms:created>
  <dcterms:modified xsi:type="dcterms:W3CDTF">2020-05-31T15:44:00Z</dcterms:modified>
</cp:coreProperties>
</file>