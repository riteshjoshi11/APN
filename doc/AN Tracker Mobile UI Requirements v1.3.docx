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C6EF" w14:textId="3DA3994E"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lastRenderedPageBreak/>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lastRenderedPageBreak/>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lastRenderedPageBreak/>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1FE4FC48" w:rsidR="00365171" w:rsidRDefault="00365171"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Default="00365171" w:rsidP="009836D5">
            <w:pPr>
              <w:rPr>
                <w:lang w:val="en-IN"/>
              </w:rPr>
            </w:pPr>
            <w:r>
              <w:rPr>
                <w:lang w:val="en-IN"/>
              </w:rPr>
              <w:t xml:space="preserve">City/Village </w:t>
            </w:r>
          </w:p>
          <w:p w14:paraId="470BBE87" w14:textId="77777777" w:rsidR="00F73689" w:rsidRDefault="00F73689" w:rsidP="009836D5">
            <w:pPr>
              <w:rPr>
                <w:lang w:val="en-IN"/>
              </w:rPr>
            </w:pPr>
          </w:p>
          <w:p w14:paraId="02742E98" w14:textId="76B24223" w:rsidR="00F73689" w:rsidRDefault="00F73689" w:rsidP="009836D5">
            <w:pPr>
              <w:rPr>
                <w:lang w:val="en-IN"/>
              </w:rPr>
            </w:pPr>
            <w:r>
              <w:rPr>
                <w:lang w:val="en-IN"/>
              </w:rPr>
              <w:t>Type 2 character – auto search</w:t>
            </w:r>
          </w:p>
        </w:tc>
        <w:tc>
          <w:tcPr>
            <w:tcW w:w="3005" w:type="dxa"/>
          </w:tcPr>
          <w:p w14:paraId="3E2C3FAE" w14:textId="0A342248" w:rsidR="00365171" w:rsidRDefault="005D0D21" w:rsidP="009836D5">
            <w:pPr>
              <w:rPr>
                <w:lang w:val="en-IN"/>
              </w:rPr>
            </w:pPr>
            <w:r>
              <w:rPr>
                <w:lang w:val="en-IN"/>
              </w:rPr>
              <w:t>Search City/Village from the list</w:t>
            </w:r>
          </w:p>
        </w:tc>
        <w:tc>
          <w:tcPr>
            <w:tcW w:w="3006" w:type="dxa"/>
          </w:tcPr>
          <w:p w14:paraId="4293D479" w14:textId="77777777" w:rsidR="00365171" w:rsidRDefault="00365171" w:rsidP="009836D5">
            <w:pPr>
              <w:rPr>
                <w:lang w:val="en-IN"/>
              </w:rPr>
            </w:pPr>
          </w:p>
        </w:tc>
      </w:tr>
      <w:tr w:rsidR="00A11816" w14:paraId="0AF100E3" w14:textId="77777777" w:rsidTr="009836D5">
        <w:tc>
          <w:tcPr>
            <w:tcW w:w="3005" w:type="dxa"/>
          </w:tcPr>
          <w:p w14:paraId="77BEDF57" w14:textId="7875F872" w:rsidR="00A11816" w:rsidRDefault="00A11816" w:rsidP="009836D5">
            <w:pPr>
              <w:rPr>
                <w:lang w:val="en-IN"/>
              </w:rPr>
            </w:pPr>
            <w:r>
              <w:rPr>
                <w:lang w:val="en-IN"/>
              </w:rPr>
              <w:t>Save</w:t>
            </w:r>
          </w:p>
        </w:tc>
        <w:tc>
          <w:tcPr>
            <w:tcW w:w="3005" w:type="dxa"/>
          </w:tcPr>
          <w:p w14:paraId="708AFEA5" w14:textId="233AD280" w:rsidR="00A11816" w:rsidRDefault="00A11816" w:rsidP="009836D5">
            <w:pPr>
              <w:rPr>
                <w:lang w:val="en-IN"/>
              </w:rPr>
            </w:pPr>
            <w:r>
              <w:rPr>
                <w:lang w:val="en-IN"/>
              </w:rPr>
              <w:t>Create Customer</w:t>
            </w:r>
          </w:p>
        </w:tc>
        <w:tc>
          <w:tcPr>
            <w:tcW w:w="3006" w:type="dxa"/>
          </w:tcPr>
          <w:p w14:paraId="1F57EB77" w14:textId="77777777" w:rsidR="00A11816" w:rsidRDefault="00A11816" w:rsidP="009836D5">
            <w:pPr>
              <w:rPr>
                <w:lang w:val="en-IN"/>
              </w:rPr>
            </w:pPr>
          </w:p>
        </w:tc>
      </w:tr>
      <w:tr w:rsidR="00660CDA" w14:paraId="1F0C8DA3" w14:textId="77777777" w:rsidTr="009836D5">
        <w:tc>
          <w:tcPr>
            <w:tcW w:w="3005" w:type="dxa"/>
          </w:tcPr>
          <w:p w14:paraId="18419252" w14:textId="78360A63" w:rsidR="00660CDA" w:rsidRDefault="00660CDA" w:rsidP="009836D5">
            <w:pPr>
              <w:rPr>
                <w:lang w:val="en-IN"/>
              </w:rPr>
            </w:pPr>
            <w:r>
              <w:rPr>
                <w:lang w:val="en-IN"/>
              </w:rPr>
              <w:t>Add City</w:t>
            </w:r>
          </w:p>
        </w:tc>
        <w:tc>
          <w:tcPr>
            <w:tcW w:w="3005" w:type="dxa"/>
          </w:tcPr>
          <w:p w14:paraId="26971B92" w14:textId="59CBD899" w:rsidR="00660CDA" w:rsidRDefault="009E1439" w:rsidP="009836D5">
            <w:pPr>
              <w:rPr>
                <w:lang w:val="en-IN"/>
              </w:rPr>
            </w:pPr>
            <w:r>
              <w:rPr>
                <w:lang w:val="en-IN"/>
              </w:rPr>
              <w:t>Open popup to add city</w:t>
            </w:r>
          </w:p>
        </w:tc>
        <w:tc>
          <w:tcPr>
            <w:tcW w:w="3006" w:type="dxa"/>
          </w:tcPr>
          <w:p w14:paraId="0E098A55" w14:textId="77777777" w:rsidR="00660CDA" w:rsidRDefault="00660CDA" w:rsidP="009836D5">
            <w:pPr>
              <w:rPr>
                <w:lang w:val="en-IN"/>
              </w:rPr>
            </w:pP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lastRenderedPageBreak/>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lastRenderedPageBreak/>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F4E36" w14:paraId="19CEDC16" w14:textId="77777777" w:rsidTr="00110D99">
        <w:tc>
          <w:tcPr>
            <w:tcW w:w="3005" w:type="dxa"/>
          </w:tcPr>
          <w:p w14:paraId="7BC4287A" w14:textId="77777777" w:rsidR="005F4E36" w:rsidRPr="00021D7B" w:rsidRDefault="005F4E36" w:rsidP="00110D99">
            <w:pPr>
              <w:rPr>
                <w:b/>
                <w:bCs/>
                <w:lang w:val="en-IN"/>
              </w:rPr>
            </w:pPr>
            <w:r w:rsidRPr="00021D7B">
              <w:rPr>
                <w:b/>
                <w:bCs/>
                <w:lang w:val="en-IN"/>
              </w:rPr>
              <w:t>On Action</w:t>
            </w:r>
          </w:p>
        </w:tc>
        <w:tc>
          <w:tcPr>
            <w:tcW w:w="3005" w:type="dxa"/>
          </w:tcPr>
          <w:p w14:paraId="2F51D5EB" w14:textId="77777777" w:rsidR="005F4E36" w:rsidRPr="00021D7B" w:rsidRDefault="005F4E36" w:rsidP="00110D99">
            <w:pPr>
              <w:rPr>
                <w:b/>
                <w:bCs/>
                <w:lang w:val="en-IN"/>
              </w:rPr>
            </w:pPr>
            <w:r w:rsidRPr="00021D7B">
              <w:rPr>
                <w:b/>
                <w:bCs/>
                <w:lang w:val="en-IN"/>
              </w:rPr>
              <w:t>What to do</w:t>
            </w:r>
          </w:p>
        </w:tc>
        <w:tc>
          <w:tcPr>
            <w:tcW w:w="3006" w:type="dxa"/>
          </w:tcPr>
          <w:p w14:paraId="71886D1D" w14:textId="77777777" w:rsidR="005F4E36" w:rsidRPr="00021D7B" w:rsidRDefault="005F4E36" w:rsidP="00110D99">
            <w:pPr>
              <w:rPr>
                <w:b/>
                <w:bCs/>
                <w:lang w:val="en-IN"/>
              </w:rPr>
            </w:pPr>
            <w:r w:rsidRPr="00021D7B">
              <w:rPr>
                <w:b/>
                <w:bCs/>
                <w:lang w:val="en-IN"/>
              </w:rPr>
              <w:t>API to use</w:t>
            </w:r>
          </w:p>
        </w:tc>
      </w:tr>
      <w:tr w:rsidR="005F4E36" w14:paraId="154936C5" w14:textId="77777777" w:rsidTr="00110D99">
        <w:tc>
          <w:tcPr>
            <w:tcW w:w="3005" w:type="dxa"/>
          </w:tcPr>
          <w:p w14:paraId="4240E579" w14:textId="7A077303" w:rsidR="005F4E36" w:rsidRDefault="00FD29E5" w:rsidP="00110D99">
            <w:pPr>
              <w:rPr>
                <w:lang w:val="en-IN"/>
              </w:rPr>
            </w:pPr>
            <w:r>
              <w:rPr>
                <w:lang w:val="en-IN"/>
              </w:rPr>
              <w:t>Auto Search (FirmName, Name, City)</w:t>
            </w:r>
          </w:p>
        </w:tc>
        <w:tc>
          <w:tcPr>
            <w:tcW w:w="3005" w:type="dxa"/>
          </w:tcPr>
          <w:p w14:paraId="4EB033D7" w14:textId="549EDAAB" w:rsidR="005F4E36" w:rsidRDefault="00FD29E5" w:rsidP="00110D99">
            <w:pPr>
              <w:rPr>
                <w:lang w:val="en-IN"/>
              </w:rPr>
            </w:pPr>
            <w:r>
              <w:rPr>
                <w:lang w:val="en-IN"/>
              </w:rPr>
              <w:t>Auto type the available things</w:t>
            </w:r>
          </w:p>
        </w:tc>
        <w:tc>
          <w:tcPr>
            <w:tcW w:w="3006" w:type="dxa"/>
          </w:tcPr>
          <w:p w14:paraId="58C193A0" w14:textId="77777777" w:rsidR="005F4E36" w:rsidRDefault="005F4E36" w:rsidP="00110D99">
            <w:pPr>
              <w:rPr>
                <w:lang w:val="en-IN"/>
              </w:rPr>
            </w:pPr>
          </w:p>
        </w:tc>
      </w:tr>
      <w:tr w:rsidR="005F4E36" w14:paraId="0707B6B1" w14:textId="77777777" w:rsidTr="00110D99">
        <w:tc>
          <w:tcPr>
            <w:tcW w:w="3005" w:type="dxa"/>
          </w:tcPr>
          <w:p w14:paraId="34C6EEA5" w14:textId="08AFBC4F" w:rsidR="005F4E36" w:rsidRDefault="00FD29E5" w:rsidP="00110D99">
            <w:pPr>
              <w:rPr>
                <w:lang w:val="en-IN"/>
              </w:rPr>
            </w:pPr>
            <w:r>
              <w:rPr>
                <w:lang w:val="en-IN"/>
              </w:rPr>
              <w:t>Search</w:t>
            </w:r>
          </w:p>
        </w:tc>
        <w:tc>
          <w:tcPr>
            <w:tcW w:w="3005" w:type="dxa"/>
          </w:tcPr>
          <w:p w14:paraId="4EBE09EE" w14:textId="528CB9EA" w:rsidR="005F4E36" w:rsidRDefault="00FD29E5" w:rsidP="00110D99">
            <w:pPr>
              <w:rPr>
                <w:lang w:val="en-IN"/>
              </w:rPr>
            </w:pPr>
            <w:r>
              <w:rPr>
                <w:lang w:val="en-IN"/>
              </w:rPr>
              <w:t>Do a customer/vendor search</w:t>
            </w:r>
          </w:p>
        </w:tc>
        <w:tc>
          <w:tcPr>
            <w:tcW w:w="3006" w:type="dxa"/>
          </w:tcPr>
          <w:p w14:paraId="6B8FCF11" w14:textId="77777777" w:rsidR="005F4E36" w:rsidRDefault="005F4E36" w:rsidP="00110D99">
            <w:pPr>
              <w:rPr>
                <w:lang w:val="en-IN"/>
              </w:rPr>
            </w:pPr>
          </w:p>
        </w:tc>
      </w:tr>
      <w:tr w:rsidR="005F4E36" w14:paraId="32B24D4A" w14:textId="77777777" w:rsidTr="00110D99">
        <w:tc>
          <w:tcPr>
            <w:tcW w:w="3005" w:type="dxa"/>
          </w:tcPr>
          <w:p w14:paraId="4DF84CFC" w14:textId="6EEA0EFC" w:rsidR="005F4E36" w:rsidRDefault="00FD29E5" w:rsidP="00110D99">
            <w:pPr>
              <w:rPr>
                <w:lang w:val="en-IN"/>
              </w:rPr>
            </w:pPr>
            <w:r>
              <w:rPr>
                <w:lang w:val="en-IN"/>
              </w:rPr>
              <w:t>Mobile Number Update</w:t>
            </w:r>
          </w:p>
        </w:tc>
        <w:tc>
          <w:tcPr>
            <w:tcW w:w="3005" w:type="dxa"/>
          </w:tcPr>
          <w:p w14:paraId="49AE5196" w14:textId="745481E7" w:rsidR="005F4E36" w:rsidRDefault="00FD29E5" w:rsidP="00110D99">
            <w:pPr>
              <w:rPr>
                <w:lang w:val="en-IN"/>
              </w:rPr>
            </w:pPr>
            <w:r>
              <w:rPr>
                <w:lang w:val="en-IN"/>
              </w:rPr>
              <w:t>Do mobile number update</w:t>
            </w:r>
          </w:p>
        </w:tc>
        <w:tc>
          <w:tcPr>
            <w:tcW w:w="3006" w:type="dxa"/>
          </w:tcPr>
          <w:p w14:paraId="3F7CD2DD" w14:textId="77777777" w:rsidR="005F4E36" w:rsidRDefault="005F4E36" w:rsidP="00110D99">
            <w:pPr>
              <w:rPr>
                <w:lang w:val="en-IN"/>
              </w:rPr>
            </w:pPr>
          </w:p>
        </w:tc>
      </w:tr>
      <w:tr w:rsidR="00FD29E5" w14:paraId="1306BA65" w14:textId="77777777" w:rsidTr="00110D99">
        <w:tc>
          <w:tcPr>
            <w:tcW w:w="3005" w:type="dxa"/>
          </w:tcPr>
          <w:p w14:paraId="10E85454" w14:textId="0CE07A3C" w:rsidR="00FD29E5" w:rsidRDefault="00FD29E5" w:rsidP="00110D99">
            <w:pPr>
              <w:rPr>
                <w:lang w:val="en-IN"/>
              </w:rPr>
            </w:pPr>
            <w:r>
              <w:rPr>
                <w:lang w:val="en-IN"/>
              </w:rPr>
              <w:t>Send Payment Reminder?</w:t>
            </w:r>
          </w:p>
        </w:tc>
        <w:tc>
          <w:tcPr>
            <w:tcW w:w="3005" w:type="dxa"/>
          </w:tcPr>
          <w:p w14:paraId="3BF7C3A7" w14:textId="0B9BA248" w:rsidR="00FD29E5" w:rsidRDefault="00FD29E5" w:rsidP="00110D99">
            <w:pPr>
              <w:rPr>
                <w:lang w:val="en-IN"/>
              </w:rPr>
            </w:pPr>
            <w:r>
              <w:rPr>
                <w:lang w:val="en-IN"/>
              </w:rPr>
              <w:t>On/Off</w:t>
            </w:r>
          </w:p>
        </w:tc>
        <w:tc>
          <w:tcPr>
            <w:tcW w:w="3006" w:type="dxa"/>
          </w:tcPr>
          <w:p w14:paraId="2B19ACCB" w14:textId="77777777" w:rsidR="00FD29E5" w:rsidRDefault="00FD29E5" w:rsidP="00110D99">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Default="00395867" w:rsidP="009836D5">
            <w:pPr>
              <w:rPr>
                <w:lang w:val="en-IN"/>
              </w:rPr>
            </w:pPr>
            <w:r>
              <w:rPr>
                <w:lang w:val="en-IN"/>
              </w:rPr>
              <w:t>Customer</w:t>
            </w:r>
          </w:p>
          <w:p w14:paraId="1CE15868" w14:textId="77777777" w:rsidR="00395867" w:rsidRDefault="00395867" w:rsidP="009836D5">
            <w:pPr>
              <w:rPr>
                <w:lang w:val="en-IN"/>
              </w:rPr>
            </w:pPr>
          </w:p>
          <w:p w14:paraId="2E1F79EB" w14:textId="0A3A0573" w:rsidR="00395867" w:rsidRDefault="00395867" w:rsidP="009836D5">
            <w:pPr>
              <w:rPr>
                <w:lang w:val="en-IN"/>
              </w:rPr>
            </w:pPr>
            <w:r>
              <w:rPr>
                <w:lang w:val="en-IN"/>
              </w:rPr>
              <w:t>Type 2 character – auto search</w:t>
            </w:r>
          </w:p>
        </w:tc>
        <w:tc>
          <w:tcPr>
            <w:tcW w:w="3005" w:type="dxa"/>
          </w:tcPr>
          <w:p w14:paraId="089500D2" w14:textId="77777777" w:rsidR="00CD46E0" w:rsidRDefault="00CD46E0" w:rsidP="009836D5">
            <w:pPr>
              <w:rPr>
                <w:lang w:val="en-IN"/>
              </w:rPr>
            </w:pPr>
            <w:r>
              <w:rPr>
                <w:lang w:val="en-IN"/>
              </w:rPr>
              <w:t>Search City/Village from the list</w:t>
            </w:r>
          </w:p>
        </w:tc>
        <w:tc>
          <w:tcPr>
            <w:tcW w:w="3006" w:type="dxa"/>
          </w:tcPr>
          <w:p w14:paraId="574D2099" w14:textId="77777777" w:rsidR="00CD46E0" w:rsidRDefault="00CD46E0" w:rsidP="009836D5">
            <w:pPr>
              <w:rPr>
                <w:lang w:val="en-IN"/>
              </w:rPr>
            </w:pPr>
          </w:p>
        </w:tc>
      </w:tr>
      <w:tr w:rsidR="00CD46E0" w14:paraId="3BA47866" w14:textId="77777777" w:rsidTr="009836D5">
        <w:tc>
          <w:tcPr>
            <w:tcW w:w="3005" w:type="dxa"/>
          </w:tcPr>
          <w:p w14:paraId="26FBFC0F" w14:textId="77777777" w:rsidR="00CD46E0" w:rsidRDefault="00CD46E0" w:rsidP="009836D5">
            <w:pPr>
              <w:rPr>
                <w:lang w:val="en-IN"/>
              </w:rPr>
            </w:pPr>
            <w:r>
              <w:rPr>
                <w:lang w:val="en-IN"/>
              </w:rPr>
              <w:t>Save</w:t>
            </w:r>
          </w:p>
        </w:tc>
        <w:tc>
          <w:tcPr>
            <w:tcW w:w="3005" w:type="dxa"/>
          </w:tcPr>
          <w:p w14:paraId="2C018838" w14:textId="09468EF4" w:rsidR="00CD46E0" w:rsidRDefault="00CD46E0" w:rsidP="009836D5">
            <w:pPr>
              <w:rPr>
                <w:lang w:val="en-IN"/>
              </w:rPr>
            </w:pPr>
            <w:r>
              <w:rPr>
                <w:lang w:val="en-IN"/>
              </w:rPr>
              <w:t xml:space="preserve">Create </w:t>
            </w:r>
            <w:r w:rsidR="001E527B">
              <w:rPr>
                <w:lang w:val="en-IN"/>
              </w:rPr>
              <w:t>Delivery</w:t>
            </w:r>
          </w:p>
        </w:tc>
        <w:tc>
          <w:tcPr>
            <w:tcW w:w="3006" w:type="dxa"/>
          </w:tcPr>
          <w:p w14:paraId="51D38BBB" w14:textId="77777777" w:rsidR="00CD46E0" w:rsidRDefault="00CD46E0" w:rsidP="009836D5">
            <w:pPr>
              <w:rPr>
                <w:lang w:val="en-IN"/>
              </w:rPr>
            </w:pP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lastRenderedPageBreak/>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110D99">
        <w:tc>
          <w:tcPr>
            <w:tcW w:w="3005" w:type="dxa"/>
          </w:tcPr>
          <w:p w14:paraId="2B1ECECE" w14:textId="77777777" w:rsidR="006242DE" w:rsidRPr="00021D7B" w:rsidRDefault="006242DE" w:rsidP="00110D99">
            <w:pPr>
              <w:rPr>
                <w:b/>
                <w:bCs/>
                <w:lang w:val="en-IN"/>
              </w:rPr>
            </w:pPr>
            <w:r w:rsidRPr="00021D7B">
              <w:rPr>
                <w:b/>
                <w:bCs/>
                <w:lang w:val="en-IN"/>
              </w:rPr>
              <w:t>On Action</w:t>
            </w:r>
          </w:p>
        </w:tc>
        <w:tc>
          <w:tcPr>
            <w:tcW w:w="3005" w:type="dxa"/>
          </w:tcPr>
          <w:p w14:paraId="57F08B27" w14:textId="77777777" w:rsidR="006242DE" w:rsidRPr="00021D7B" w:rsidRDefault="006242DE" w:rsidP="00110D99">
            <w:pPr>
              <w:rPr>
                <w:b/>
                <w:bCs/>
                <w:lang w:val="en-IN"/>
              </w:rPr>
            </w:pPr>
            <w:r w:rsidRPr="00021D7B">
              <w:rPr>
                <w:b/>
                <w:bCs/>
                <w:lang w:val="en-IN"/>
              </w:rPr>
              <w:t>What to do</w:t>
            </w:r>
          </w:p>
        </w:tc>
        <w:tc>
          <w:tcPr>
            <w:tcW w:w="3006" w:type="dxa"/>
          </w:tcPr>
          <w:p w14:paraId="42173A99" w14:textId="77777777" w:rsidR="006242DE" w:rsidRPr="00021D7B" w:rsidRDefault="006242DE" w:rsidP="00110D99">
            <w:pPr>
              <w:rPr>
                <w:b/>
                <w:bCs/>
                <w:lang w:val="en-IN"/>
              </w:rPr>
            </w:pPr>
            <w:r w:rsidRPr="00021D7B">
              <w:rPr>
                <w:b/>
                <w:bCs/>
                <w:lang w:val="en-IN"/>
              </w:rPr>
              <w:t>API to use</w:t>
            </w:r>
          </w:p>
        </w:tc>
      </w:tr>
      <w:tr w:rsidR="006242DE" w14:paraId="48CD46BA" w14:textId="77777777" w:rsidTr="00110D99">
        <w:tc>
          <w:tcPr>
            <w:tcW w:w="3005" w:type="dxa"/>
          </w:tcPr>
          <w:p w14:paraId="61B8DA97" w14:textId="19AEBB6B" w:rsidR="006242DE" w:rsidRDefault="006242DE" w:rsidP="00110D99">
            <w:pPr>
              <w:rPr>
                <w:lang w:val="en-IN"/>
              </w:rPr>
            </w:pPr>
            <w:r>
              <w:rPr>
                <w:lang w:val="en-IN"/>
              </w:rPr>
              <w:t>City, Firm Name, Name</w:t>
            </w:r>
          </w:p>
          <w:p w14:paraId="0BA6CE91" w14:textId="77777777" w:rsidR="006242DE" w:rsidRDefault="006242DE" w:rsidP="00110D99">
            <w:pPr>
              <w:rPr>
                <w:lang w:val="en-IN"/>
              </w:rPr>
            </w:pPr>
            <w:r>
              <w:rPr>
                <w:lang w:val="en-IN"/>
              </w:rPr>
              <w:t>Type 2 character – auto search</w:t>
            </w:r>
          </w:p>
        </w:tc>
        <w:tc>
          <w:tcPr>
            <w:tcW w:w="3005" w:type="dxa"/>
          </w:tcPr>
          <w:p w14:paraId="194F3FE2" w14:textId="7F7E2CDB" w:rsidR="006242DE" w:rsidRDefault="006242DE" w:rsidP="00110D99">
            <w:pPr>
              <w:rPr>
                <w:lang w:val="en-IN"/>
              </w:rPr>
            </w:pPr>
          </w:p>
        </w:tc>
        <w:tc>
          <w:tcPr>
            <w:tcW w:w="3006" w:type="dxa"/>
          </w:tcPr>
          <w:p w14:paraId="10528537" w14:textId="77777777" w:rsidR="006242DE" w:rsidRDefault="006242DE" w:rsidP="00110D99">
            <w:pPr>
              <w:rPr>
                <w:lang w:val="en-IN"/>
              </w:rPr>
            </w:pPr>
          </w:p>
        </w:tc>
      </w:tr>
      <w:tr w:rsidR="006242DE" w14:paraId="20949754" w14:textId="77777777" w:rsidTr="00110D99">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110D99">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77777777" w:rsidR="006242DE" w:rsidRDefault="006242DE" w:rsidP="00110D99">
            <w:pPr>
              <w:rPr>
                <w:lang w:val="en-IN"/>
              </w:rPr>
            </w:pP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77777777" w:rsidR="00534F75" w:rsidRDefault="00534F75" w:rsidP="009836D5">
            <w:pPr>
              <w:rPr>
                <w:lang w:val="en-IN"/>
              </w:rPr>
            </w:pPr>
            <w:r>
              <w:rPr>
                <w:lang w:val="en-IN"/>
              </w:rPr>
              <w:t>Type 2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6D4DBBF6" w14:textId="77777777" w:rsidR="00534F75" w:rsidRDefault="00534F75" w:rsidP="009836D5">
            <w:pPr>
              <w:rPr>
                <w:lang w:val="en-IN"/>
              </w:rPr>
            </w:pPr>
          </w:p>
        </w:tc>
      </w:tr>
      <w:tr w:rsidR="00534F75" w14:paraId="5155B208" w14:textId="77777777" w:rsidTr="009836D5">
        <w:tc>
          <w:tcPr>
            <w:tcW w:w="3005" w:type="dxa"/>
          </w:tcPr>
          <w:p w14:paraId="188A4F5A" w14:textId="77777777" w:rsidR="00534F75" w:rsidRDefault="00534F75" w:rsidP="009836D5">
            <w:pPr>
              <w:rPr>
                <w:lang w:val="en-IN"/>
              </w:rPr>
            </w:pPr>
            <w:r>
              <w:rPr>
                <w:lang w:val="en-IN"/>
              </w:rPr>
              <w:t>Save</w:t>
            </w:r>
          </w:p>
        </w:tc>
        <w:tc>
          <w:tcPr>
            <w:tcW w:w="3005" w:type="dxa"/>
          </w:tcPr>
          <w:p w14:paraId="0D12EA4B" w14:textId="39692CE1" w:rsidR="00534F75" w:rsidRDefault="00534F75" w:rsidP="009836D5">
            <w:pPr>
              <w:rPr>
                <w:lang w:val="en-IN"/>
              </w:rPr>
            </w:pPr>
            <w:r>
              <w:rPr>
                <w:lang w:val="en-IN"/>
              </w:rPr>
              <w:t xml:space="preserve">Create </w:t>
            </w:r>
            <w:r w:rsidR="002F39B3">
              <w:rPr>
                <w:lang w:val="en-IN"/>
              </w:rPr>
              <w:t>Purchase Entry</w:t>
            </w:r>
          </w:p>
        </w:tc>
        <w:tc>
          <w:tcPr>
            <w:tcW w:w="3006" w:type="dxa"/>
          </w:tcPr>
          <w:p w14:paraId="29B2F45F" w14:textId="77777777" w:rsidR="00534F75" w:rsidRDefault="00534F75" w:rsidP="009836D5">
            <w:pPr>
              <w:rPr>
                <w:lang w:val="en-IN"/>
              </w:rPr>
            </w:pP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730822FE" w14:textId="11F1C1DC" w:rsidR="00CE17FE" w:rsidRDefault="00CE17FE" w:rsidP="009836D5">
            <w:pPr>
              <w:rPr>
                <w:lang w:val="en-IN"/>
              </w:rPr>
            </w:pPr>
            <w:r>
              <w:rPr>
                <w:lang w:val="en-IN"/>
              </w:rPr>
              <w:t>Atleast 3 characters</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Default="00CE51EC" w:rsidP="009836D5">
            <w:pPr>
              <w:rPr>
                <w:lang w:val="en-IN"/>
              </w:rPr>
            </w:pPr>
            <w:r>
              <w:rPr>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77777777" w:rsidR="0011040F" w:rsidRDefault="0011040F" w:rsidP="009836D5">
            <w:pPr>
              <w:rPr>
                <w:lang w:val="en-IN"/>
              </w:rPr>
            </w:pPr>
          </w:p>
        </w:tc>
      </w:tr>
      <w:tr w:rsidR="0011040F" w14:paraId="1923B90E" w14:textId="77777777" w:rsidTr="009836D5">
        <w:tc>
          <w:tcPr>
            <w:tcW w:w="3005" w:type="dxa"/>
          </w:tcPr>
          <w:p w14:paraId="070B4DDF" w14:textId="77777777" w:rsidR="0011040F" w:rsidRDefault="0011040F" w:rsidP="009836D5">
            <w:pPr>
              <w:rPr>
                <w:lang w:val="en-IN"/>
              </w:rPr>
            </w:pPr>
            <w:r>
              <w:rPr>
                <w:lang w:val="en-IN"/>
              </w:rPr>
              <w:t>Save</w:t>
            </w:r>
          </w:p>
        </w:tc>
        <w:tc>
          <w:tcPr>
            <w:tcW w:w="3005" w:type="dxa"/>
          </w:tcPr>
          <w:p w14:paraId="57B718D6" w14:textId="77777777" w:rsidR="0011040F" w:rsidRDefault="0011040F" w:rsidP="009836D5">
            <w:pPr>
              <w:rPr>
                <w:lang w:val="en-IN"/>
              </w:rPr>
            </w:pPr>
            <w:r>
              <w:rPr>
                <w:lang w:val="en-IN"/>
              </w:rPr>
              <w:t>Create Sales Entry /Create Invoice</w:t>
            </w:r>
          </w:p>
        </w:tc>
        <w:tc>
          <w:tcPr>
            <w:tcW w:w="3006" w:type="dxa"/>
          </w:tcPr>
          <w:p w14:paraId="2640A5C2" w14:textId="77777777" w:rsidR="0011040F" w:rsidRDefault="0011040F" w:rsidP="009836D5">
            <w:pPr>
              <w:rPr>
                <w:lang w:val="en-IN"/>
              </w:rPr>
            </w:pPr>
          </w:p>
        </w:tc>
      </w:tr>
      <w:tr w:rsidR="00D541E9" w14:paraId="713F9EA9" w14:textId="77777777" w:rsidTr="009836D5">
        <w:tc>
          <w:tcPr>
            <w:tcW w:w="3005" w:type="dxa"/>
          </w:tcPr>
          <w:p w14:paraId="63544D10" w14:textId="77777777" w:rsidR="00D541E9" w:rsidRDefault="00D541E9" w:rsidP="009836D5">
            <w:pPr>
              <w:rPr>
                <w:lang w:val="en-IN"/>
              </w:rPr>
            </w:pPr>
            <w:r>
              <w:rPr>
                <w:lang w:val="en-IN"/>
              </w:rPr>
              <w:t xml:space="preserve">To Party : </w:t>
            </w:r>
          </w:p>
          <w:p w14:paraId="5AA287C1" w14:textId="578D37A6" w:rsidR="00D541E9" w:rsidRDefault="00D541E9" w:rsidP="009836D5">
            <w:pPr>
              <w:rPr>
                <w:lang w:val="en-IN"/>
              </w:rPr>
            </w:pPr>
            <w:r>
              <w:rPr>
                <w:lang w:val="en-IN"/>
              </w:rPr>
              <w:t>Auto Search 2 Characters</w:t>
            </w:r>
          </w:p>
        </w:tc>
        <w:tc>
          <w:tcPr>
            <w:tcW w:w="3005" w:type="dxa"/>
          </w:tcPr>
          <w:p w14:paraId="283EDE84" w14:textId="77777777" w:rsidR="00D541E9" w:rsidRDefault="00D541E9" w:rsidP="009836D5">
            <w:pPr>
              <w:rPr>
                <w:lang w:val="en-IN"/>
              </w:rPr>
            </w:pPr>
          </w:p>
        </w:tc>
        <w:tc>
          <w:tcPr>
            <w:tcW w:w="3006" w:type="dxa"/>
          </w:tcPr>
          <w:p w14:paraId="0EEB3AE8" w14:textId="77777777" w:rsidR="00D541E9" w:rsidRDefault="00D541E9" w:rsidP="009836D5">
            <w:pPr>
              <w:rPr>
                <w:lang w:val="en-IN"/>
              </w:rPr>
            </w:pP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110D99">
        <w:tc>
          <w:tcPr>
            <w:tcW w:w="3005" w:type="dxa"/>
          </w:tcPr>
          <w:p w14:paraId="2FD433FC" w14:textId="77777777" w:rsidR="007502CA" w:rsidRPr="00021D7B" w:rsidRDefault="007502CA" w:rsidP="00110D99">
            <w:pPr>
              <w:rPr>
                <w:b/>
                <w:bCs/>
                <w:lang w:val="en-IN"/>
              </w:rPr>
            </w:pPr>
            <w:r w:rsidRPr="00021D7B">
              <w:rPr>
                <w:b/>
                <w:bCs/>
                <w:lang w:val="en-IN"/>
              </w:rPr>
              <w:t>On Action</w:t>
            </w:r>
          </w:p>
        </w:tc>
        <w:tc>
          <w:tcPr>
            <w:tcW w:w="3005" w:type="dxa"/>
          </w:tcPr>
          <w:p w14:paraId="7ADB1EB0" w14:textId="77777777" w:rsidR="007502CA" w:rsidRPr="00021D7B" w:rsidRDefault="007502CA" w:rsidP="00110D99">
            <w:pPr>
              <w:rPr>
                <w:b/>
                <w:bCs/>
                <w:lang w:val="en-IN"/>
              </w:rPr>
            </w:pPr>
            <w:r w:rsidRPr="00021D7B">
              <w:rPr>
                <w:b/>
                <w:bCs/>
                <w:lang w:val="en-IN"/>
              </w:rPr>
              <w:t>What to do</w:t>
            </w:r>
          </w:p>
        </w:tc>
        <w:tc>
          <w:tcPr>
            <w:tcW w:w="3006" w:type="dxa"/>
          </w:tcPr>
          <w:p w14:paraId="43354577" w14:textId="77777777" w:rsidR="007502CA" w:rsidRPr="00021D7B" w:rsidRDefault="007502CA" w:rsidP="00110D99">
            <w:pPr>
              <w:rPr>
                <w:b/>
                <w:bCs/>
                <w:lang w:val="en-IN"/>
              </w:rPr>
            </w:pPr>
            <w:r w:rsidRPr="00021D7B">
              <w:rPr>
                <w:b/>
                <w:bCs/>
                <w:lang w:val="en-IN"/>
              </w:rPr>
              <w:t>API to use</w:t>
            </w:r>
          </w:p>
        </w:tc>
      </w:tr>
      <w:tr w:rsidR="007502CA" w14:paraId="696286AA" w14:textId="77777777" w:rsidTr="00110D99">
        <w:tc>
          <w:tcPr>
            <w:tcW w:w="3005" w:type="dxa"/>
          </w:tcPr>
          <w:p w14:paraId="038DBC6A" w14:textId="41325DB6" w:rsidR="007502CA" w:rsidRDefault="001654B8" w:rsidP="00110D99">
            <w:pPr>
              <w:rPr>
                <w:lang w:val="en-IN"/>
              </w:rPr>
            </w:pPr>
            <w:r>
              <w:rPr>
                <w:lang w:val="en-IN"/>
              </w:rPr>
              <w:t xml:space="preserve">Include in CA Report? </w:t>
            </w:r>
          </w:p>
        </w:tc>
        <w:tc>
          <w:tcPr>
            <w:tcW w:w="3005" w:type="dxa"/>
          </w:tcPr>
          <w:p w14:paraId="6F81DBE9" w14:textId="4C105BA0" w:rsidR="007502CA" w:rsidRDefault="001654B8" w:rsidP="00110D99">
            <w:pPr>
              <w:rPr>
                <w:lang w:val="en-IN"/>
              </w:rPr>
            </w:pPr>
            <w:r>
              <w:rPr>
                <w:lang w:val="en-IN"/>
              </w:rPr>
              <w:t>Change</w:t>
            </w:r>
          </w:p>
        </w:tc>
        <w:tc>
          <w:tcPr>
            <w:tcW w:w="3006" w:type="dxa"/>
          </w:tcPr>
          <w:p w14:paraId="63DE7CB1" w14:textId="77777777" w:rsidR="007502CA" w:rsidRDefault="007502CA" w:rsidP="00110D99">
            <w:pPr>
              <w:rPr>
                <w:lang w:val="en-IN"/>
              </w:rPr>
            </w:pPr>
          </w:p>
        </w:tc>
      </w:tr>
      <w:tr w:rsidR="001654B8" w14:paraId="641AE4B6" w14:textId="77777777" w:rsidTr="00110D99">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lastRenderedPageBreak/>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7777777" w:rsidR="003D1F13" w:rsidRDefault="0032612B" w:rsidP="009836D5">
            <w:pPr>
              <w:rPr>
                <w:lang w:val="en-IN"/>
              </w:rPr>
            </w:pPr>
            <w:r>
              <w:rPr>
                <w:lang w:val="en-IN"/>
              </w:rPr>
              <w:t>User Type 2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7AA87D43" w14:textId="77777777" w:rsidR="003D1F13" w:rsidRDefault="003D1F13" w:rsidP="009836D5">
            <w:pPr>
              <w:rPr>
                <w:lang w:val="en-IN"/>
              </w:rPr>
            </w:pPr>
          </w:p>
        </w:tc>
      </w:tr>
      <w:tr w:rsidR="003D1F13" w14:paraId="62015937" w14:textId="77777777" w:rsidTr="009836D5">
        <w:tc>
          <w:tcPr>
            <w:tcW w:w="3005" w:type="dxa"/>
          </w:tcPr>
          <w:p w14:paraId="538C8D72" w14:textId="77777777" w:rsidR="003D1F13" w:rsidRDefault="003D1F13" w:rsidP="009836D5">
            <w:pPr>
              <w:rPr>
                <w:lang w:val="en-IN"/>
              </w:rPr>
            </w:pPr>
            <w:r>
              <w:rPr>
                <w:lang w:val="en-IN"/>
              </w:rPr>
              <w:t>Save</w:t>
            </w:r>
          </w:p>
        </w:tc>
        <w:tc>
          <w:tcPr>
            <w:tcW w:w="3005" w:type="dxa"/>
          </w:tcPr>
          <w:p w14:paraId="521B39DC" w14:textId="532957CB" w:rsidR="003D1F13" w:rsidRDefault="0071134F" w:rsidP="009836D5">
            <w:pPr>
              <w:rPr>
                <w:lang w:val="en-IN"/>
              </w:rPr>
            </w:pPr>
            <w:r>
              <w:rPr>
                <w:lang w:val="en-IN"/>
              </w:rPr>
              <w:t>Create a Payment Received</w:t>
            </w:r>
          </w:p>
        </w:tc>
        <w:tc>
          <w:tcPr>
            <w:tcW w:w="3006" w:type="dxa"/>
          </w:tcPr>
          <w:p w14:paraId="798798E4" w14:textId="77777777" w:rsidR="003D1F13" w:rsidRDefault="003D1F13"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77777777" w:rsidR="00A40699" w:rsidRDefault="00A40699" w:rsidP="009836D5">
            <w:pPr>
              <w:rPr>
                <w:lang w:val="en-IN"/>
              </w:rPr>
            </w:pPr>
            <w:r>
              <w:rPr>
                <w:lang w:val="en-IN"/>
              </w:rPr>
              <w:t>Type 2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7A866CB6" w14:textId="77777777" w:rsidR="00A40699" w:rsidRDefault="00A40699" w:rsidP="009836D5">
            <w:pPr>
              <w:rPr>
                <w:lang w:val="en-IN"/>
              </w:rPr>
            </w:pPr>
          </w:p>
        </w:tc>
      </w:tr>
      <w:tr w:rsidR="00A40699" w14:paraId="337C9FB7" w14:textId="77777777" w:rsidTr="009836D5">
        <w:tc>
          <w:tcPr>
            <w:tcW w:w="3005" w:type="dxa"/>
          </w:tcPr>
          <w:p w14:paraId="76712C09" w14:textId="77777777" w:rsidR="00A40699" w:rsidRDefault="00A40699" w:rsidP="009836D5">
            <w:pPr>
              <w:rPr>
                <w:lang w:val="en-IN"/>
              </w:rPr>
            </w:pPr>
            <w:r>
              <w:rPr>
                <w:lang w:val="en-IN"/>
              </w:rPr>
              <w:t>Save</w:t>
            </w:r>
          </w:p>
        </w:tc>
        <w:tc>
          <w:tcPr>
            <w:tcW w:w="3005" w:type="dxa"/>
          </w:tcPr>
          <w:p w14:paraId="6EB35026" w14:textId="480833AE" w:rsidR="00A40699" w:rsidRDefault="00A40699" w:rsidP="009836D5">
            <w:pPr>
              <w:rPr>
                <w:lang w:val="en-IN"/>
              </w:rPr>
            </w:pPr>
            <w:r>
              <w:rPr>
                <w:lang w:val="en-IN"/>
              </w:rPr>
              <w:t xml:space="preserve">Create </w:t>
            </w:r>
            <w:r w:rsidR="003D3143">
              <w:rPr>
                <w:lang w:val="en-IN"/>
              </w:rPr>
              <w:t>Sales</w:t>
            </w:r>
            <w:r>
              <w:rPr>
                <w:lang w:val="en-IN"/>
              </w:rPr>
              <w:t xml:space="preserve"> Entry</w:t>
            </w:r>
            <w:r w:rsidR="00040909">
              <w:rPr>
                <w:lang w:val="en-IN"/>
              </w:rPr>
              <w:t xml:space="preserve"> /Create Invoice</w:t>
            </w:r>
          </w:p>
        </w:tc>
        <w:tc>
          <w:tcPr>
            <w:tcW w:w="3006" w:type="dxa"/>
          </w:tcPr>
          <w:p w14:paraId="7016BDCF" w14:textId="77777777" w:rsidR="00A40699" w:rsidRDefault="00A40699" w:rsidP="009836D5">
            <w:pPr>
              <w:rPr>
                <w:lang w:val="en-IN"/>
              </w:rPr>
            </w:pP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Default="00881812" w:rsidP="009836D5">
            <w:pPr>
              <w:rPr>
                <w:lang w:val="en-IN"/>
              </w:rPr>
            </w:pPr>
            <w:r>
              <w:rPr>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77777777" w:rsidR="00881812" w:rsidRDefault="00881812" w:rsidP="009836D5">
            <w:pPr>
              <w:rPr>
                <w:lang w:val="en-IN"/>
              </w:rPr>
            </w:pPr>
            <w:r>
              <w:rPr>
                <w:lang w:val="en-IN"/>
              </w:rPr>
              <w:t>User Type 2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092A5E5" w14:textId="77777777" w:rsidR="00881812" w:rsidRDefault="00881812" w:rsidP="009836D5">
            <w:pPr>
              <w:rPr>
                <w:lang w:val="en-IN"/>
              </w:rPr>
            </w:pPr>
          </w:p>
        </w:tc>
      </w:tr>
      <w:tr w:rsidR="00881812" w14:paraId="4EE1DFDF" w14:textId="77777777" w:rsidTr="009836D5">
        <w:tc>
          <w:tcPr>
            <w:tcW w:w="3005" w:type="dxa"/>
          </w:tcPr>
          <w:p w14:paraId="3FD47611" w14:textId="77777777" w:rsidR="00881812" w:rsidRDefault="00881812" w:rsidP="009836D5">
            <w:pPr>
              <w:rPr>
                <w:lang w:val="en-IN"/>
              </w:rPr>
            </w:pPr>
            <w:r>
              <w:rPr>
                <w:lang w:val="en-IN"/>
              </w:rPr>
              <w:t>Save</w:t>
            </w:r>
          </w:p>
        </w:tc>
        <w:tc>
          <w:tcPr>
            <w:tcW w:w="3005" w:type="dxa"/>
          </w:tcPr>
          <w:p w14:paraId="54C242BD" w14:textId="1F0B78CD" w:rsidR="00881812" w:rsidRDefault="00881812" w:rsidP="009836D5">
            <w:pPr>
              <w:rPr>
                <w:lang w:val="en-IN"/>
              </w:rPr>
            </w:pPr>
            <w:r>
              <w:rPr>
                <w:lang w:val="en-IN"/>
              </w:rPr>
              <w:t>Create</w:t>
            </w:r>
            <w:r w:rsidR="000B6031">
              <w:rPr>
                <w:lang w:val="en-IN"/>
              </w:rPr>
              <w:t xml:space="preserve"> PayToVendor</w:t>
            </w:r>
          </w:p>
        </w:tc>
        <w:tc>
          <w:tcPr>
            <w:tcW w:w="3006" w:type="dxa"/>
          </w:tcPr>
          <w:p w14:paraId="3B874153" w14:textId="77777777" w:rsidR="00881812" w:rsidRDefault="00881812" w:rsidP="009836D5">
            <w:pPr>
              <w:rPr>
                <w:lang w:val="en-IN"/>
              </w:rPr>
            </w:pP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lastRenderedPageBreak/>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Default="00C8786C" w:rsidP="009836D5">
            <w:pPr>
              <w:rPr>
                <w:lang w:val="en-IN"/>
              </w:rPr>
            </w:pPr>
            <w:r>
              <w:rPr>
                <w:lang w:val="en-IN"/>
              </w:rPr>
              <w:t>To Person/Account</w:t>
            </w:r>
            <w:r w:rsidR="00825580">
              <w:rPr>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D155C15" w:rsidR="00825580" w:rsidRDefault="00825580" w:rsidP="009836D5">
            <w:pPr>
              <w:rPr>
                <w:lang w:val="en-IN"/>
              </w:rPr>
            </w:pPr>
            <w:r>
              <w:rPr>
                <w:lang w:val="en-IN"/>
              </w:rPr>
              <w:t xml:space="preserve">User Type 2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77777777" w:rsidR="00825580" w:rsidRDefault="00825580" w:rsidP="009836D5">
            <w:pPr>
              <w:rPr>
                <w:lang w:val="en-IN"/>
              </w:rPr>
            </w:pPr>
          </w:p>
        </w:tc>
      </w:tr>
      <w:tr w:rsidR="00825580" w14:paraId="0D65BE24" w14:textId="77777777" w:rsidTr="009836D5">
        <w:tc>
          <w:tcPr>
            <w:tcW w:w="3005" w:type="dxa"/>
          </w:tcPr>
          <w:p w14:paraId="74D4C596" w14:textId="77777777" w:rsidR="00825580" w:rsidRDefault="00825580" w:rsidP="009836D5">
            <w:pPr>
              <w:rPr>
                <w:lang w:val="en-IN"/>
              </w:rPr>
            </w:pPr>
            <w:r>
              <w:rPr>
                <w:lang w:val="en-IN"/>
              </w:rPr>
              <w:t>Save</w:t>
            </w:r>
          </w:p>
        </w:tc>
        <w:tc>
          <w:tcPr>
            <w:tcW w:w="3005" w:type="dxa"/>
          </w:tcPr>
          <w:p w14:paraId="21ACF6CB" w14:textId="3D6B44A4" w:rsidR="00825580" w:rsidRDefault="00825580" w:rsidP="009836D5">
            <w:pPr>
              <w:rPr>
                <w:lang w:val="en-IN"/>
              </w:rPr>
            </w:pPr>
            <w:r>
              <w:rPr>
                <w:lang w:val="en-IN"/>
              </w:rPr>
              <w:t xml:space="preserve">Create </w:t>
            </w:r>
            <w:r w:rsidR="00241193">
              <w:rPr>
                <w:lang w:val="en-IN"/>
              </w:rPr>
              <w:t>InternalTransfer</w:t>
            </w:r>
          </w:p>
        </w:tc>
        <w:tc>
          <w:tcPr>
            <w:tcW w:w="3006" w:type="dxa"/>
          </w:tcPr>
          <w:p w14:paraId="0384816C" w14:textId="77777777" w:rsidR="00825580" w:rsidRDefault="00825580" w:rsidP="009836D5">
            <w:pPr>
              <w:rPr>
                <w:lang w:val="en-IN"/>
              </w:rPr>
            </w:pP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Default="000B157C" w:rsidP="009836D5">
            <w:pPr>
              <w:rPr>
                <w:lang w:val="en-IN"/>
              </w:rPr>
            </w:pPr>
            <w:r>
              <w:rPr>
                <w:lang w:val="en-IN"/>
              </w:rPr>
              <w:t>Save</w:t>
            </w:r>
          </w:p>
        </w:tc>
        <w:tc>
          <w:tcPr>
            <w:tcW w:w="3005" w:type="dxa"/>
          </w:tcPr>
          <w:p w14:paraId="4DC292D3" w14:textId="64D7CFA4" w:rsidR="000B157C" w:rsidRDefault="000B157C" w:rsidP="009836D5">
            <w:pPr>
              <w:rPr>
                <w:lang w:val="en-IN"/>
              </w:rPr>
            </w:pPr>
            <w:r>
              <w:rPr>
                <w:lang w:val="en-IN"/>
              </w:rPr>
              <w:t xml:space="preserve">Create </w:t>
            </w:r>
            <w:r w:rsidR="00DC3168">
              <w:rPr>
                <w:lang w:val="en-IN"/>
              </w:rPr>
              <w:t>Employee</w:t>
            </w:r>
          </w:p>
        </w:tc>
        <w:tc>
          <w:tcPr>
            <w:tcW w:w="3006" w:type="dxa"/>
          </w:tcPr>
          <w:p w14:paraId="3C877D2C" w14:textId="77777777" w:rsidR="000B157C" w:rsidRDefault="000B157C" w:rsidP="009836D5">
            <w:pPr>
              <w:rPr>
                <w:lang w:val="en-IN"/>
              </w:rPr>
            </w:pP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0D3EF1" w14:paraId="3A4BDFAA" w14:textId="77777777" w:rsidTr="009836D5">
        <w:tc>
          <w:tcPr>
            <w:tcW w:w="3005" w:type="dxa"/>
          </w:tcPr>
          <w:p w14:paraId="05F74DEB" w14:textId="479AC481" w:rsidR="000D3EF1" w:rsidRDefault="00EA4A2E" w:rsidP="009836D5">
            <w:pPr>
              <w:rPr>
                <w:lang w:val="en-IN"/>
              </w:rPr>
            </w:pPr>
            <w:r>
              <w:rPr>
                <w:lang w:val="en-IN"/>
              </w:rPr>
              <w:t>Employee Name</w:t>
            </w:r>
            <w:r w:rsidR="000D3EF1">
              <w:rPr>
                <w:lang w:val="en-IN"/>
              </w:rPr>
              <w:t xml:space="preserve"> – Search</w:t>
            </w:r>
          </w:p>
          <w:p w14:paraId="7B74EDBC" w14:textId="77777777" w:rsidR="000D3EF1" w:rsidRDefault="000D3EF1" w:rsidP="009836D5">
            <w:pPr>
              <w:rPr>
                <w:lang w:val="en-IN"/>
              </w:rPr>
            </w:pPr>
          </w:p>
          <w:p w14:paraId="4FD147EE" w14:textId="77777777" w:rsidR="000D3EF1" w:rsidRDefault="000D3EF1" w:rsidP="009836D5">
            <w:pPr>
              <w:rPr>
                <w:lang w:val="en-IN"/>
              </w:rPr>
            </w:pPr>
          </w:p>
        </w:tc>
        <w:tc>
          <w:tcPr>
            <w:tcW w:w="3005" w:type="dxa"/>
          </w:tcPr>
          <w:p w14:paraId="2AC14F00" w14:textId="3579359B" w:rsidR="000D3EF1" w:rsidRDefault="000D3EF1" w:rsidP="009836D5">
            <w:pPr>
              <w:rPr>
                <w:lang w:val="en-IN"/>
              </w:rPr>
            </w:pPr>
            <w:r>
              <w:rPr>
                <w:lang w:val="en-IN"/>
              </w:rPr>
              <w:t xml:space="preserve">User Type 2 characters and auto-search starts and shows the list of </w:t>
            </w:r>
            <w:r w:rsidR="009D5399">
              <w:rPr>
                <w:lang w:val="en-IN"/>
              </w:rPr>
              <w:t>employee</w:t>
            </w:r>
          </w:p>
          <w:p w14:paraId="55008F29" w14:textId="77777777" w:rsidR="000D3EF1" w:rsidRDefault="000D3EF1" w:rsidP="009836D5">
            <w:pPr>
              <w:rPr>
                <w:lang w:val="en-IN"/>
              </w:rPr>
            </w:pPr>
          </w:p>
          <w:p w14:paraId="1D2DAF4C" w14:textId="77777777" w:rsidR="000D3EF1" w:rsidRDefault="000D3EF1" w:rsidP="00D8736F">
            <w:pPr>
              <w:rPr>
                <w:lang w:val="en-IN"/>
              </w:rPr>
            </w:pPr>
          </w:p>
        </w:tc>
        <w:tc>
          <w:tcPr>
            <w:tcW w:w="3006" w:type="dxa"/>
          </w:tcPr>
          <w:p w14:paraId="7CAAAA15" w14:textId="77777777" w:rsidR="000D3EF1" w:rsidRDefault="000D3EF1" w:rsidP="009836D5">
            <w:pPr>
              <w:rPr>
                <w:lang w:val="en-IN"/>
              </w:rPr>
            </w:pPr>
          </w:p>
        </w:tc>
      </w:tr>
      <w:tr w:rsidR="000D3EF1" w14:paraId="53D033C7" w14:textId="77777777" w:rsidTr="009836D5">
        <w:tc>
          <w:tcPr>
            <w:tcW w:w="3005" w:type="dxa"/>
          </w:tcPr>
          <w:p w14:paraId="0BD0564D" w14:textId="77777777" w:rsidR="000D3EF1" w:rsidRDefault="000D3EF1" w:rsidP="009836D5">
            <w:pPr>
              <w:rPr>
                <w:lang w:val="en-IN"/>
              </w:rPr>
            </w:pPr>
            <w:r>
              <w:rPr>
                <w:lang w:val="en-IN"/>
              </w:rPr>
              <w:t>Save</w:t>
            </w:r>
          </w:p>
        </w:tc>
        <w:tc>
          <w:tcPr>
            <w:tcW w:w="3005" w:type="dxa"/>
          </w:tcPr>
          <w:p w14:paraId="528B7DC5" w14:textId="139B0123" w:rsidR="000D3EF1" w:rsidRDefault="000D3EF1" w:rsidP="009836D5">
            <w:pPr>
              <w:rPr>
                <w:lang w:val="en-IN"/>
              </w:rPr>
            </w:pPr>
            <w:r>
              <w:rPr>
                <w:lang w:val="en-IN"/>
              </w:rPr>
              <w:t>Create a</w:t>
            </w:r>
            <w:r w:rsidR="00D70584">
              <w:rPr>
                <w:lang w:val="en-IN"/>
              </w:rPr>
              <w:t>n Employee</w:t>
            </w:r>
          </w:p>
        </w:tc>
        <w:tc>
          <w:tcPr>
            <w:tcW w:w="3006" w:type="dxa"/>
          </w:tcPr>
          <w:p w14:paraId="4C64D871" w14:textId="77777777" w:rsidR="000D3EF1" w:rsidRDefault="000D3EF1" w:rsidP="009836D5">
            <w:pPr>
              <w:rPr>
                <w:lang w:val="en-IN"/>
              </w:rPr>
            </w:pP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0B8FDF08" w14:textId="77777777" w:rsidTr="009836D5">
        <w:tc>
          <w:tcPr>
            <w:tcW w:w="3005" w:type="dxa"/>
          </w:tcPr>
          <w:p w14:paraId="12A51A16" w14:textId="77777777" w:rsidR="008F5C13" w:rsidRPr="00021D7B" w:rsidRDefault="008F5C13" w:rsidP="009836D5">
            <w:pPr>
              <w:rPr>
                <w:b/>
                <w:bCs/>
                <w:lang w:val="en-IN"/>
              </w:rPr>
            </w:pPr>
            <w:r w:rsidRPr="00021D7B">
              <w:rPr>
                <w:b/>
                <w:bCs/>
                <w:lang w:val="en-IN"/>
              </w:rPr>
              <w:t>On Action</w:t>
            </w:r>
          </w:p>
        </w:tc>
        <w:tc>
          <w:tcPr>
            <w:tcW w:w="3005" w:type="dxa"/>
          </w:tcPr>
          <w:p w14:paraId="62E669F9" w14:textId="77777777" w:rsidR="008F5C13" w:rsidRPr="00021D7B" w:rsidRDefault="008F5C13" w:rsidP="009836D5">
            <w:pPr>
              <w:rPr>
                <w:b/>
                <w:bCs/>
                <w:lang w:val="en-IN"/>
              </w:rPr>
            </w:pPr>
            <w:r w:rsidRPr="00021D7B">
              <w:rPr>
                <w:b/>
                <w:bCs/>
                <w:lang w:val="en-IN"/>
              </w:rPr>
              <w:t>What to do</w:t>
            </w:r>
          </w:p>
        </w:tc>
        <w:tc>
          <w:tcPr>
            <w:tcW w:w="3006" w:type="dxa"/>
          </w:tcPr>
          <w:p w14:paraId="3C7C6733" w14:textId="77777777" w:rsidR="008F5C13" w:rsidRPr="00021D7B" w:rsidRDefault="008F5C13" w:rsidP="009836D5">
            <w:pPr>
              <w:rPr>
                <w:b/>
                <w:bCs/>
                <w:lang w:val="en-IN"/>
              </w:rPr>
            </w:pPr>
            <w:r w:rsidRPr="00021D7B">
              <w:rPr>
                <w:b/>
                <w:bCs/>
                <w:lang w:val="en-IN"/>
              </w:rPr>
              <w:t>API to use</w:t>
            </w:r>
          </w:p>
        </w:tc>
      </w:tr>
      <w:tr w:rsidR="008F5C13" w14:paraId="055A48A6" w14:textId="77777777" w:rsidTr="009836D5">
        <w:tc>
          <w:tcPr>
            <w:tcW w:w="3005" w:type="dxa"/>
          </w:tcPr>
          <w:p w14:paraId="296BDEAB" w14:textId="491BA0F3" w:rsidR="008F5C13" w:rsidRDefault="00193B63" w:rsidP="009836D5">
            <w:pPr>
              <w:rPr>
                <w:lang w:val="en-IN"/>
              </w:rPr>
            </w:pPr>
            <w:r>
              <w:rPr>
                <w:lang w:val="en-IN"/>
              </w:rPr>
              <w:t>To Person / Account</w:t>
            </w:r>
            <w:r w:rsidR="008F5C13">
              <w:rPr>
                <w:lang w:val="en-IN"/>
              </w:rPr>
              <w:t xml:space="preserve"> – Search</w:t>
            </w:r>
          </w:p>
          <w:p w14:paraId="2A4A18C5" w14:textId="77777777" w:rsidR="008F5C13" w:rsidRDefault="008F5C13" w:rsidP="009836D5">
            <w:pPr>
              <w:rPr>
                <w:lang w:val="en-IN"/>
              </w:rPr>
            </w:pPr>
          </w:p>
          <w:p w14:paraId="77A4FE74" w14:textId="77777777" w:rsidR="008F5C13" w:rsidRDefault="008F5C13" w:rsidP="009836D5">
            <w:pPr>
              <w:rPr>
                <w:lang w:val="en-IN"/>
              </w:rPr>
            </w:pPr>
          </w:p>
        </w:tc>
        <w:tc>
          <w:tcPr>
            <w:tcW w:w="3005" w:type="dxa"/>
          </w:tcPr>
          <w:p w14:paraId="0FC28D86" w14:textId="77777777" w:rsidR="008F5C13" w:rsidRDefault="008F5C13" w:rsidP="009836D5">
            <w:pPr>
              <w:rPr>
                <w:lang w:val="en-IN"/>
              </w:rPr>
            </w:pPr>
            <w:r>
              <w:rPr>
                <w:lang w:val="en-IN"/>
              </w:rPr>
              <w:t>User Type 2 characters and auto-search starts and shows the list of employee</w:t>
            </w:r>
          </w:p>
          <w:p w14:paraId="35BBF804" w14:textId="77777777" w:rsidR="008F5C13" w:rsidRDefault="008F5C13" w:rsidP="009836D5">
            <w:pPr>
              <w:rPr>
                <w:lang w:val="en-IN"/>
              </w:rPr>
            </w:pPr>
          </w:p>
          <w:p w14:paraId="07267CFC" w14:textId="77777777" w:rsidR="008F5C13" w:rsidRDefault="008F5C13" w:rsidP="009836D5">
            <w:pPr>
              <w:rPr>
                <w:lang w:val="en-IN"/>
              </w:rPr>
            </w:pPr>
          </w:p>
        </w:tc>
        <w:tc>
          <w:tcPr>
            <w:tcW w:w="3006" w:type="dxa"/>
          </w:tcPr>
          <w:p w14:paraId="6A95869E" w14:textId="77777777" w:rsidR="008F5C13" w:rsidRDefault="008F5C13" w:rsidP="009836D5">
            <w:pPr>
              <w:rPr>
                <w:lang w:val="en-IN"/>
              </w:rPr>
            </w:pPr>
          </w:p>
        </w:tc>
      </w:tr>
      <w:tr w:rsidR="008F5C13" w14:paraId="7D3F3511" w14:textId="77777777" w:rsidTr="009836D5">
        <w:tc>
          <w:tcPr>
            <w:tcW w:w="3005" w:type="dxa"/>
          </w:tcPr>
          <w:p w14:paraId="73A1B555" w14:textId="77777777" w:rsidR="008F5C13" w:rsidRDefault="008F5C13" w:rsidP="009836D5">
            <w:pPr>
              <w:rPr>
                <w:lang w:val="en-IN"/>
              </w:rPr>
            </w:pPr>
            <w:r>
              <w:rPr>
                <w:lang w:val="en-IN"/>
              </w:rPr>
              <w:t>Save</w:t>
            </w:r>
          </w:p>
        </w:tc>
        <w:tc>
          <w:tcPr>
            <w:tcW w:w="3005" w:type="dxa"/>
          </w:tcPr>
          <w:p w14:paraId="1DB68474" w14:textId="01850F7C" w:rsidR="008F5C13" w:rsidRDefault="008F5C13" w:rsidP="009836D5">
            <w:pPr>
              <w:rPr>
                <w:lang w:val="en-IN"/>
              </w:rPr>
            </w:pPr>
            <w:r>
              <w:rPr>
                <w:lang w:val="en-IN"/>
              </w:rPr>
              <w:t xml:space="preserve">Create </w:t>
            </w:r>
            <w:r w:rsidR="00777308">
              <w:rPr>
                <w:lang w:val="en-IN"/>
              </w:rPr>
              <w:t>a Salary Transfer</w:t>
            </w:r>
          </w:p>
        </w:tc>
        <w:tc>
          <w:tcPr>
            <w:tcW w:w="3006" w:type="dxa"/>
          </w:tcPr>
          <w:p w14:paraId="7E04124E" w14:textId="77777777" w:rsidR="008F5C13" w:rsidRDefault="008F5C13" w:rsidP="009836D5">
            <w:pPr>
              <w:rPr>
                <w:lang w:val="en-IN"/>
              </w:rPr>
            </w:pP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ins w:id="0" w:author="nyadav.idmworks@outlook.com" w:date="2020-05-02T10:44:00Z">
        <w:r>
          <w:rPr>
            <w:lang w:val="en-IN"/>
          </w:rPr>
          <w:t xml:space="preserve">Note: Please collect First Name </w:t>
        </w:r>
      </w:ins>
      <w:ins w:id="1" w:author="nyadav.idmworks@outlook.com" w:date="2020-05-02T10:45:00Z">
        <w:r>
          <w:rPr>
            <w:lang w:val="en-IN"/>
          </w:rPr>
          <w:t>and Last Name instead of “Your Full Name”</w:t>
        </w:r>
        <w:r w:rsidR="00AF0E94">
          <w:rPr>
            <w:lang w:val="en-IN"/>
          </w:rPr>
          <w:t xml:space="preserve"> on screen #4a</w:t>
        </w:r>
        <w:r w:rsidR="007E087E">
          <w:rPr>
            <w:lang w:val="en-IN"/>
          </w:rPr>
          <w:t>.</w:t>
        </w:r>
      </w:ins>
      <w:bookmarkStart w:id="2" w:name="_GoBack"/>
      <w:bookmarkEnd w:id="2"/>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77777777" w:rsidR="007B22BA" w:rsidRDefault="007B22BA" w:rsidP="00112371">
            <w:pPr>
              <w:rPr>
                <w:lang w:val="en-IN"/>
              </w:rPr>
            </w:pPr>
          </w:p>
        </w:tc>
        <w:tc>
          <w:tcPr>
            <w:tcW w:w="3005" w:type="dxa"/>
          </w:tcPr>
          <w:p w14:paraId="227C65B9" w14:textId="77777777" w:rsidR="007B22BA" w:rsidRDefault="007B22BA" w:rsidP="00112371">
            <w:pPr>
              <w:rPr>
                <w:lang w:val="en-IN"/>
              </w:rPr>
            </w:pPr>
            <w:r>
              <w:rPr>
                <w:lang w:val="en-IN"/>
              </w:rPr>
              <w:t>1.Not Empty</w:t>
            </w:r>
          </w:p>
          <w:p w14:paraId="195721F5" w14:textId="77777777" w:rsidR="007B22BA" w:rsidRDefault="007B22BA" w:rsidP="00112371">
            <w:pPr>
              <w:rPr>
                <w:lang w:val="en-IN"/>
              </w:rPr>
            </w:pPr>
            <w:r>
              <w:rPr>
                <w:lang w:val="en-IN"/>
              </w:rPr>
              <w:t>2.Numbers only</w:t>
            </w: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600D17F8" w14:textId="77777777" w:rsidR="007B22BA" w:rsidRDefault="007B22BA" w:rsidP="00112371">
            <w:pPr>
              <w:rPr>
                <w:lang w:val="en-IN"/>
              </w:rPr>
            </w:pPr>
            <w:r>
              <w:rPr>
                <w:lang w:val="en-IN"/>
              </w:rPr>
              <w:t>To Person / Account – Search</w:t>
            </w:r>
          </w:p>
          <w:p w14:paraId="715D7868" w14:textId="77777777" w:rsidR="007B22BA" w:rsidRDefault="007B22BA" w:rsidP="00112371">
            <w:pPr>
              <w:rPr>
                <w:lang w:val="en-IN"/>
              </w:rPr>
            </w:pPr>
          </w:p>
          <w:p w14:paraId="29E11C87" w14:textId="77777777" w:rsidR="007B22BA" w:rsidRDefault="007B22BA" w:rsidP="00112371">
            <w:pPr>
              <w:rPr>
                <w:lang w:val="en-IN"/>
              </w:rPr>
            </w:pPr>
          </w:p>
        </w:tc>
        <w:tc>
          <w:tcPr>
            <w:tcW w:w="3005" w:type="dxa"/>
          </w:tcPr>
          <w:p w14:paraId="3C102C81" w14:textId="77777777" w:rsidR="007B22BA" w:rsidRDefault="007B22BA" w:rsidP="00112371">
            <w:pPr>
              <w:rPr>
                <w:lang w:val="en-IN"/>
              </w:rPr>
            </w:pPr>
            <w:r>
              <w:rPr>
                <w:lang w:val="en-IN"/>
              </w:rPr>
              <w:t>User Type 2 characters and auto-search starts and shows the list of employee</w:t>
            </w:r>
          </w:p>
          <w:p w14:paraId="538812F3" w14:textId="77777777" w:rsidR="007B22BA" w:rsidRDefault="007B22BA" w:rsidP="00112371">
            <w:pPr>
              <w:rPr>
                <w:lang w:val="en-IN"/>
              </w:rPr>
            </w:pPr>
          </w:p>
          <w:p w14:paraId="264BD610" w14:textId="77777777" w:rsidR="007B22BA" w:rsidRDefault="007B22BA" w:rsidP="00112371">
            <w:pPr>
              <w:rPr>
                <w:lang w:val="en-IN"/>
              </w:rPr>
            </w:pPr>
          </w:p>
        </w:tc>
        <w:tc>
          <w:tcPr>
            <w:tcW w:w="3006" w:type="dxa"/>
          </w:tcPr>
          <w:p w14:paraId="465FD8DD" w14:textId="77777777" w:rsidR="007B22BA" w:rsidRDefault="007B22BA" w:rsidP="00112371">
            <w:pPr>
              <w:rPr>
                <w:lang w:val="en-IN"/>
              </w:rPr>
            </w:pPr>
          </w:p>
        </w:tc>
      </w:tr>
      <w:tr w:rsidR="007B22BA" w14:paraId="74E2F96A" w14:textId="77777777" w:rsidTr="00112371">
        <w:tc>
          <w:tcPr>
            <w:tcW w:w="3005" w:type="dxa"/>
          </w:tcPr>
          <w:p w14:paraId="7702E7AD" w14:textId="77777777" w:rsidR="007B22BA" w:rsidRDefault="007B22BA" w:rsidP="00112371">
            <w:pPr>
              <w:rPr>
                <w:lang w:val="en-IN"/>
              </w:rPr>
            </w:pPr>
            <w:r>
              <w:rPr>
                <w:lang w:val="en-IN"/>
              </w:rPr>
              <w:t>Save</w:t>
            </w:r>
          </w:p>
        </w:tc>
        <w:tc>
          <w:tcPr>
            <w:tcW w:w="3005" w:type="dxa"/>
          </w:tcPr>
          <w:p w14:paraId="457ED44E" w14:textId="77777777" w:rsidR="007B22BA" w:rsidRDefault="007B22BA" w:rsidP="00112371">
            <w:pPr>
              <w:rPr>
                <w:lang w:val="en-IN"/>
              </w:rPr>
            </w:pPr>
            <w:r>
              <w:rPr>
                <w:lang w:val="en-IN"/>
              </w:rPr>
              <w:t>Create a Salary Transfer</w:t>
            </w:r>
          </w:p>
        </w:tc>
        <w:tc>
          <w:tcPr>
            <w:tcW w:w="3006" w:type="dxa"/>
          </w:tcPr>
          <w:p w14:paraId="2DA382F0" w14:textId="77777777" w:rsidR="007B22BA" w:rsidRDefault="007B22BA"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1B0C4822" w14:textId="77777777" w:rsidR="004160EF" w:rsidRDefault="004160EF" w:rsidP="00D96A34">
      <w:pPr>
        <w:pStyle w:val="Heading2"/>
        <w:rPr>
          <w:lang w:val="en-IN"/>
        </w:rPr>
      </w:pPr>
    </w:p>
    <w:p w14:paraId="5DC5E42F" w14:textId="037E3036" w:rsidR="00D96A34" w:rsidRDefault="00D96A34" w:rsidP="00D96A34">
      <w:pPr>
        <w:pStyle w:val="Heading2"/>
        <w:rPr>
          <w:lang w:val="en-IN"/>
        </w:rPr>
      </w:pPr>
      <w:r>
        <w:rPr>
          <w:lang w:val="en-IN"/>
        </w:rPr>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77777777" w:rsidR="0078147F" w:rsidRPr="00971A13" w:rsidRDefault="0078147F" w:rsidP="001F4A22">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243DE3" w:rsidP="00B11745">
      <w:hyperlink r:id="rId42"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77777777"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7947B" w14:textId="77777777" w:rsidR="00243DE3" w:rsidRDefault="00243DE3" w:rsidP="00174C6C">
      <w:pPr>
        <w:spacing w:after="0" w:line="240" w:lineRule="auto"/>
      </w:pPr>
      <w:r>
        <w:separator/>
      </w:r>
    </w:p>
  </w:endnote>
  <w:endnote w:type="continuationSeparator" w:id="0">
    <w:p w14:paraId="48E7B666" w14:textId="77777777" w:rsidR="00243DE3" w:rsidRDefault="00243DE3"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F833BA" w:rsidRDefault="00F833BA">
    <w:pPr>
      <w:pStyle w:val="Footer"/>
      <w:pBdr>
        <w:bottom w:val="single" w:sz="6" w:space="1" w:color="auto"/>
      </w:pBdr>
      <w:rPr>
        <w:sz w:val="16"/>
        <w:szCs w:val="16"/>
      </w:rPr>
    </w:pPr>
  </w:p>
  <w:p w14:paraId="29F2F4A5" w14:textId="77777777" w:rsidR="00F833BA" w:rsidRDefault="00F833BA">
    <w:pPr>
      <w:pStyle w:val="Footer"/>
      <w:rPr>
        <w:sz w:val="16"/>
        <w:szCs w:val="16"/>
      </w:rPr>
    </w:pPr>
  </w:p>
  <w:p w14:paraId="7C30A6CD" w14:textId="0E49A5FC" w:rsidR="00F833BA" w:rsidRPr="00F759A4" w:rsidRDefault="00F833B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BD509" w14:textId="77777777" w:rsidR="00243DE3" w:rsidRDefault="00243DE3" w:rsidP="00174C6C">
      <w:pPr>
        <w:spacing w:after="0" w:line="240" w:lineRule="auto"/>
      </w:pPr>
      <w:r>
        <w:separator/>
      </w:r>
    </w:p>
  </w:footnote>
  <w:footnote w:type="continuationSeparator" w:id="0">
    <w:p w14:paraId="521F7C43" w14:textId="77777777" w:rsidR="00243DE3" w:rsidRDefault="00243DE3"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0"/>
  </w:num>
  <w:num w:numId="4">
    <w:abstractNumId w:val="3"/>
  </w:num>
  <w:num w:numId="5">
    <w:abstractNumId w:val="5"/>
  </w:num>
  <w:num w:numId="6">
    <w:abstractNumId w:val="15"/>
  </w:num>
  <w:num w:numId="7">
    <w:abstractNumId w:val="10"/>
  </w:num>
  <w:num w:numId="8">
    <w:abstractNumId w:val="8"/>
  </w:num>
  <w:num w:numId="9">
    <w:abstractNumId w:val="1"/>
  </w:num>
  <w:num w:numId="10">
    <w:abstractNumId w:val="13"/>
  </w:num>
  <w:num w:numId="11">
    <w:abstractNumId w:val="20"/>
  </w:num>
  <w:num w:numId="12">
    <w:abstractNumId w:val="9"/>
  </w:num>
  <w:num w:numId="13">
    <w:abstractNumId w:val="17"/>
  </w:num>
  <w:num w:numId="14">
    <w:abstractNumId w:val="12"/>
  </w:num>
  <w:num w:numId="15">
    <w:abstractNumId w:val="2"/>
  </w:num>
  <w:num w:numId="16">
    <w:abstractNumId w:val="19"/>
  </w:num>
  <w:num w:numId="17">
    <w:abstractNumId w:val="11"/>
  </w:num>
  <w:num w:numId="18">
    <w:abstractNumId w:val="6"/>
  </w:num>
  <w:num w:numId="19">
    <w:abstractNumId w:val="16"/>
  </w:num>
  <w:num w:numId="20">
    <w:abstractNumId w:val="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q8FAGqnuOQtAAAA"/>
  </w:docVars>
  <w:rsids>
    <w:rsidRoot w:val="00442E97"/>
    <w:rsid w:val="00003E9B"/>
    <w:rsid w:val="0000645D"/>
    <w:rsid w:val="0000684C"/>
    <w:rsid w:val="000077BC"/>
    <w:rsid w:val="00011833"/>
    <w:rsid w:val="00021D7B"/>
    <w:rsid w:val="00031220"/>
    <w:rsid w:val="00040909"/>
    <w:rsid w:val="00041EB2"/>
    <w:rsid w:val="000443CB"/>
    <w:rsid w:val="00044E05"/>
    <w:rsid w:val="00057C45"/>
    <w:rsid w:val="00067195"/>
    <w:rsid w:val="000711FA"/>
    <w:rsid w:val="000717EB"/>
    <w:rsid w:val="00075C64"/>
    <w:rsid w:val="00076115"/>
    <w:rsid w:val="0008607C"/>
    <w:rsid w:val="00087297"/>
    <w:rsid w:val="00087746"/>
    <w:rsid w:val="00087D36"/>
    <w:rsid w:val="00093118"/>
    <w:rsid w:val="00097C0F"/>
    <w:rsid w:val="000A2DD9"/>
    <w:rsid w:val="000A3866"/>
    <w:rsid w:val="000A5950"/>
    <w:rsid w:val="000A6799"/>
    <w:rsid w:val="000A7192"/>
    <w:rsid w:val="000B0165"/>
    <w:rsid w:val="000B01F6"/>
    <w:rsid w:val="000B157C"/>
    <w:rsid w:val="000B3E89"/>
    <w:rsid w:val="000B4E58"/>
    <w:rsid w:val="000B6031"/>
    <w:rsid w:val="000C0709"/>
    <w:rsid w:val="000C0A45"/>
    <w:rsid w:val="000C0D1E"/>
    <w:rsid w:val="000C5DB5"/>
    <w:rsid w:val="000C7102"/>
    <w:rsid w:val="000D0B24"/>
    <w:rsid w:val="000D3EF1"/>
    <w:rsid w:val="000D3F1B"/>
    <w:rsid w:val="000D515A"/>
    <w:rsid w:val="000E0606"/>
    <w:rsid w:val="000E0A4E"/>
    <w:rsid w:val="000E2D0B"/>
    <w:rsid w:val="000E39C6"/>
    <w:rsid w:val="000E5D9E"/>
    <w:rsid w:val="000E7437"/>
    <w:rsid w:val="000F3F90"/>
    <w:rsid w:val="000F42DB"/>
    <w:rsid w:val="000F50E3"/>
    <w:rsid w:val="000F697A"/>
    <w:rsid w:val="0010039D"/>
    <w:rsid w:val="00102DD6"/>
    <w:rsid w:val="001045BA"/>
    <w:rsid w:val="00104B45"/>
    <w:rsid w:val="00106A38"/>
    <w:rsid w:val="0011040F"/>
    <w:rsid w:val="001116C6"/>
    <w:rsid w:val="00112371"/>
    <w:rsid w:val="001127D5"/>
    <w:rsid w:val="00115855"/>
    <w:rsid w:val="001175BB"/>
    <w:rsid w:val="00120DDF"/>
    <w:rsid w:val="00127984"/>
    <w:rsid w:val="00133100"/>
    <w:rsid w:val="00136AC1"/>
    <w:rsid w:val="00137040"/>
    <w:rsid w:val="001403E2"/>
    <w:rsid w:val="00142C5C"/>
    <w:rsid w:val="00145CB2"/>
    <w:rsid w:val="001478C5"/>
    <w:rsid w:val="0015175A"/>
    <w:rsid w:val="00153BC8"/>
    <w:rsid w:val="0016062B"/>
    <w:rsid w:val="001613A9"/>
    <w:rsid w:val="0016219B"/>
    <w:rsid w:val="00162453"/>
    <w:rsid w:val="001654B8"/>
    <w:rsid w:val="00165C32"/>
    <w:rsid w:val="001667A0"/>
    <w:rsid w:val="00172543"/>
    <w:rsid w:val="00174C6C"/>
    <w:rsid w:val="0019249D"/>
    <w:rsid w:val="00193B63"/>
    <w:rsid w:val="001969BF"/>
    <w:rsid w:val="001A11CA"/>
    <w:rsid w:val="001A25F8"/>
    <w:rsid w:val="001A422D"/>
    <w:rsid w:val="001B139A"/>
    <w:rsid w:val="001B39AC"/>
    <w:rsid w:val="001B4158"/>
    <w:rsid w:val="001B460A"/>
    <w:rsid w:val="001C3D97"/>
    <w:rsid w:val="001C74DA"/>
    <w:rsid w:val="001C7EFD"/>
    <w:rsid w:val="001D0590"/>
    <w:rsid w:val="001D1FAF"/>
    <w:rsid w:val="001D55C3"/>
    <w:rsid w:val="001D7F49"/>
    <w:rsid w:val="001E02C5"/>
    <w:rsid w:val="001E527B"/>
    <w:rsid w:val="001E72DC"/>
    <w:rsid w:val="001F42E2"/>
    <w:rsid w:val="001F4A22"/>
    <w:rsid w:val="001F5EED"/>
    <w:rsid w:val="001F79EE"/>
    <w:rsid w:val="00202510"/>
    <w:rsid w:val="0020709C"/>
    <w:rsid w:val="00212F22"/>
    <w:rsid w:val="00217A6E"/>
    <w:rsid w:val="00220782"/>
    <w:rsid w:val="002213B2"/>
    <w:rsid w:val="002215F3"/>
    <w:rsid w:val="0022284A"/>
    <w:rsid w:val="0022769B"/>
    <w:rsid w:val="00230026"/>
    <w:rsid w:val="002309AF"/>
    <w:rsid w:val="002323EF"/>
    <w:rsid w:val="00241193"/>
    <w:rsid w:val="00242B54"/>
    <w:rsid w:val="00243DE3"/>
    <w:rsid w:val="002468BE"/>
    <w:rsid w:val="00247E4F"/>
    <w:rsid w:val="00250DF4"/>
    <w:rsid w:val="00253453"/>
    <w:rsid w:val="002542BA"/>
    <w:rsid w:val="00255002"/>
    <w:rsid w:val="0025527B"/>
    <w:rsid w:val="002555C1"/>
    <w:rsid w:val="0026032E"/>
    <w:rsid w:val="002608ED"/>
    <w:rsid w:val="00262C56"/>
    <w:rsid w:val="00263994"/>
    <w:rsid w:val="00263CDF"/>
    <w:rsid w:val="00270A81"/>
    <w:rsid w:val="00271807"/>
    <w:rsid w:val="00284CEE"/>
    <w:rsid w:val="00290123"/>
    <w:rsid w:val="00290CC3"/>
    <w:rsid w:val="002A3DF0"/>
    <w:rsid w:val="002A4EA4"/>
    <w:rsid w:val="002A6F93"/>
    <w:rsid w:val="002B7424"/>
    <w:rsid w:val="002B7A39"/>
    <w:rsid w:val="002D153E"/>
    <w:rsid w:val="002D1B39"/>
    <w:rsid w:val="002D6974"/>
    <w:rsid w:val="002E2E76"/>
    <w:rsid w:val="002E4E97"/>
    <w:rsid w:val="002F132B"/>
    <w:rsid w:val="002F39B3"/>
    <w:rsid w:val="002F6999"/>
    <w:rsid w:val="002F72EE"/>
    <w:rsid w:val="00300187"/>
    <w:rsid w:val="00300734"/>
    <w:rsid w:val="003129E1"/>
    <w:rsid w:val="00312C21"/>
    <w:rsid w:val="00314804"/>
    <w:rsid w:val="0031689F"/>
    <w:rsid w:val="00321752"/>
    <w:rsid w:val="00323E35"/>
    <w:rsid w:val="003252CD"/>
    <w:rsid w:val="0032612B"/>
    <w:rsid w:val="00330336"/>
    <w:rsid w:val="003328F7"/>
    <w:rsid w:val="00340828"/>
    <w:rsid w:val="003452BE"/>
    <w:rsid w:val="003572F6"/>
    <w:rsid w:val="003614DC"/>
    <w:rsid w:val="00361765"/>
    <w:rsid w:val="003640A4"/>
    <w:rsid w:val="00364B12"/>
    <w:rsid w:val="00365171"/>
    <w:rsid w:val="00377C51"/>
    <w:rsid w:val="00386361"/>
    <w:rsid w:val="00386A37"/>
    <w:rsid w:val="003918D8"/>
    <w:rsid w:val="00395867"/>
    <w:rsid w:val="003A34B6"/>
    <w:rsid w:val="003A3AA9"/>
    <w:rsid w:val="003A468F"/>
    <w:rsid w:val="003A6609"/>
    <w:rsid w:val="003A72C5"/>
    <w:rsid w:val="003B0B09"/>
    <w:rsid w:val="003B25E0"/>
    <w:rsid w:val="003B2A69"/>
    <w:rsid w:val="003B2A8E"/>
    <w:rsid w:val="003B7FBD"/>
    <w:rsid w:val="003C0B9C"/>
    <w:rsid w:val="003C0F9C"/>
    <w:rsid w:val="003C1F75"/>
    <w:rsid w:val="003C2067"/>
    <w:rsid w:val="003C4867"/>
    <w:rsid w:val="003D073A"/>
    <w:rsid w:val="003D1DF9"/>
    <w:rsid w:val="003D1F13"/>
    <w:rsid w:val="003D23C2"/>
    <w:rsid w:val="003D3143"/>
    <w:rsid w:val="003D3298"/>
    <w:rsid w:val="003D3C01"/>
    <w:rsid w:val="003D7416"/>
    <w:rsid w:val="003E06F1"/>
    <w:rsid w:val="003E1798"/>
    <w:rsid w:val="003E3938"/>
    <w:rsid w:val="003E611C"/>
    <w:rsid w:val="003E617C"/>
    <w:rsid w:val="003F0B26"/>
    <w:rsid w:val="003F2E12"/>
    <w:rsid w:val="003F48C6"/>
    <w:rsid w:val="00400F37"/>
    <w:rsid w:val="00401FEE"/>
    <w:rsid w:val="00410A0D"/>
    <w:rsid w:val="004154F4"/>
    <w:rsid w:val="004160EF"/>
    <w:rsid w:val="00416BAA"/>
    <w:rsid w:val="00432022"/>
    <w:rsid w:val="004321F4"/>
    <w:rsid w:val="00432932"/>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A0E83"/>
    <w:rsid w:val="004A3587"/>
    <w:rsid w:val="004A3D9D"/>
    <w:rsid w:val="004A6952"/>
    <w:rsid w:val="004A7D48"/>
    <w:rsid w:val="004B6F15"/>
    <w:rsid w:val="004C326D"/>
    <w:rsid w:val="004C3343"/>
    <w:rsid w:val="004C5C73"/>
    <w:rsid w:val="004C7687"/>
    <w:rsid w:val="004D750B"/>
    <w:rsid w:val="004D7F7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2873"/>
    <w:rsid w:val="00523944"/>
    <w:rsid w:val="00523997"/>
    <w:rsid w:val="005241E5"/>
    <w:rsid w:val="00526DBD"/>
    <w:rsid w:val="0053030D"/>
    <w:rsid w:val="00530AC9"/>
    <w:rsid w:val="00532296"/>
    <w:rsid w:val="00534F75"/>
    <w:rsid w:val="005374D3"/>
    <w:rsid w:val="0054042B"/>
    <w:rsid w:val="00546EA3"/>
    <w:rsid w:val="005505A1"/>
    <w:rsid w:val="00556A01"/>
    <w:rsid w:val="00564145"/>
    <w:rsid w:val="00565483"/>
    <w:rsid w:val="00565AEA"/>
    <w:rsid w:val="00566441"/>
    <w:rsid w:val="0056703E"/>
    <w:rsid w:val="00571B86"/>
    <w:rsid w:val="00571C85"/>
    <w:rsid w:val="00573A07"/>
    <w:rsid w:val="00573F97"/>
    <w:rsid w:val="00574FB7"/>
    <w:rsid w:val="005750F4"/>
    <w:rsid w:val="005755C2"/>
    <w:rsid w:val="00581823"/>
    <w:rsid w:val="0058239A"/>
    <w:rsid w:val="0058278A"/>
    <w:rsid w:val="005921A4"/>
    <w:rsid w:val="005B11B9"/>
    <w:rsid w:val="005B1769"/>
    <w:rsid w:val="005B2BD4"/>
    <w:rsid w:val="005C02B5"/>
    <w:rsid w:val="005C6937"/>
    <w:rsid w:val="005C7A88"/>
    <w:rsid w:val="005C7CDA"/>
    <w:rsid w:val="005D0797"/>
    <w:rsid w:val="005D07F9"/>
    <w:rsid w:val="005D0D21"/>
    <w:rsid w:val="005E3C88"/>
    <w:rsid w:val="005E46AB"/>
    <w:rsid w:val="005F2111"/>
    <w:rsid w:val="005F4E36"/>
    <w:rsid w:val="005F6518"/>
    <w:rsid w:val="006001AA"/>
    <w:rsid w:val="00601BA2"/>
    <w:rsid w:val="0061334B"/>
    <w:rsid w:val="00623E95"/>
    <w:rsid w:val="006242DE"/>
    <w:rsid w:val="006248FC"/>
    <w:rsid w:val="006309C0"/>
    <w:rsid w:val="00630D55"/>
    <w:rsid w:val="006316FA"/>
    <w:rsid w:val="006338A9"/>
    <w:rsid w:val="00634315"/>
    <w:rsid w:val="006377A1"/>
    <w:rsid w:val="00641386"/>
    <w:rsid w:val="00643075"/>
    <w:rsid w:val="00644C06"/>
    <w:rsid w:val="006461E2"/>
    <w:rsid w:val="00655DB9"/>
    <w:rsid w:val="00657363"/>
    <w:rsid w:val="00660CDA"/>
    <w:rsid w:val="00667136"/>
    <w:rsid w:val="00667820"/>
    <w:rsid w:val="006717FE"/>
    <w:rsid w:val="00672388"/>
    <w:rsid w:val="0067284D"/>
    <w:rsid w:val="00674A14"/>
    <w:rsid w:val="00674B06"/>
    <w:rsid w:val="00675252"/>
    <w:rsid w:val="0067729E"/>
    <w:rsid w:val="00677D99"/>
    <w:rsid w:val="00681567"/>
    <w:rsid w:val="0068286E"/>
    <w:rsid w:val="006832AD"/>
    <w:rsid w:val="00683444"/>
    <w:rsid w:val="00686AE1"/>
    <w:rsid w:val="006874FF"/>
    <w:rsid w:val="006900AC"/>
    <w:rsid w:val="006903E6"/>
    <w:rsid w:val="00690D73"/>
    <w:rsid w:val="006916DD"/>
    <w:rsid w:val="00693F9D"/>
    <w:rsid w:val="006943E8"/>
    <w:rsid w:val="006A041A"/>
    <w:rsid w:val="006A1E3C"/>
    <w:rsid w:val="006A2B90"/>
    <w:rsid w:val="006A2D25"/>
    <w:rsid w:val="006A7B9C"/>
    <w:rsid w:val="006C008F"/>
    <w:rsid w:val="006C7224"/>
    <w:rsid w:val="006D48C8"/>
    <w:rsid w:val="006D6EC4"/>
    <w:rsid w:val="006D7FC1"/>
    <w:rsid w:val="006F593F"/>
    <w:rsid w:val="006F7F64"/>
    <w:rsid w:val="007032E1"/>
    <w:rsid w:val="0070381B"/>
    <w:rsid w:val="00703988"/>
    <w:rsid w:val="0071134F"/>
    <w:rsid w:val="00723D94"/>
    <w:rsid w:val="007253D0"/>
    <w:rsid w:val="00727160"/>
    <w:rsid w:val="007272AD"/>
    <w:rsid w:val="00727D7B"/>
    <w:rsid w:val="007333C4"/>
    <w:rsid w:val="00734503"/>
    <w:rsid w:val="00736FC5"/>
    <w:rsid w:val="00737257"/>
    <w:rsid w:val="00737960"/>
    <w:rsid w:val="00740CA8"/>
    <w:rsid w:val="007422E8"/>
    <w:rsid w:val="00742C0C"/>
    <w:rsid w:val="00742D22"/>
    <w:rsid w:val="00743E72"/>
    <w:rsid w:val="007502CA"/>
    <w:rsid w:val="007531A6"/>
    <w:rsid w:val="00760A28"/>
    <w:rsid w:val="00775308"/>
    <w:rsid w:val="00777308"/>
    <w:rsid w:val="0078147F"/>
    <w:rsid w:val="00783BD5"/>
    <w:rsid w:val="00783F43"/>
    <w:rsid w:val="00785A7F"/>
    <w:rsid w:val="00786568"/>
    <w:rsid w:val="00787F50"/>
    <w:rsid w:val="00794E3F"/>
    <w:rsid w:val="00795939"/>
    <w:rsid w:val="007A1788"/>
    <w:rsid w:val="007A2AE4"/>
    <w:rsid w:val="007A7E14"/>
    <w:rsid w:val="007B0B42"/>
    <w:rsid w:val="007B1F4C"/>
    <w:rsid w:val="007B22BA"/>
    <w:rsid w:val="007B44E2"/>
    <w:rsid w:val="007B45CC"/>
    <w:rsid w:val="007E087E"/>
    <w:rsid w:val="007E613C"/>
    <w:rsid w:val="007E6E41"/>
    <w:rsid w:val="007E6FA0"/>
    <w:rsid w:val="007E7CF8"/>
    <w:rsid w:val="007F4174"/>
    <w:rsid w:val="007F68AE"/>
    <w:rsid w:val="007F78E2"/>
    <w:rsid w:val="007F7EB8"/>
    <w:rsid w:val="008038F1"/>
    <w:rsid w:val="00810D66"/>
    <w:rsid w:val="0081646C"/>
    <w:rsid w:val="00816C4D"/>
    <w:rsid w:val="00820CB6"/>
    <w:rsid w:val="00823011"/>
    <w:rsid w:val="0082443A"/>
    <w:rsid w:val="00825580"/>
    <w:rsid w:val="0082592C"/>
    <w:rsid w:val="00830BE5"/>
    <w:rsid w:val="00831862"/>
    <w:rsid w:val="008321E2"/>
    <w:rsid w:val="008342DF"/>
    <w:rsid w:val="0083508A"/>
    <w:rsid w:val="0083627B"/>
    <w:rsid w:val="0085161F"/>
    <w:rsid w:val="008541EB"/>
    <w:rsid w:val="00863D6C"/>
    <w:rsid w:val="00866DAE"/>
    <w:rsid w:val="00870C63"/>
    <w:rsid w:val="00874DE1"/>
    <w:rsid w:val="0087569D"/>
    <w:rsid w:val="0087574F"/>
    <w:rsid w:val="008774E1"/>
    <w:rsid w:val="00881812"/>
    <w:rsid w:val="008868BF"/>
    <w:rsid w:val="0089604C"/>
    <w:rsid w:val="008A100B"/>
    <w:rsid w:val="008A7C35"/>
    <w:rsid w:val="008B06D6"/>
    <w:rsid w:val="008B40AA"/>
    <w:rsid w:val="008B45C6"/>
    <w:rsid w:val="008B4ECD"/>
    <w:rsid w:val="008C4C4C"/>
    <w:rsid w:val="008D06E4"/>
    <w:rsid w:val="008D107C"/>
    <w:rsid w:val="008D2177"/>
    <w:rsid w:val="008D4970"/>
    <w:rsid w:val="008D5BD6"/>
    <w:rsid w:val="008E22B4"/>
    <w:rsid w:val="008E2588"/>
    <w:rsid w:val="008E3513"/>
    <w:rsid w:val="008E4BF9"/>
    <w:rsid w:val="008F3531"/>
    <w:rsid w:val="008F3BEE"/>
    <w:rsid w:val="008F5036"/>
    <w:rsid w:val="008F5231"/>
    <w:rsid w:val="008F5C13"/>
    <w:rsid w:val="008F7A2F"/>
    <w:rsid w:val="009013C2"/>
    <w:rsid w:val="0090176B"/>
    <w:rsid w:val="00903163"/>
    <w:rsid w:val="00903D8B"/>
    <w:rsid w:val="009139BD"/>
    <w:rsid w:val="00913F95"/>
    <w:rsid w:val="0091435A"/>
    <w:rsid w:val="00914F07"/>
    <w:rsid w:val="00925469"/>
    <w:rsid w:val="009323FF"/>
    <w:rsid w:val="00934EF1"/>
    <w:rsid w:val="00941D5D"/>
    <w:rsid w:val="00950BA0"/>
    <w:rsid w:val="00952309"/>
    <w:rsid w:val="0095282A"/>
    <w:rsid w:val="00952EE8"/>
    <w:rsid w:val="00954EBC"/>
    <w:rsid w:val="00957F82"/>
    <w:rsid w:val="00961A96"/>
    <w:rsid w:val="009621CB"/>
    <w:rsid w:val="00962CC0"/>
    <w:rsid w:val="00965CE1"/>
    <w:rsid w:val="00966595"/>
    <w:rsid w:val="009708E1"/>
    <w:rsid w:val="00971A13"/>
    <w:rsid w:val="00973DD7"/>
    <w:rsid w:val="0097402E"/>
    <w:rsid w:val="00980C8B"/>
    <w:rsid w:val="009823B1"/>
    <w:rsid w:val="009836D5"/>
    <w:rsid w:val="0098473E"/>
    <w:rsid w:val="00990FDA"/>
    <w:rsid w:val="00991291"/>
    <w:rsid w:val="009919B9"/>
    <w:rsid w:val="00997895"/>
    <w:rsid w:val="009A0757"/>
    <w:rsid w:val="009A0A6A"/>
    <w:rsid w:val="009A2481"/>
    <w:rsid w:val="009A672F"/>
    <w:rsid w:val="009B097D"/>
    <w:rsid w:val="009B1361"/>
    <w:rsid w:val="009B18C6"/>
    <w:rsid w:val="009C6683"/>
    <w:rsid w:val="009D0856"/>
    <w:rsid w:val="009D0B87"/>
    <w:rsid w:val="009D4BDD"/>
    <w:rsid w:val="009D4F51"/>
    <w:rsid w:val="009D5399"/>
    <w:rsid w:val="009D5671"/>
    <w:rsid w:val="009D575D"/>
    <w:rsid w:val="009E1439"/>
    <w:rsid w:val="009E3D84"/>
    <w:rsid w:val="009E3F32"/>
    <w:rsid w:val="009E55AB"/>
    <w:rsid w:val="009E68EF"/>
    <w:rsid w:val="009F24E1"/>
    <w:rsid w:val="009F3C7C"/>
    <w:rsid w:val="009F5E2C"/>
    <w:rsid w:val="00A037D2"/>
    <w:rsid w:val="00A03B99"/>
    <w:rsid w:val="00A11349"/>
    <w:rsid w:val="00A11816"/>
    <w:rsid w:val="00A12D98"/>
    <w:rsid w:val="00A130E6"/>
    <w:rsid w:val="00A2001A"/>
    <w:rsid w:val="00A22E5F"/>
    <w:rsid w:val="00A2354D"/>
    <w:rsid w:val="00A238DF"/>
    <w:rsid w:val="00A23FF1"/>
    <w:rsid w:val="00A31894"/>
    <w:rsid w:val="00A352DE"/>
    <w:rsid w:val="00A40699"/>
    <w:rsid w:val="00A41914"/>
    <w:rsid w:val="00A42773"/>
    <w:rsid w:val="00A44C45"/>
    <w:rsid w:val="00A454AF"/>
    <w:rsid w:val="00A47E99"/>
    <w:rsid w:val="00A5360C"/>
    <w:rsid w:val="00A57B9E"/>
    <w:rsid w:val="00A60CE0"/>
    <w:rsid w:val="00A660E9"/>
    <w:rsid w:val="00A814ED"/>
    <w:rsid w:val="00A83BA8"/>
    <w:rsid w:val="00A87012"/>
    <w:rsid w:val="00A91781"/>
    <w:rsid w:val="00A92EE6"/>
    <w:rsid w:val="00A9436A"/>
    <w:rsid w:val="00A95465"/>
    <w:rsid w:val="00A962E6"/>
    <w:rsid w:val="00A96946"/>
    <w:rsid w:val="00AA03FF"/>
    <w:rsid w:val="00AB1219"/>
    <w:rsid w:val="00AB5EC2"/>
    <w:rsid w:val="00AC0D63"/>
    <w:rsid w:val="00AC1F3F"/>
    <w:rsid w:val="00AC6BFE"/>
    <w:rsid w:val="00AD2843"/>
    <w:rsid w:val="00AD2C61"/>
    <w:rsid w:val="00AD3D27"/>
    <w:rsid w:val="00AE2994"/>
    <w:rsid w:val="00AE6A8A"/>
    <w:rsid w:val="00AF0E94"/>
    <w:rsid w:val="00AF2DC3"/>
    <w:rsid w:val="00B04C02"/>
    <w:rsid w:val="00B1004A"/>
    <w:rsid w:val="00B11745"/>
    <w:rsid w:val="00B20CE8"/>
    <w:rsid w:val="00B24059"/>
    <w:rsid w:val="00B24CAA"/>
    <w:rsid w:val="00B326A2"/>
    <w:rsid w:val="00B348C2"/>
    <w:rsid w:val="00B37BD5"/>
    <w:rsid w:val="00B43050"/>
    <w:rsid w:val="00B61DD0"/>
    <w:rsid w:val="00B66ACA"/>
    <w:rsid w:val="00B70CE4"/>
    <w:rsid w:val="00B76BA1"/>
    <w:rsid w:val="00B87D9F"/>
    <w:rsid w:val="00B91467"/>
    <w:rsid w:val="00B91F8D"/>
    <w:rsid w:val="00B939C9"/>
    <w:rsid w:val="00B96FCD"/>
    <w:rsid w:val="00B971BC"/>
    <w:rsid w:val="00B9794A"/>
    <w:rsid w:val="00BB286C"/>
    <w:rsid w:val="00BB3EEE"/>
    <w:rsid w:val="00BC425C"/>
    <w:rsid w:val="00BD1AD7"/>
    <w:rsid w:val="00BD288A"/>
    <w:rsid w:val="00BD6161"/>
    <w:rsid w:val="00BE0CA1"/>
    <w:rsid w:val="00BE3D4E"/>
    <w:rsid w:val="00BE4D4C"/>
    <w:rsid w:val="00BE5700"/>
    <w:rsid w:val="00BF10D3"/>
    <w:rsid w:val="00BF14CB"/>
    <w:rsid w:val="00BF1664"/>
    <w:rsid w:val="00BF2E6B"/>
    <w:rsid w:val="00BF53BD"/>
    <w:rsid w:val="00C01B34"/>
    <w:rsid w:val="00C01C47"/>
    <w:rsid w:val="00C0627A"/>
    <w:rsid w:val="00C12E2E"/>
    <w:rsid w:val="00C13DDC"/>
    <w:rsid w:val="00C34D1C"/>
    <w:rsid w:val="00C34D68"/>
    <w:rsid w:val="00C36BCA"/>
    <w:rsid w:val="00C44FF8"/>
    <w:rsid w:val="00C46EAF"/>
    <w:rsid w:val="00C505F6"/>
    <w:rsid w:val="00C52E80"/>
    <w:rsid w:val="00C54716"/>
    <w:rsid w:val="00C61DF4"/>
    <w:rsid w:val="00C65BF5"/>
    <w:rsid w:val="00C665FA"/>
    <w:rsid w:val="00C73726"/>
    <w:rsid w:val="00C82572"/>
    <w:rsid w:val="00C8786C"/>
    <w:rsid w:val="00C90D23"/>
    <w:rsid w:val="00C914DA"/>
    <w:rsid w:val="00C91D07"/>
    <w:rsid w:val="00C92A10"/>
    <w:rsid w:val="00C93228"/>
    <w:rsid w:val="00C958BA"/>
    <w:rsid w:val="00CA101E"/>
    <w:rsid w:val="00CA1117"/>
    <w:rsid w:val="00CA3CB9"/>
    <w:rsid w:val="00CA6551"/>
    <w:rsid w:val="00CA6BD4"/>
    <w:rsid w:val="00CB05D1"/>
    <w:rsid w:val="00CB0CCE"/>
    <w:rsid w:val="00CB28F6"/>
    <w:rsid w:val="00CB3BC5"/>
    <w:rsid w:val="00CB40AD"/>
    <w:rsid w:val="00CB5325"/>
    <w:rsid w:val="00CB5DDC"/>
    <w:rsid w:val="00CB62B1"/>
    <w:rsid w:val="00CB7FF2"/>
    <w:rsid w:val="00CC6492"/>
    <w:rsid w:val="00CC6D37"/>
    <w:rsid w:val="00CD46E0"/>
    <w:rsid w:val="00CE15D4"/>
    <w:rsid w:val="00CE17FE"/>
    <w:rsid w:val="00CE51EC"/>
    <w:rsid w:val="00CE578D"/>
    <w:rsid w:val="00CF087A"/>
    <w:rsid w:val="00CF4074"/>
    <w:rsid w:val="00CF51A1"/>
    <w:rsid w:val="00CF7DF6"/>
    <w:rsid w:val="00D00480"/>
    <w:rsid w:val="00D006AD"/>
    <w:rsid w:val="00D047AE"/>
    <w:rsid w:val="00D051F5"/>
    <w:rsid w:val="00D0669E"/>
    <w:rsid w:val="00D06C62"/>
    <w:rsid w:val="00D11F87"/>
    <w:rsid w:val="00D14E22"/>
    <w:rsid w:val="00D16F9D"/>
    <w:rsid w:val="00D20C8E"/>
    <w:rsid w:val="00D22659"/>
    <w:rsid w:val="00D23D37"/>
    <w:rsid w:val="00D3044C"/>
    <w:rsid w:val="00D3337D"/>
    <w:rsid w:val="00D337DB"/>
    <w:rsid w:val="00D33C54"/>
    <w:rsid w:val="00D34147"/>
    <w:rsid w:val="00D362A4"/>
    <w:rsid w:val="00D423AF"/>
    <w:rsid w:val="00D4428B"/>
    <w:rsid w:val="00D444B7"/>
    <w:rsid w:val="00D45C79"/>
    <w:rsid w:val="00D46DB0"/>
    <w:rsid w:val="00D50CDC"/>
    <w:rsid w:val="00D53F9D"/>
    <w:rsid w:val="00D541E9"/>
    <w:rsid w:val="00D563F6"/>
    <w:rsid w:val="00D57566"/>
    <w:rsid w:val="00D60FFD"/>
    <w:rsid w:val="00D6244B"/>
    <w:rsid w:val="00D64E8C"/>
    <w:rsid w:val="00D70584"/>
    <w:rsid w:val="00D7361A"/>
    <w:rsid w:val="00D76E94"/>
    <w:rsid w:val="00D80C8E"/>
    <w:rsid w:val="00D8736F"/>
    <w:rsid w:val="00D935AA"/>
    <w:rsid w:val="00D942C9"/>
    <w:rsid w:val="00D9444C"/>
    <w:rsid w:val="00D96A34"/>
    <w:rsid w:val="00D96F26"/>
    <w:rsid w:val="00D9791E"/>
    <w:rsid w:val="00DA2597"/>
    <w:rsid w:val="00DA2828"/>
    <w:rsid w:val="00DA5675"/>
    <w:rsid w:val="00DA6DC7"/>
    <w:rsid w:val="00DA721C"/>
    <w:rsid w:val="00DB03DD"/>
    <w:rsid w:val="00DB1D87"/>
    <w:rsid w:val="00DB6C7B"/>
    <w:rsid w:val="00DC11B6"/>
    <w:rsid w:val="00DC3168"/>
    <w:rsid w:val="00DC3CE0"/>
    <w:rsid w:val="00DC5DDE"/>
    <w:rsid w:val="00DC7B86"/>
    <w:rsid w:val="00DD0540"/>
    <w:rsid w:val="00DD3C29"/>
    <w:rsid w:val="00DD4656"/>
    <w:rsid w:val="00DD4DEF"/>
    <w:rsid w:val="00DE18D7"/>
    <w:rsid w:val="00DE37C2"/>
    <w:rsid w:val="00DF1875"/>
    <w:rsid w:val="00DF21FB"/>
    <w:rsid w:val="00DF244D"/>
    <w:rsid w:val="00DF319B"/>
    <w:rsid w:val="00DF5987"/>
    <w:rsid w:val="00E00312"/>
    <w:rsid w:val="00E015B6"/>
    <w:rsid w:val="00E03A38"/>
    <w:rsid w:val="00E06120"/>
    <w:rsid w:val="00E10354"/>
    <w:rsid w:val="00E10D4E"/>
    <w:rsid w:val="00E15735"/>
    <w:rsid w:val="00E16F2E"/>
    <w:rsid w:val="00E260E9"/>
    <w:rsid w:val="00E2767F"/>
    <w:rsid w:val="00E33157"/>
    <w:rsid w:val="00E335AA"/>
    <w:rsid w:val="00E34D16"/>
    <w:rsid w:val="00E37667"/>
    <w:rsid w:val="00E45024"/>
    <w:rsid w:val="00E45039"/>
    <w:rsid w:val="00E46C22"/>
    <w:rsid w:val="00E4746E"/>
    <w:rsid w:val="00E54D30"/>
    <w:rsid w:val="00E559CB"/>
    <w:rsid w:val="00E57DDA"/>
    <w:rsid w:val="00E6014C"/>
    <w:rsid w:val="00E60F18"/>
    <w:rsid w:val="00E61372"/>
    <w:rsid w:val="00E6294A"/>
    <w:rsid w:val="00E70AF9"/>
    <w:rsid w:val="00E7138F"/>
    <w:rsid w:val="00E80349"/>
    <w:rsid w:val="00E80F6B"/>
    <w:rsid w:val="00E82517"/>
    <w:rsid w:val="00E944ED"/>
    <w:rsid w:val="00E95F09"/>
    <w:rsid w:val="00E96A96"/>
    <w:rsid w:val="00E96DA3"/>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987"/>
    <w:rsid w:val="00EE6FFE"/>
    <w:rsid w:val="00EF1763"/>
    <w:rsid w:val="00EF264E"/>
    <w:rsid w:val="00EF4055"/>
    <w:rsid w:val="00EF51F5"/>
    <w:rsid w:val="00EF5895"/>
    <w:rsid w:val="00EF782A"/>
    <w:rsid w:val="00EF7BD4"/>
    <w:rsid w:val="00EF7F11"/>
    <w:rsid w:val="00F04B43"/>
    <w:rsid w:val="00F1373A"/>
    <w:rsid w:val="00F13DFB"/>
    <w:rsid w:val="00F15A63"/>
    <w:rsid w:val="00F17140"/>
    <w:rsid w:val="00F17970"/>
    <w:rsid w:val="00F17C1C"/>
    <w:rsid w:val="00F201B6"/>
    <w:rsid w:val="00F205A7"/>
    <w:rsid w:val="00F212E3"/>
    <w:rsid w:val="00F27267"/>
    <w:rsid w:val="00F34B20"/>
    <w:rsid w:val="00F3577A"/>
    <w:rsid w:val="00F40DB0"/>
    <w:rsid w:val="00F42700"/>
    <w:rsid w:val="00F42933"/>
    <w:rsid w:val="00F512FD"/>
    <w:rsid w:val="00F54900"/>
    <w:rsid w:val="00F5652B"/>
    <w:rsid w:val="00F56BD7"/>
    <w:rsid w:val="00F620FF"/>
    <w:rsid w:val="00F66304"/>
    <w:rsid w:val="00F66C4C"/>
    <w:rsid w:val="00F73047"/>
    <w:rsid w:val="00F73689"/>
    <w:rsid w:val="00F759A4"/>
    <w:rsid w:val="00F833BA"/>
    <w:rsid w:val="00F93368"/>
    <w:rsid w:val="00F9739F"/>
    <w:rsid w:val="00FA584B"/>
    <w:rsid w:val="00FA5B1B"/>
    <w:rsid w:val="00FB753A"/>
    <w:rsid w:val="00FC0305"/>
    <w:rsid w:val="00FC1919"/>
    <w:rsid w:val="00FC39DB"/>
    <w:rsid w:val="00FC6957"/>
    <w:rsid w:val="00FC7FA6"/>
    <w:rsid w:val="00FD29E5"/>
    <w:rsid w:val="00FD6D6E"/>
    <w:rsid w:val="00FD6DD2"/>
    <w:rsid w:val="00FE4292"/>
    <w:rsid w:val="00FE5D6B"/>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B80"/>
    <w:rsid w:val="001431C6"/>
    <w:rsid w:val="00351D8E"/>
    <w:rsid w:val="00462202"/>
    <w:rsid w:val="00491839"/>
    <w:rsid w:val="004C38AB"/>
    <w:rsid w:val="00546ECD"/>
    <w:rsid w:val="00884ADB"/>
    <w:rsid w:val="00CE00B6"/>
    <w:rsid w:val="00D47CB7"/>
    <w:rsid w:val="00E63B40"/>
    <w:rsid w:val="00E81239"/>
    <w:rsid w:val="00F91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3F7B20-F545-4856-905E-723364A00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7021</TotalTime>
  <Pages>37</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931</cp:revision>
  <dcterms:created xsi:type="dcterms:W3CDTF">2019-12-14T14:10:00Z</dcterms:created>
  <dcterms:modified xsi:type="dcterms:W3CDTF">2020-05-02T05:15:00Z</dcterms:modified>
</cp:coreProperties>
</file>